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D67239" w14:textId="5E43A71D" w:rsidR="00F81596" w:rsidRPr="008958B5" w:rsidRDefault="00F81596" w:rsidP="00B46638">
      <w:pPr>
        <w:ind w:left="2880" w:firstLineChars="100" w:firstLine="360"/>
        <w:textAlignment w:val="center"/>
        <w:rPr>
          <w:rFonts w:eastAsia="標楷體"/>
          <w:b/>
          <w:sz w:val="36"/>
          <w:szCs w:val="36"/>
        </w:rPr>
      </w:pPr>
      <w:r w:rsidRPr="008958B5">
        <w:rPr>
          <w:rFonts w:eastAsia="標楷體"/>
          <w:b/>
          <w:sz w:val="36"/>
          <w:szCs w:val="36"/>
        </w:rPr>
        <w:t>台新綜合證券股份有限公司</w:t>
      </w:r>
    </w:p>
    <w:p w14:paraId="40E8D8A9" w14:textId="77777777" w:rsidR="00F81596" w:rsidRPr="008958B5" w:rsidRDefault="00F81596" w:rsidP="00FF0DAD">
      <w:pPr>
        <w:jc w:val="center"/>
        <w:rPr>
          <w:rFonts w:eastAsia="標楷體"/>
          <w:b/>
          <w:sz w:val="36"/>
          <w:szCs w:val="36"/>
        </w:rPr>
      </w:pPr>
      <w:r w:rsidRPr="008958B5">
        <w:rPr>
          <w:rFonts w:eastAsia="標楷體"/>
          <w:b/>
          <w:sz w:val="36"/>
          <w:szCs w:val="36"/>
        </w:rPr>
        <w:t>結構型商品計畫書</w:t>
      </w:r>
    </w:p>
    <w:p w14:paraId="3FCCB113" w14:textId="04CD7AAC" w:rsidR="00F81596" w:rsidRPr="008958B5" w:rsidRDefault="00F81596" w:rsidP="00F81596">
      <w:pPr>
        <w:jc w:val="center"/>
        <w:rPr>
          <w:rFonts w:eastAsia="標楷體"/>
          <w:b/>
          <w:sz w:val="32"/>
        </w:rPr>
      </w:pPr>
      <w:r w:rsidRPr="008958B5">
        <w:rPr>
          <w:rFonts w:eastAsia="標楷體"/>
          <w:b/>
          <w:sz w:val="32"/>
        </w:rPr>
        <w:t>倍數參與率連結固定收益證券不保本結構型商品</w:t>
      </w:r>
      <w:r w:rsidRPr="008958B5">
        <w:rPr>
          <w:rFonts w:eastAsia="標楷體"/>
          <w:b/>
          <w:sz w:val="32"/>
        </w:rPr>
        <w:t>(BLN)</w:t>
      </w:r>
    </w:p>
    <w:p w14:paraId="2AB1EC09" w14:textId="77777777" w:rsidR="00F81596" w:rsidRPr="008958B5" w:rsidRDefault="00F81596" w:rsidP="00F81596">
      <w:pPr>
        <w:rPr>
          <w:rFonts w:eastAsia="標楷體"/>
          <w:sz w:val="14"/>
          <w:szCs w:val="24"/>
        </w:rPr>
      </w:pPr>
    </w:p>
    <w:p w14:paraId="06B8EFB6" w14:textId="77777777" w:rsidR="00F81596" w:rsidRPr="008958B5" w:rsidRDefault="00F81596" w:rsidP="00F81596">
      <w:pPr>
        <w:rPr>
          <w:rFonts w:eastAsia="標楷體"/>
          <w:b/>
          <w:sz w:val="28"/>
          <w:szCs w:val="24"/>
        </w:rPr>
      </w:pPr>
      <w:r w:rsidRPr="008958B5">
        <w:rPr>
          <w:rFonts w:eastAsia="標楷體"/>
          <w:b/>
          <w:sz w:val="28"/>
          <w:szCs w:val="24"/>
        </w:rPr>
        <w:t>第一條</w:t>
      </w:r>
      <w:r w:rsidRPr="008958B5">
        <w:rPr>
          <w:rFonts w:eastAsia="標楷體"/>
          <w:b/>
          <w:sz w:val="28"/>
          <w:szCs w:val="24"/>
        </w:rPr>
        <w:t xml:space="preserve">  </w:t>
      </w:r>
      <w:r w:rsidRPr="008958B5">
        <w:rPr>
          <w:rFonts w:eastAsia="標楷體"/>
          <w:b/>
          <w:sz w:val="28"/>
          <w:szCs w:val="24"/>
        </w:rPr>
        <w:t>法源依據</w:t>
      </w:r>
    </w:p>
    <w:p w14:paraId="7FD0D5CE" w14:textId="77777777" w:rsidR="00F81596" w:rsidRPr="008958B5" w:rsidRDefault="00F81596" w:rsidP="00F81596">
      <w:pPr>
        <w:rPr>
          <w:rFonts w:eastAsia="標楷體"/>
          <w:szCs w:val="24"/>
        </w:rPr>
      </w:pPr>
      <w:r w:rsidRPr="008958B5">
        <w:rPr>
          <w:rFonts w:eastAsia="標楷體"/>
          <w:szCs w:val="24"/>
        </w:rPr>
        <w:t>依據財團法人中華民國證券櫃檯買賣中心「證券商營業處所經營衍生性金融商品交易業務規則」</w:t>
      </w:r>
      <w:r w:rsidRPr="008958B5">
        <w:rPr>
          <w:rFonts w:eastAsia="標楷體"/>
          <w:szCs w:val="24"/>
        </w:rPr>
        <w:t>(</w:t>
      </w:r>
      <w:r w:rsidRPr="008958B5">
        <w:rPr>
          <w:rFonts w:eastAsia="標楷體"/>
          <w:szCs w:val="24"/>
        </w:rPr>
        <w:t>以下簡稱業務規則</w:t>
      </w:r>
      <w:r w:rsidRPr="008958B5">
        <w:rPr>
          <w:rFonts w:eastAsia="標楷體"/>
          <w:szCs w:val="24"/>
        </w:rPr>
        <w:t>)</w:t>
      </w:r>
      <w:r w:rsidRPr="008958B5">
        <w:rPr>
          <w:rFonts w:eastAsia="標楷體"/>
          <w:szCs w:val="24"/>
        </w:rPr>
        <w:t>、「證券業辦理外匯業務管理辦法」</w:t>
      </w:r>
      <w:r w:rsidRPr="008958B5">
        <w:rPr>
          <w:rFonts w:eastAsia="標楷體"/>
          <w:szCs w:val="24"/>
        </w:rPr>
        <w:t>(</w:t>
      </w:r>
      <w:r w:rsidRPr="008958B5">
        <w:rPr>
          <w:rFonts w:eastAsia="標楷體"/>
          <w:szCs w:val="24"/>
        </w:rPr>
        <w:t>以下簡稱外匯管理辦法</w:t>
      </w:r>
      <w:r w:rsidRPr="008958B5">
        <w:rPr>
          <w:rFonts w:eastAsia="標楷體"/>
          <w:szCs w:val="24"/>
        </w:rPr>
        <w:t>)</w:t>
      </w:r>
      <w:r w:rsidRPr="008958B5">
        <w:rPr>
          <w:rFonts w:eastAsia="標楷體"/>
          <w:szCs w:val="24"/>
        </w:rPr>
        <w:t>及本公司「新種商品審查作業辦法」辦理各項作業。</w:t>
      </w:r>
    </w:p>
    <w:p w14:paraId="09A744FD" w14:textId="77777777" w:rsidR="00F81596" w:rsidRPr="008958B5" w:rsidRDefault="00F81596" w:rsidP="00F81596">
      <w:pPr>
        <w:rPr>
          <w:rFonts w:eastAsia="標楷體"/>
          <w:sz w:val="14"/>
          <w:szCs w:val="24"/>
        </w:rPr>
      </w:pPr>
    </w:p>
    <w:p w14:paraId="710E48D7" w14:textId="77777777" w:rsidR="00F81596" w:rsidRPr="008958B5" w:rsidRDefault="00F81596" w:rsidP="00F81596">
      <w:pPr>
        <w:rPr>
          <w:rFonts w:eastAsia="標楷體"/>
          <w:b/>
          <w:sz w:val="28"/>
          <w:szCs w:val="24"/>
        </w:rPr>
      </w:pPr>
      <w:r w:rsidRPr="008958B5">
        <w:rPr>
          <w:rFonts w:eastAsia="標楷體"/>
          <w:b/>
          <w:sz w:val="28"/>
          <w:szCs w:val="24"/>
        </w:rPr>
        <w:t>第二條</w:t>
      </w:r>
      <w:r w:rsidRPr="008958B5">
        <w:rPr>
          <w:rFonts w:eastAsia="標楷體"/>
          <w:b/>
          <w:sz w:val="28"/>
          <w:szCs w:val="24"/>
        </w:rPr>
        <w:t xml:space="preserve">  </w:t>
      </w:r>
      <w:r w:rsidRPr="008958B5">
        <w:rPr>
          <w:rFonts w:eastAsia="標楷體"/>
          <w:b/>
          <w:sz w:val="28"/>
          <w:szCs w:val="24"/>
        </w:rPr>
        <w:t>商品說明</w:t>
      </w:r>
    </w:p>
    <w:p w14:paraId="4C0D6361" w14:textId="77777777" w:rsidR="00F81596" w:rsidRPr="008958B5" w:rsidRDefault="00F81596" w:rsidP="00F81596">
      <w:pPr>
        <w:pStyle w:val="a7"/>
        <w:numPr>
          <w:ilvl w:val="0"/>
          <w:numId w:val="1"/>
        </w:numPr>
        <w:ind w:leftChars="0"/>
        <w:rPr>
          <w:rFonts w:eastAsia="標楷體"/>
          <w:szCs w:val="24"/>
        </w:rPr>
      </w:pPr>
      <w:r w:rsidRPr="008958B5">
        <w:rPr>
          <w:rFonts w:eastAsia="標楷體"/>
          <w:szCs w:val="24"/>
        </w:rPr>
        <w:t>商品架構</w:t>
      </w:r>
    </w:p>
    <w:p w14:paraId="38AA6312" w14:textId="592C5F35" w:rsidR="00F81596" w:rsidRPr="00805AB0" w:rsidRDefault="00F81596" w:rsidP="00F81596">
      <w:pPr>
        <w:rPr>
          <w:rFonts w:eastAsia="標楷體"/>
          <w:szCs w:val="24"/>
        </w:rPr>
      </w:pPr>
      <w:r w:rsidRPr="008958B5">
        <w:rPr>
          <w:rFonts w:eastAsia="標楷體"/>
          <w:szCs w:val="24"/>
        </w:rPr>
        <w:t>倍數參與率連結固定</w:t>
      </w:r>
      <w:r w:rsidRPr="00805AB0">
        <w:rPr>
          <w:rFonts w:eastAsia="標楷體"/>
          <w:szCs w:val="24"/>
        </w:rPr>
        <w:t>收益證券不保本結構型商品</w:t>
      </w:r>
      <w:r w:rsidRPr="00805AB0">
        <w:rPr>
          <w:rFonts w:eastAsia="標楷體"/>
          <w:szCs w:val="24"/>
        </w:rPr>
        <w:t>(</w:t>
      </w:r>
      <w:r w:rsidRPr="00805AB0">
        <w:rPr>
          <w:rFonts w:eastAsia="標楷體"/>
          <w:szCs w:val="24"/>
        </w:rPr>
        <w:t>以下簡稱本商品</w:t>
      </w:r>
      <w:r w:rsidRPr="00805AB0">
        <w:rPr>
          <w:rFonts w:eastAsia="標楷體"/>
          <w:szCs w:val="24"/>
        </w:rPr>
        <w:t>)</w:t>
      </w:r>
      <w:r w:rsidRPr="00805AB0">
        <w:rPr>
          <w:rFonts w:eastAsia="標楷體"/>
          <w:szCs w:val="24"/>
        </w:rPr>
        <w:t>，係為投資人買進固定收益有價證券與隱含</w:t>
      </w:r>
      <w:r w:rsidRPr="00805AB0">
        <w:rPr>
          <w:rFonts w:eastAsia="標楷體" w:hint="eastAsia"/>
          <w:szCs w:val="24"/>
        </w:rPr>
        <w:t>衍生性商品特性</w:t>
      </w:r>
      <w:r w:rsidRPr="00805AB0">
        <w:rPr>
          <w:rFonts w:eastAsia="標楷體" w:hint="eastAsia"/>
          <w:szCs w:val="24"/>
        </w:rPr>
        <w:t>(</w:t>
      </w:r>
      <w:r w:rsidRPr="00805AB0">
        <w:rPr>
          <w:rFonts w:eastAsia="標楷體" w:hint="eastAsia"/>
          <w:szCs w:val="24"/>
        </w:rPr>
        <w:t>槓桿操作</w:t>
      </w:r>
      <w:r w:rsidRPr="00805AB0">
        <w:rPr>
          <w:rFonts w:eastAsia="標楷體" w:hint="eastAsia"/>
          <w:szCs w:val="24"/>
        </w:rPr>
        <w:t>)</w:t>
      </w:r>
      <w:r w:rsidRPr="00805AB0">
        <w:rPr>
          <w:rFonts w:eastAsia="標楷體"/>
          <w:szCs w:val="24"/>
        </w:rPr>
        <w:t>之結構型商品，</w:t>
      </w:r>
      <w:r w:rsidRPr="00805AB0">
        <w:rPr>
          <w:rFonts w:eastAsia="標楷體" w:hint="eastAsia"/>
          <w:szCs w:val="24"/>
        </w:rPr>
        <w:t>投資人支付避險成本視為槓桿操作之權利金，</w:t>
      </w:r>
      <w:r w:rsidRPr="00805AB0">
        <w:rPr>
          <w:rFonts w:eastAsia="標楷體"/>
          <w:szCs w:val="24"/>
        </w:rPr>
        <w:t>只要連結標的在本商品存續期間不發生</w:t>
      </w:r>
      <w:r w:rsidR="00ED2C4C" w:rsidRPr="00805AB0">
        <w:rPr>
          <w:rFonts w:eastAsia="標楷體" w:hint="eastAsia"/>
          <w:szCs w:val="24"/>
        </w:rPr>
        <w:t>提解或終止</w:t>
      </w:r>
      <w:r w:rsidRPr="00805AB0">
        <w:rPr>
          <w:rFonts w:eastAsia="標楷體"/>
          <w:szCs w:val="24"/>
        </w:rPr>
        <w:t>事件，投資人即有機會獲取價差收益與倍數參與率的配息。本商品交易對象</w:t>
      </w:r>
      <w:r w:rsidR="00952591" w:rsidRPr="00805AB0">
        <w:rPr>
          <w:rFonts w:eastAsia="標楷體" w:hint="eastAsia"/>
          <w:szCs w:val="24"/>
        </w:rPr>
        <w:t>限專業投資人</w:t>
      </w:r>
      <w:proofErr w:type="gramStart"/>
      <w:r w:rsidR="00952591" w:rsidRPr="00805AB0">
        <w:rPr>
          <w:rFonts w:eastAsia="標楷體" w:hint="eastAsia"/>
          <w:szCs w:val="24"/>
        </w:rPr>
        <w:t>承作</w:t>
      </w:r>
      <w:proofErr w:type="gramEnd"/>
      <w:r w:rsidRPr="00805AB0">
        <w:rPr>
          <w:rFonts w:eastAsia="標楷體"/>
          <w:szCs w:val="24"/>
        </w:rPr>
        <w:t>。</w:t>
      </w:r>
    </w:p>
    <w:p w14:paraId="7BA7736A" w14:textId="33A6B407" w:rsidR="00F81596" w:rsidRPr="008958B5" w:rsidRDefault="00F81596" w:rsidP="00F81596">
      <w:pPr>
        <w:rPr>
          <w:rFonts w:eastAsia="標楷體"/>
          <w:szCs w:val="24"/>
        </w:rPr>
      </w:pPr>
      <w:r w:rsidRPr="00805AB0">
        <w:rPr>
          <w:rFonts w:eastAsia="標楷體"/>
          <w:szCs w:val="24"/>
        </w:rPr>
        <w:t>商品架構係以不同倍數的參與率連結國</w:t>
      </w:r>
      <w:proofErr w:type="gramStart"/>
      <w:r w:rsidRPr="008958B5">
        <w:rPr>
          <w:rFonts w:eastAsia="標楷體"/>
          <w:szCs w:val="24"/>
        </w:rPr>
        <w:t>內</w:t>
      </w:r>
      <w:proofErr w:type="gramEnd"/>
      <w:del w:id="0" w:author="林心羽" w:date="2024-12-03T11:59:00Z">
        <w:r w:rsidR="00B53B41" w:rsidRPr="008958B5" w:rsidDel="00BB28F9">
          <w:rPr>
            <w:rFonts w:eastAsia="標楷體" w:hint="eastAsia"/>
            <w:szCs w:val="24"/>
          </w:rPr>
          <w:delText>外</w:delText>
        </w:r>
      </w:del>
      <w:r w:rsidRPr="008958B5">
        <w:rPr>
          <w:rFonts w:eastAsia="標楷體"/>
          <w:szCs w:val="24"/>
        </w:rPr>
        <w:t>的固定收益有價證券。國</w:t>
      </w:r>
      <w:proofErr w:type="gramStart"/>
      <w:r w:rsidRPr="008958B5">
        <w:rPr>
          <w:rFonts w:eastAsia="標楷體"/>
          <w:szCs w:val="24"/>
        </w:rPr>
        <w:t>內</w:t>
      </w:r>
      <w:del w:id="1" w:author="林心羽" w:date="2024-12-03T11:59:00Z">
        <w:r w:rsidR="00FE6706" w:rsidRPr="008958B5" w:rsidDel="00BB28F9">
          <w:rPr>
            <w:rFonts w:eastAsia="標楷體" w:hint="eastAsia"/>
            <w:szCs w:val="24"/>
          </w:rPr>
          <w:delText>外</w:delText>
        </w:r>
      </w:del>
      <w:r w:rsidRPr="008958B5">
        <w:rPr>
          <w:rFonts w:eastAsia="標楷體"/>
          <w:szCs w:val="24"/>
        </w:rPr>
        <w:t>固</w:t>
      </w:r>
      <w:proofErr w:type="gramEnd"/>
      <w:r w:rsidRPr="008958B5">
        <w:rPr>
          <w:rFonts w:eastAsia="標楷體"/>
          <w:szCs w:val="24"/>
        </w:rPr>
        <w:t>定收益有價證券係指政府債券、國</w:t>
      </w:r>
      <w:proofErr w:type="gramStart"/>
      <w:r w:rsidRPr="008958B5">
        <w:rPr>
          <w:rFonts w:eastAsia="標楷體"/>
          <w:szCs w:val="24"/>
        </w:rPr>
        <w:t>內</w:t>
      </w:r>
      <w:proofErr w:type="gramEnd"/>
      <w:del w:id="2" w:author="林心羽" w:date="2024-12-03T11:59:00Z">
        <w:r w:rsidR="00FE6706" w:rsidRPr="008958B5" w:rsidDel="00BB28F9">
          <w:rPr>
            <w:rFonts w:eastAsia="標楷體" w:hint="eastAsia"/>
            <w:szCs w:val="24"/>
          </w:rPr>
          <w:delText>外</w:delText>
        </w:r>
      </w:del>
      <w:r w:rsidRPr="008958B5">
        <w:rPr>
          <w:rFonts w:eastAsia="標楷體"/>
          <w:szCs w:val="24"/>
        </w:rPr>
        <w:t>公司債、國</w:t>
      </w:r>
      <w:proofErr w:type="gramStart"/>
      <w:r w:rsidRPr="008958B5">
        <w:rPr>
          <w:rFonts w:eastAsia="標楷體"/>
          <w:szCs w:val="24"/>
        </w:rPr>
        <w:t>內</w:t>
      </w:r>
      <w:proofErr w:type="gramEnd"/>
      <w:del w:id="3" w:author="林心羽" w:date="2024-12-03T11:59:00Z">
        <w:r w:rsidR="00FE6706" w:rsidRPr="008958B5" w:rsidDel="00BB28F9">
          <w:rPr>
            <w:rFonts w:eastAsia="標楷體" w:hint="eastAsia"/>
            <w:szCs w:val="24"/>
          </w:rPr>
          <w:delText>外</w:delText>
        </w:r>
      </w:del>
      <w:r w:rsidRPr="008958B5">
        <w:rPr>
          <w:rFonts w:eastAsia="標楷體"/>
          <w:szCs w:val="24"/>
        </w:rPr>
        <w:t>金融債等。</w:t>
      </w:r>
    </w:p>
    <w:p w14:paraId="63C9356B" w14:textId="0D5C7BCA" w:rsidR="002F1A5D" w:rsidRPr="008958B5" w:rsidRDefault="002F1A5D" w:rsidP="00F81596">
      <w:pPr>
        <w:rPr>
          <w:rFonts w:eastAsia="標楷體"/>
          <w:szCs w:val="24"/>
        </w:rPr>
      </w:pPr>
    </w:p>
    <w:p w14:paraId="42223666" w14:textId="2240DC4B" w:rsidR="00F81596" w:rsidRPr="008958B5" w:rsidRDefault="00E8424E" w:rsidP="00452D2A">
      <w:pPr>
        <w:pStyle w:val="a7"/>
        <w:numPr>
          <w:ilvl w:val="0"/>
          <w:numId w:val="1"/>
        </w:numPr>
        <w:ind w:leftChars="0"/>
        <w:rPr>
          <w:rFonts w:eastAsia="標楷體"/>
          <w:szCs w:val="24"/>
        </w:rPr>
      </w:pPr>
      <w:commentRangeStart w:id="4"/>
      <w:r w:rsidRPr="008958B5">
        <w:rPr>
          <w:rFonts w:eastAsia="標楷體" w:hint="eastAsia"/>
          <w:szCs w:val="24"/>
        </w:rPr>
        <w:t>商品或交易條件，及最大可能損失與情境說明</w:t>
      </w:r>
      <w:commentRangeEnd w:id="4"/>
      <w:r w:rsidR="009D58C3">
        <w:rPr>
          <w:rStyle w:val="ac"/>
        </w:rPr>
        <w:commentReference w:id="4"/>
      </w:r>
      <w:r w:rsidR="00452D2A" w:rsidRPr="008958B5">
        <w:rPr>
          <w:rFonts w:eastAsia="標楷體" w:hint="eastAsia"/>
          <w:szCs w:val="24"/>
        </w:rPr>
        <w:t>(</w:t>
      </w:r>
      <w:r w:rsidR="00452D2A" w:rsidRPr="008958B5">
        <w:rPr>
          <w:rFonts w:eastAsia="標楷體" w:hint="eastAsia"/>
          <w:szCs w:val="24"/>
        </w:rPr>
        <w:t>以國內固定收益有價證券為範例</w:t>
      </w:r>
      <w:r w:rsidR="00452D2A" w:rsidRPr="008958B5">
        <w:rPr>
          <w:rFonts w:eastAsia="標楷體" w:hint="eastAsia"/>
          <w:szCs w:val="24"/>
        </w:rPr>
        <w:t>)</w:t>
      </w:r>
    </w:p>
    <w:tbl>
      <w:tblPr>
        <w:tblW w:w="4989"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103"/>
        <w:gridCol w:w="8636"/>
      </w:tblGrid>
      <w:tr w:rsidR="001566BC" w:rsidRPr="008958B5" w14:paraId="3E917BA8" w14:textId="77777777" w:rsidTr="00436974">
        <w:trPr>
          <w:trHeight w:val="471"/>
        </w:trPr>
        <w:tc>
          <w:tcPr>
            <w:tcW w:w="976" w:type="pct"/>
            <w:shd w:val="clear" w:color="auto" w:fill="FFFFFF" w:themeFill="background1"/>
            <w:vAlign w:val="center"/>
          </w:tcPr>
          <w:p w14:paraId="436710C6" w14:textId="27E9105A" w:rsidR="001566BC" w:rsidRPr="008958B5" w:rsidRDefault="001566BC" w:rsidP="00E8424E">
            <w:pPr>
              <w:widowControl/>
              <w:spacing w:line="300" w:lineRule="exact"/>
              <w:ind w:leftChars="17" w:left="41" w:rightChars="28" w:right="67"/>
              <w:jc w:val="distribute"/>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color w:val="000000"/>
                <w:kern w:val="0"/>
                <w:sz w:val="21"/>
                <w:szCs w:val="21"/>
              </w:rPr>
              <w:t>計價幣別</w:t>
            </w:r>
          </w:p>
        </w:tc>
        <w:tc>
          <w:tcPr>
            <w:tcW w:w="4009" w:type="pct"/>
            <w:shd w:val="clear" w:color="auto" w:fill="FFFFFF" w:themeFill="background1"/>
            <w:vAlign w:val="center"/>
          </w:tcPr>
          <w:p w14:paraId="63FB6653" w14:textId="34F9A782" w:rsidR="001566BC" w:rsidRPr="008958B5" w:rsidRDefault="001566BC" w:rsidP="00E8424E">
            <w:pPr>
              <w:widowControl/>
              <w:spacing w:line="300" w:lineRule="exact"/>
              <w:ind w:leftChars="17" w:left="41" w:rightChars="28" w:right="67"/>
              <w:rPr>
                <w:rFonts w:ascii="Times New Roman" w:eastAsia="標楷體" w:hAnsi="Times New Roman" w:cs="Times New Roman"/>
                <w:bCs/>
                <w:color w:val="000000"/>
                <w:kern w:val="0"/>
                <w:sz w:val="21"/>
                <w:szCs w:val="21"/>
              </w:rPr>
            </w:pPr>
            <w:r w:rsidRPr="008958B5">
              <w:rPr>
                <w:rFonts w:ascii="Times New Roman" w:eastAsia="標楷體" w:hAnsi="Times New Roman" w:cs="Times New Roman" w:hint="eastAsia"/>
                <w:bCs/>
                <w:color w:val="000000"/>
                <w:kern w:val="0"/>
                <w:sz w:val="21"/>
                <w:szCs w:val="21"/>
              </w:rPr>
              <w:t>新臺幣</w:t>
            </w:r>
          </w:p>
        </w:tc>
      </w:tr>
      <w:tr w:rsidR="00E8424E" w:rsidRPr="008958B5" w14:paraId="73BDE872" w14:textId="77777777" w:rsidTr="00436974">
        <w:trPr>
          <w:trHeight w:val="471"/>
        </w:trPr>
        <w:tc>
          <w:tcPr>
            <w:tcW w:w="976" w:type="pct"/>
            <w:shd w:val="clear" w:color="auto" w:fill="FFFFFF" w:themeFill="background1"/>
            <w:vAlign w:val="center"/>
          </w:tcPr>
          <w:p w14:paraId="49B3EDCC"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color w:val="000000"/>
                <w:kern w:val="0"/>
                <w:sz w:val="21"/>
                <w:szCs w:val="21"/>
              </w:rPr>
              <w:t>商品最低投資金額</w:t>
            </w:r>
          </w:p>
        </w:tc>
        <w:tc>
          <w:tcPr>
            <w:tcW w:w="4009" w:type="pct"/>
            <w:shd w:val="clear" w:color="auto" w:fill="FFFFFF" w:themeFill="background1"/>
            <w:vAlign w:val="center"/>
          </w:tcPr>
          <w:p w14:paraId="16B6894C"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snapToGrid w:val="0"/>
                <w:sz w:val="21"/>
                <w:szCs w:val="21"/>
              </w:rPr>
            </w:pPr>
            <w:r w:rsidRPr="008958B5">
              <w:rPr>
                <w:rFonts w:ascii="Times New Roman" w:eastAsia="標楷體" w:hAnsi="Times New Roman" w:cs="Times New Roman" w:hint="eastAsia"/>
                <w:bCs/>
                <w:color w:val="000000"/>
                <w:kern w:val="0"/>
                <w:sz w:val="21"/>
                <w:szCs w:val="21"/>
              </w:rPr>
              <w:t>新臺幣</w:t>
            </w:r>
            <w:r w:rsidRPr="008958B5">
              <w:rPr>
                <w:rFonts w:ascii="Times New Roman" w:eastAsia="標楷體" w:hAnsi="Times New Roman" w:cs="Times New Roman"/>
                <w:color w:val="000000"/>
                <w:kern w:val="0"/>
                <w:sz w:val="21"/>
                <w:szCs w:val="21"/>
              </w:rPr>
              <w:t>2,000,000</w:t>
            </w:r>
            <w:r w:rsidRPr="008958B5">
              <w:rPr>
                <w:rFonts w:ascii="Times New Roman" w:eastAsia="標楷體" w:hAnsi="Times New Roman" w:cs="Times New Roman" w:hint="eastAsia"/>
                <w:color w:val="000000" w:themeColor="text1"/>
                <w:kern w:val="0"/>
                <w:sz w:val="21"/>
                <w:szCs w:val="21"/>
              </w:rPr>
              <w:t>元【連結標的期初價格</w:t>
            </w:r>
            <m:oMath>
              <m:r>
                <m:rPr>
                  <m:sty m:val="p"/>
                </m:rPr>
                <w:rPr>
                  <w:rFonts w:ascii="Cambria Math" w:eastAsia="標楷體" w:hAnsi="Cambria Math" w:cs="Times New Roman"/>
                  <w:color w:val="000000" w:themeColor="text1"/>
                  <w:kern w:val="0"/>
                  <w:sz w:val="21"/>
                  <w:szCs w:val="21"/>
                </w:rPr>
                <m:t>×2</m:t>
              </m:r>
            </m:oMath>
            <w:r w:rsidRPr="008958B5">
              <w:rPr>
                <w:rFonts w:ascii="Times New Roman" w:eastAsia="標楷體" w:hAnsi="Times New Roman" w:cs="Times New Roman" w:hint="eastAsia"/>
                <w:color w:val="000000" w:themeColor="text1"/>
                <w:kern w:val="0"/>
                <w:sz w:val="21"/>
                <w:szCs w:val="21"/>
              </w:rPr>
              <w:t>張</w:t>
            </w:r>
            <m:oMath>
              <m:r>
                <m:rPr>
                  <m:sty m:val="p"/>
                </m:rPr>
                <w:rPr>
                  <w:rFonts w:ascii="Cambria Math" w:eastAsia="標楷體" w:hAnsi="Cambria Math" w:cs="Times New Roman"/>
                  <w:color w:val="000000" w:themeColor="text1"/>
                  <w:kern w:val="0"/>
                  <w:sz w:val="21"/>
                  <w:szCs w:val="21"/>
                </w:rPr>
                <m:t>×</m:t>
              </m:r>
            </m:oMath>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連結標的每張面額</w:t>
            </w:r>
            <w:r w:rsidRPr="008958B5">
              <w:rPr>
                <w:rFonts w:ascii="Times New Roman" w:eastAsia="標楷體" w:hAnsi="Times New Roman" w:cs="Times New Roman"/>
                <w:color w:val="000000" w:themeColor="text1"/>
                <w:kern w:val="0"/>
                <w:sz w:val="21"/>
                <w:szCs w:val="21"/>
              </w:rPr>
              <w:t>)/100</w:t>
            </w:r>
            <w:r w:rsidRPr="008958B5">
              <w:rPr>
                <w:rFonts w:ascii="Times New Roman" w:eastAsia="標楷體" w:hAnsi="Times New Roman" w:cs="Times New Roman" w:hint="eastAsia"/>
                <w:color w:val="000000" w:themeColor="text1"/>
                <w:kern w:val="0"/>
                <w:sz w:val="21"/>
                <w:szCs w:val="21"/>
              </w:rPr>
              <w:t>】</w:t>
            </w:r>
          </w:p>
        </w:tc>
      </w:tr>
      <w:tr w:rsidR="00E8424E" w:rsidRPr="008958B5" w14:paraId="7B28495B" w14:textId="77777777" w:rsidTr="00436974">
        <w:trPr>
          <w:trHeight w:val="471"/>
        </w:trPr>
        <w:tc>
          <w:tcPr>
            <w:tcW w:w="976" w:type="pct"/>
            <w:shd w:val="clear" w:color="auto" w:fill="FFFFFF" w:themeFill="background1"/>
            <w:vAlign w:val="center"/>
          </w:tcPr>
          <w:p w14:paraId="578B5453"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color w:val="000000"/>
                <w:kern w:val="0"/>
                <w:sz w:val="21"/>
                <w:szCs w:val="21"/>
              </w:rPr>
              <w:t>商品最低加購金額</w:t>
            </w:r>
          </w:p>
        </w:tc>
        <w:tc>
          <w:tcPr>
            <w:tcW w:w="4009" w:type="pct"/>
            <w:shd w:val="clear" w:color="auto" w:fill="FFFFFF" w:themeFill="background1"/>
            <w:vAlign w:val="center"/>
          </w:tcPr>
          <w:p w14:paraId="172ED82F"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bCs/>
                <w:color w:val="000000"/>
                <w:kern w:val="0"/>
                <w:sz w:val="21"/>
                <w:szCs w:val="21"/>
              </w:rPr>
            </w:pPr>
            <w:r w:rsidRPr="008958B5">
              <w:rPr>
                <w:rFonts w:ascii="Times New Roman" w:eastAsia="標楷體" w:hAnsi="Times New Roman" w:cs="Times New Roman" w:hint="eastAsia"/>
                <w:bCs/>
                <w:color w:val="000000"/>
                <w:kern w:val="0"/>
                <w:sz w:val="21"/>
                <w:szCs w:val="21"/>
              </w:rPr>
              <w:t>新臺幣</w:t>
            </w:r>
            <w:r w:rsidRPr="008958B5">
              <w:rPr>
                <w:rFonts w:ascii="Times New Roman" w:eastAsia="標楷體" w:hAnsi="Times New Roman" w:cs="Times New Roman"/>
                <w:color w:val="000000"/>
                <w:kern w:val="0"/>
                <w:sz w:val="21"/>
                <w:szCs w:val="21"/>
              </w:rPr>
              <w:t>2,000,000</w:t>
            </w:r>
            <w:r w:rsidRPr="008958B5">
              <w:rPr>
                <w:rFonts w:ascii="Times New Roman" w:eastAsia="標楷體" w:hAnsi="Times New Roman" w:cs="Times New Roman" w:hint="eastAsia"/>
                <w:color w:val="000000" w:themeColor="text1"/>
                <w:kern w:val="0"/>
                <w:sz w:val="21"/>
                <w:szCs w:val="21"/>
              </w:rPr>
              <w:t>元【連結標的期初價格</w:t>
            </w:r>
            <m:oMath>
              <m:r>
                <m:rPr>
                  <m:sty m:val="p"/>
                </m:rPr>
                <w:rPr>
                  <w:rFonts w:ascii="Cambria Math" w:eastAsia="標楷體" w:hAnsi="Cambria Math" w:cs="Times New Roman"/>
                  <w:color w:val="000000" w:themeColor="text1"/>
                  <w:kern w:val="0"/>
                  <w:sz w:val="21"/>
                  <w:szCs w:val="21"/>
                </w:rPr>
                <m:t>×2</m:t>
              </m:r>
            </m:oMath>
            <w:r w:rsidRPr="008958B5">
              <w:rPr>
                <w:rFonts w:ascii="Times New Roman" w:eastAsia="標楷體" w:hAnsi="Times New Roman" w:cs="Times New Roman" w:hint="eastAsia"/>
                <w:color w:val="000000" w:themeColor="text1"/>
                <w:kern w:val="0"/>
                <w:sz w:val="21"/>
                <w:szCs w:val="21"/>
              </w:rPr>
              <w:t>張</w:t>
            </w:r>
            <m:oMath>
              <m:r>
                <m:rPr>
                  <m:sty m:val="p"/>
                </m:rPr>
                <w:rPr>
                  <w:rFonts w:ascii="Cambria Math" w:eastAsia="標楷體" w:hAnsi="Cambria Math" w:cs="Times New Roman"/>
                  <w:color w:val="000000" w:themeColor="text1"/>
                  <w:kern w:val="0"/>
                  <w:sz w:val="21"/>
                  <w:szCs w:val="21"/>
                </w:rPr>
                <m:t>×</m:t>
              </m:r>
            </m:oMath>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連結標的每張面額</w:t>
            </w:r>
            <w:r w:rsidRPr="008958B5">
              <w:rPr>
                <w:rFonts w:ascii="Times New Roman" w:eastAsia="標楷體" w:hAnsi="Times New Roman" w:cs="Times New Roman"/>
                <w:color w:val="000000" w:themeColor="text1"/>
                <w:kern w:val="0"/>
                <w:sz w:val="21"/>
                <w:szCs w:val="21"/>
              </w:rPr>
              <w:t>)/100</w:t>
            </w:r>
            <w:r w:rsidRPr="008958B5">
              <w:rPr>
                <w:rFonts w:ascii="Times New Roman" w:eastAsia="標楷體" w:hAnsi="Times New Roman" w:cs="Times New Roman" w:hint="eastAsia"/>
                <w:color w:val="000000" w:themeColor="text1"/>
                <w:kern w:val="0"/>
                <w:sz w:val="21"/>
                <w:szCs w:val="21"/>
              </w:rPr>
              <w:t>】</w:t>
            </w:r>
          </w:p>
        </w:tc>
      </w:tr>
      <w:tr w:rsidR="00E8424E" w:rsidRPr="008958B5" w14:paraId="76A0F71E" w14:textId="77777777" w:rsidTr="00436974">
        <w:trPr>
          <w:trHeight w:val="471"/>
        </w:trPr>
        <w:tc>
          <w:tcPr>
            <w:tcW w:w="976" w:type="pct"/>
            <w:shd w:val="clear" w:color="auto" w:fill="FFFFFF" w:themeFill="background1"/>
            <w:vAlign w:val="center"/>
          </w:tcPr>
          <w:p w14:paraId="5393106F"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color w:val="000000"/>
                <w:kern w:val="0"/>
                <w:sz w:val="21"/>
                <w:szCs w:val="21"/>
              </w:rPr>
              <w:t>原始契約名目本金</w:t>
            </w:r>
          </w:p>
        </w:tc>
        <w:tc>
          <w:tcPr>
            <w:tcW w:w="4009" w:type="pct"/>
            <w:shd w:val="clear" w:color="auto" w:fill="FFFFFF" w:themeFill="background1"/>
            <w:vAlign w:val="center"/>
          </w:tcPr>
          <w:p w14:paraId="4BEA4D36" w14:textId="027395DA" w:rsidR="00E8424E" w:rsidRPr="008958B5" w:rsidRDefault="00E8424E" w:rsidP="00E8424E">
            <w:pPr>
              <w:widowControl/>
              <w:spacing w:line="300" w:lineRule="exact"/>
              <w:ind w:leftChars="17" w:left="41" w:rightChars="28" w:right="67"/>
              <w:rPr>
                <w:rFonts w:ascii="標楷體" w:eastAsia="標楷體" w:hAnsi="標楷體" w:cs="Times New Roman"/>
                <w:b/>
                <w:snapToGrid w:val="0"/>
                <w:sz w:val="21"/>
                <w:szCs w:val="21"/>
              </w:rPr>
            </w:pPr>
            <w:r w:rsidRPr="008958B5">
              <w:rPr>
                <w:rFonts w:ascii="Times New Roman" w:eastAsia="標楷體" w:hAnsi="Times New Roman" w:cs="Times New Roman" w:hint="eastAsia"/>
                <w:b/>
                <w:bCs/>
                <w:color w:val="000000"/>
                <w:kern w:val="0"/>
                <w:sz w:val="21"/>
                <w:szCs w:val="21"/>
              </w:rPr>
              <w:t>依交易確認書記載為</w:t>
            </w:r>
            <w:proofErr w:type="gramStart"/>
            <w:r w:rsidRPr="008958B5">
              <w:rPr>
                <w:rFonts w:ascii="Times New Roman" w:eastAsia="標楷體" w:hAnsi="Times New Roman" w:cs="Times New Roman" w:hint="eastAsia"/>
                <w:b/>
                <w:bCs/>
                <w:color w:val="000000"/>
                <w:kern w:val="0"/>
                <w:sz w:val="21"/>
                <w:szCs w:val="21"/>
              </w:rPr>
              <w:t>準</w:t>
            </w:r>
            <w:proofErr w:type="gramEnd"/>
          </w:p>
        </w:tc>
      </w:tr>
      <w:tr w:rsidR="00E8424E" w:rsidRPr="008958B5" w14:paraId="46500A06" w14:textId="77777777" w:rsidTr="00436974">
        <w:trPr>
          <w:trHeight w:val="471"/>
        </w:trPr>
        <w:tc>
          <w:tcPr>
            <w:tcW w:w="976" w:type="pct"/>
            <w:shd w:val="clear" w:color="auto" w:fill="FFFFFF" w:themeFill="background1"/>
            <w:vAlign w:val="center"/>
          </w:tcPr>
          <w:p w14:paraId="18352653"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kern w:val="0"/>
                <w:sz w:val="21"/>
                <w:szCs w:val="21"/>
              </w:rPr>
              <w:t>交易價格</w:t>
            </w:r>
          </w:p>
        </w:tc>
        <w:tc>
          <w:tcPr>
            <w:tcW w:w="4009" w:type="pct"/>
            <w:shd w:val="clear" w:color="auto" w:fill="FFFFFF" w:themeFill="background1"/>
            <w:vAlign w:val="center"/>
          </w:tcPr>
          <w:p w14:paraId="4A0BEB55"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snapToGrid w:val="0"/>
                <w:sz w:val="21"/>
                <w:szCs w:val="21"/>
              </w:rPr>
            </w:pPr>
            <w:r w:rsidRPr="008958B5">
              <w:rPr>
                <w:rFonts w:ascii="Times New Roman" w:eastAsia="標楷體" w:hAnsi="Times New Roman" w:cs="Times New Roman"/>
                <w:color w:val="000000" w:themeColor="text1"/>
                <w:kern w:val="0"/>
                <w:sz w:val="21"/>
                <w:szCs w:val="21"/>
              </w:rPr>
              <w:t>100%</w:t>
            </w:r>
          </w:p>
        </w:tc>
      </w:tr>
      <w:tr w:rsidR="00E8424E" w:rsidRPr="008958B5" w14:paraId="5225AF25" w14:textId="77777777" w:rsidTr="00436974">
        <w:trPr>
          <w:trHeight w:val="471"/>
        </w:trPr>
        <w:tc>
          <w:tcPr>
            <w:tcW w:w="976" w:type="pct"/>
            <w:shd w:val="clear" w:color="auto" w:fill="FFFFFF" w:themeFill="background1"/>
            <w:vAlign w:val="center"/>
          </w:tcPr>
          <w:p w14:paraId="079D6279"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kern w:val="0"/>
                <w:sz w:val="21"/>
                <w:szCs w:val="21"/>
              </w:rPr>
              <w:t>期初契約價格</w:t>
            </w:r>
            <w:r w:rsidRPr="008958B5">
              <w:rPr>
                <w:rFonts w:ascii="Times New Roman" w:eastAsia="標楷體" w:hAnsi="Times New Roman" w:cs="Times New Roman"/>
                <w:b/>
                <w:bCs/>
                <w:color w:val="000000"/>
                <w:kern w:val="0"/>
                <w:sz w:val="21"/>
                <w:szCs w:val="21"/>
              </w:rPr>
              <w:t xml:space="preserve"> </w:t>
            </w:r>
          </w:p>
        </w:tc>
        <w:tc>
          <w:tcPr>
            <w:tcW w:w="4009" w:type="pct"/>
            <w:shd w:val="clear" w:color="auto" w:fill="FFFFFF" w:themeFill="background1"/>
            <w:vAlign w:val="center"/>
          </w:tcPr>
          <w:p w14:paraId="3BD76AB6"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snapToGrid w:val="0"/>
                <w:sz w:val="21"/>
                <w:szCs w:val="21"/>
              </w:rPr>
            </w:pPr>
            <w:r w:rsidRPr="008958B5">
              <w:rPr>
                <w:rFonts w:ascii="Times New Roman" w:eastAsia="標楷體" w:hAnsi="Times New Roman" w:cs="Times New Roman"/>
                <w:color w:val="000000" w:themeColor="text1"/>
                <w:kern w:val="0"/>
                <w:sz w:val="21"/>
                <w:szCs w:val="21"/>
              </w:rPr>
              <w:t>100%</w:t>
            </w:r>
          </w:p>
        </w:tc>
      </w:tr>
      <w:tr w:rsidR="00E8424E" w:rsidRPr="008958B5" w14:paraId="14D6F113" w14:textId="77777777" w:rsidTr="00436974">
        <w:trPr>
          <w:trHeight w:val="471"/>
        </w:trPr>
        <w:tc>
          <w:tcPr>
            <w:tcW w:w="976" w:type="pct"/>
            <w:shd w:val="clear" w:color="auto" w:fill="FFFFFF" w:themeFill="background1"/>
            <w:vAlign w:val="center"/>
          </w:tcPr>
          <w:p w14:paraId="0ABCEEEB"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color w:val="000000"/>
                <w:kern w:val="0"/>
                <w:sz w:val="21"/>
                <w:szCs w:val="21"/>
              </w:rPr>
              <w:t>申購手續費率</w:t>
            </w:r>
          </w:p>
        </w:tc>
        <w:tc>
          <w:tcPr>
            <w:tcW w:w="4009" w:type="pct"/>
            <w:shd w:val="clear" w:color="auto" w:fill="FFFFFF" w:themeFill="background1"/>
            <w:vAlign w:val="center"/>
          </w:tcPr>
          <w:p w14:paraId="0D2663FF"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color w:val="000000"/>
                <w:kern w:val="0"/>
                <w:sz w:val="21"/>
                <w:szCs w:val="21"/>
              </w:rPr>
              <w:t>依交易確認書記載為</w:t>
            </w:r>
            <w:proofErr w:type="gramStart"/>
            <w:r w:rsidRPr="008958B5">
              <w:rPr>
                <w:rFonts w:ascii="Times New Roman" w:eastAsia="標楷體" w:hAnsi="Times New Roman" w:cs="Times New Roman" w:hint="eastAsia"/>
                <w:b/>
                <w:bCs/>
                <w:color w:val="000000"/>
                <w:kern w:val="0"/>
                <w:sz w:val="21"/>
                <w:szCs w:val="21"/>
              </w:rPr>
              <w:t>準</w:t>
            </w:r>
            <w:proofErr w:type="gramEnd"/>
          </w:p>
        </w:tc>
      </w:tr>
      <w:tr w:rsidR="00E8424E" w:rsidRPr="008958B5" w14:paraId="43A4045B" w14:textId="77777777" w:rsidTr="00436974">
        <w:trPr>
          <w:trHeight w:val="471"/>
        </w:trPr>
        <w:tc>
          <w:tcPr>
            <w:tcW w:w="976" w:type="pct"/>
            <w:shd w:val="clear" w:color="auto" w:fill="FFFFFF" w:themeFill="background1"/>
            <w:vAlign w:val="center"/>
          </w:tcPr>
          <w:p w14:paraId="14EB2BAA"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color w:val="000000"/>
                <w:kern w:val="0"/>
                <w:sz w:val="21"/>
                <w:szCs w:val="21"/>
              </w:rPr>
              <w:t>申購手續費</w:t>
            </w:r>
          </w:p>
        </w:tc>
        <w:tc>
          <w:tcPr>
            <w:tcW w:w="4009" w:type="pct"/>
            <w:shd w:val="clear" w:color="auto" w:fill="FFFFFF" w:themeFill="background1"/>
            <w:vAlign w:val="center"/>
          </w:tcPr>
          <w:p w14:paraId="1CF6D05B" w14:textId="77777777" w:rsidR="00E8424E" w:rsidRPr="008958B5" w:rsidRDefault="00E8424E" w:rsidP="00E8424E">
            <w:pPr>
              <w:widowControl/>
              <w:tabs>
                <w:tab w:val="left" w:pos="1875"/>
              </w:tabs>
              <w:spacing w:line="300" w:lineRule="exact"/>
              <w:ind w:leftChars="17" w:left="41" w:rightChars="28" w:right="67"/>
              <w:rPr>
                <w:rFonts w:ascii="Times New Roman" w:eastAsia="標楷體" w:hAnsi="Times New Roman" w:cs="Times New Roman"/>
                <w:bCs/>
                <w:kern w:val="0"/>
                <w:sz w:val="21"/>
                <w:szCs w:val="21"/>
              </w:rPr>
            </w:pPr>
            <w:r w:rsidRPr="008958B5">
              <w:rPr>
                <w:rFonts w:ascii="Times New Roman" w:eastAsia="標楷體" w:hAnsi="Times New Roman" w:cs="Times New Roman" w:hint="eastAsia"/>
                <w:b/>
                <w:color w:val="000000"/>
                <w:kern w:val="0"/>
                <w:sz w:val="21"/>
                <w:szCs w:val="21"/>
              </w:rPr>
              <w:t>依交易確認書記載為</w:t>
            </w:r>
            <w:proofErr w:type="gramStart"/>
            <w:r w:rsidRPr="008958B5">
              <w:rPr>
                <w:rFonts w:ascii="Times New Roman" w:eastAsia="標楷體" w:hAnsi="Times New Roman" w:cs="Times New Roman" w:hint="eastAsia"/>
                <w:b/>
                <w:color w:val="000000"/>
                <w:kern w:val="0"/>
                <w:sz w:val="21"/>
                <w:szCs w:val="21"/>
              </w:rPr>
              <w:t>準</w:t>
            </w:r>
            <w:proofErr w:type="gramEnd"/>
            <w:r w:rsidRPr="008958B5">
              <w:rPr>
                <w:rFonts w:ascii="Times New Roman" w:eastAsia="標楷體" w:hAnsi="Times New Roman" w:cs="Times New Roman" w:hint="eastAsia"/>
                <w:color w:val="000000"/>
                <w:kern w:val="0"/>
                <w:sz w:val="21"/>
                <w:szCs w:val="21"/>
              </w:rPr>
              <w:t>。申購手續費四捨五入計算至個位數。</w:t>
            </w:r>
          </w:p>
        </w:tc>
      </w:tr>
      <w:tr w:rsidR="00E8424E" w:rsidRPr="008958B5" w14:paraId="5FB09C1E" w14:textId="77777777" w:rsidTr="00436974">
        <w:trPr>
          <w:trHeight w:val="4098"/>
        </w:trPr>
        <w:tc>
          <w:tcPr>
            <w:tcW w:w="976" w:type="pct"/>
            <w:shd w:val="clear" w:color="auto" w:fill="FFFFFF" w:themeFill="background1"/>
            <w:vAlign w:val="center"/>
          </w:tcPr>
          <w:p w14:paraId="0647F3F9"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color w:val="000000" w:themeColor="text1"/>
                <w:kern w:val="0"/>
                <w:sz w:val="21"/>
                <w:szCs w:val="21"/>
              </w:rPr>
              <w:lastRenderedPageBreak/>
              <w:t>期初交割金額</w:t>
            </w:r>
          </w:p>
        </w:tc>
        <w:tc>
          <w:tcPr>
            <w:tcW w:w="4009" w:type="pct"/>
            <w:shd w:val="clear" w:color="auto" w:fill="FFFFFF" w:themeFill="background1"/>
            <w:vAlign w:val="center"/>
          </w:tcPr>
          <w:p w14:paraId="116753ED" w14:textId="6EADD9C9" w:rsidR="00E8424E" w:rsidRPr="008958B5" w:rsidRDefault="00E8424E" w:rsidP="00E8424E">
            <w:pPr>
              <w:widowControl/>
              <w:spacing w:line="320" w:lineRule="exact"/>
              <w:ind w:leftChars="17" w:left="41" w:rightChars="28" w:right="67"/>
              <w:jc w:val="both"/>
              <w:rPr>
                <w:rFonts w:ascii="Times New Roman" w:eastAsia="標楷體" w:hAnsi="Times New Roman" w:cs="Times New Roman"/>
                <w:bCs/>
                <w:color w:val="000000"/>
                <w:kern w:val="0"/>
                <w:sz w:val="21"/>
                <w:szCs w:val="21"/>
              </w:rPr>
            </w:pPr>
            <w:r w:rsidRPr="008958B5">
              <w:rPr>
                <w:rFonts w:ascii="Times New Roman" w:eastAsia="標楷體" w:hAnsi="Times New Roman" w:cs="Times New Roman" w:hint="eastAsia"/>
                <w:b/>
                <w:bCs/>
                <w:color w:val="000000"/>
                <w:kern w:val="0"/>
                <w:sz w:val="21"/>
                <w:szCs w:val="21"/>
              </w:rPr>
              <w:t>依交易確認書記載為</w:t>
            </w:r>
            <w:proofErr w:type="gramStart"/>
            <w:r w:rsidRPr="008958B5">
              <w:rPr>
                <w:rFonts w:ascii="Times New Roman" w:eastAsia="標楷體" w:hAnsi="Times New Roman" w:cs="Times New Roman" w:hint="eastAsia"/>
                <w:b/>
                <w:bCs/>
                <w:color w:val="000000"/>
                <w:kern w:val="0"/>
                <w:sz w:val="21"/>
                <w:szCs w:val="21"/>
              </w:rPr>
              <w:t>準</w:t>
            </w:r>
            <w:proofErr w:type="gramEnd"/>
            <w:r w:rsidRPr="008958B5">
              <w:rPr>
                <w:rFonts w:ascii="微軟正黑體" w:eastAsia="微軟正黑體" w:hAnsi="微軟正黑體" w:cs="Times New Roman" w:hint="eastAsia"/>
              </w:rPr>
              <w:t>。</w:t>
            </w:r>
            <w:r w:rsidRPr="008958B5" w:rsidDel="0072501D">
              <w:rPr>
                <w:rFonts w:ascii="Times New Roman" w:eastAsia="標楷體" w:hAnsi="Times New Roman" w:cs="Times New Roman"/>
                <w:bCs/>
                <w:color w:val="000000"/>
                <w:kern w:val="0"/>
                <w:sz w:val="21"/>
                <w:szCs w:val="21"/>
              </w:rPr>
              <w:t xml:space="preserve"> </w:t>
            </w:r>
          </w:p>
          <w:p w14:paraId="1E88E05E" w14:textId="3DA31A16" w:rsidR="00582F32" w:rsidRPr="008958B5" w:rsidRDefault="00582F32" w:rsidP="00452D2A">
            <w:pPr>
              <w:widowControl/>
              <w:tabs>
                <w:tab w:val="left" w:pos="1933"/>
              </w:tabs>
              <w:spacing w:line="320" w:lineRule="exact"/>
              <w:ind w:rightChars="28" w:right="67"/>
              <w:jc w:val="both"/>
              <w:rPr>
                <w:rFonts w:ascii="Times New Roman" w:eastAsia="標楷體" w:hAnsi="Times New Roman" w:cs="Times New Roman"/>
                <w:bCs/>
                <w:color w:val="FF0000"/>
                <w:kern w:val="0"/>
                <w:sz w:val="21"/>
                <w:szCs w:val="21"/>
              </w:rPr>
            </w:pPr>
            <w:r w:rsidRPr="008958B5">
              <w:rPr>
                <w:rFonts w:ascii="Times New Roman" w:eastAsia="標楷體" w:hAnsi="Times New Roman" w:cs="Times New Roman" w:hint="eastAsia"/>
                <w:color w:val="FF0000"/>
                <w:kern w:val="0"/>
                <w:sz w:val="21"/>
                <w:szCs w:val="21"/>
              </w:rPr>
              <w:t>【原始契約名目本金</w:t>
            </w:r>
            <m:oMath>
              <m:r>
                <m:rPr>
                  <m:sty m:val="p"/>
                </m:rPr>
                <w:rPr>
                  <w:rFonts w:ascii="Cambria Math" w:eastAsia="標楷體" w:hAnsi="Cambria Math" w:cs="Times New Roman"/>
                  <w:color w:val="FF0000"/>
                  <w:kern w:val="0"/>
                  <w:sz w:val="21"/>
                  <w:szCs w:val="21"/>
                </w:rPr>
                <m:t>×</m:t>
              </m:r>
            </m:oMath>
            <w:r w:rsidRPr="008958B5">
              <w:rPr>
                <w:rFonts w:ascii="Times New Roman" w:eastAsia="標楷體" w:hAnsi="Times New Roman" w:cs="Times New Roman" w:hint="eastAsia"/>
                <w:color w:val="FF0000"/>
                <w:kern w:val="0"/>
                <w:sz w:val="21"/>
                <w:szCs w:val="21"/>
              </w:rPr>
              <w:t>交易價格</w:t>
            </w:r>
            <w:r w:rsidRPr="008958B5">
              <w:rPr>
                <w:rFonts w:ascii="Times New Roman" w:eastAsia="標楷體" w:hAnsi="Times New Roman" w:cs="Times New Roman"/>
                <w:color w:val="FF0000"/>
                <w:kern w:val="0"/>
                <w:sz w:val="21"/>
                <w:szCs w:val="21"/>
              </w:rPr>
              <w:t>+</w:t>
            </w:r>
            <w:r w:rsidRPr="008958B5">
              <w:rPr>
                <w:rFonts w:ascii="Times New Roman" w:eastAsia="標楷體" w:hAnsi="Times New Roman" w:cs="Times New Roman" w:hint="eastAsia"/>
                <w:color w:val="FF0000"/>
                <w:kern w:val="0"/>
                <w:sz w:val="21"/>
                <w:szCs w:val="21"/>
              </w:rPr>
              <w:t>參與率</w:t>
            </w:r>
            <m:oMath>
              <m:r>
                <m:rPr>
                  <m:sty m:val="p"/>
                </m:rPr>
                <w:rPr>
                  <w:rFonts w:ascii="Cambria Math" w:eastAsia="標楷體" w:hAnsi="Cambria Math" w:cs="Times New Roman"/>
                  <w:color w:val="FF0000"/>
                  <w:kern w:val="0"/>
                  <w:sz w:val="21"/>
                  <w:szCs w:val="21"/>
                </w:rPr>
                <m:t>×</m:t>
              </m:r>
            </m:oMath>
            <w:r w:rsidRPr="008958B5">
              <w:rPr>
                <w:rFonts w:ascii="Times New Roman" w:eastAsia="標楷體" w:hAnsi="Times New Roman" w:cs="Times New Roman" w:hint="eastAsia"/>
                <w:color w:val="FF0000"/>
                <w:kern w:val="0"/>
                <w:sz w:val="21"/>
                <w:szCs w:val="21"/>
              </w:rPr>
              <w:t>連結標的前手息</w:t>
            </w:r>
            <w:r w:rsidRPr="008958B5">
              <w:rPr>
                <w:rFonts w:ascii="Times New Roman" w:eastAsia="標楷體" w:hAnsi="Times New Roman" w:cs="Times New Roman"/>
                <w:color w:val="FF0000"/>
                <w:kern w:val="0"/>
                <w:sz w:val="21"/>
                <w:szCs w:val="21"/>
              </w:rPr>
              <w:t>+</w:t>
            </w:r>
            <w:r w:rsidRPr="008958B5">
              <w:rPr>
                <w:rFonts w:ascii="Times New Roman" w:eastAsia="標楷體" w:hAnsi="Times New Roman" w:cs="Times New Roman" w:hint="eastAsia"/>
                <w:color w:val="FF0000"/>
                <w:kern w:val="0"/>
                <w:sz w:val="21"/>
                <w:szCs w:val="21"/>
              </w:rPr>
              <w:t>申購手續費】</w:t>
            </w:r>
          </w:p>
          <w:p w14:paraId="440B74FA" w14:textId="77777777" w:rsidR="00E8424E" w:rsidRPr="008958B5" w:rsidRDefault="00E8424E" w:rsidP="00B22650">
            <w:pPr>
              <w:numPr>
                <w:ilvl w:val="0"/>
                <w:numId w:val="26"/>
              </w:numPr>
              <w:autoSpaceDE w:val="0"/>
              <w:autoSpaceDN w:val="0"/>
              <w:adjustRightInd w:val="0"/>
              <w:ind w:left="255" w:hanging="6"/>
              <w:rPr>
                <w:rFonts w:ascii="Cambria Math" w:eastAsia="標楷體" w:hAnsi="Cambria Math" w:cs="Times New Roman"/>
                <w:color w:val="000000" w:themeColor="text1"/>
                <w:kern w:val="0"/>
                <w:sz w:val="21"/>
                <w:szCs w:val="21"/>
              </w:rPr>
            </w:pPr>
            <m:oMath>
              <m:r>
                <m:rPr>
                  <m:sty m:val="p"/>
                </m:rPr>
                <w:rPr>
                  <w:rFonts w:ascii="Cambria Math" w:eastAsia="標楷體" w:hAnsi="Cambria Math" w:cs="Times New Roman" w:hint="eastAsia"/>
                  <w:color w:val="000000" w:themeColor="text1"/>
                  <w:kern w:val="0"/>
                  <w:sz w:val="21"/>
                  <w:szCs w:val="21"/>
                </w:rPr>
                <m:t>連結標的前手息：連結標的每張面額</m:t>
              </m:r>
              <m:r>
                <m:rPr>
                  <m:sty m:val="p"/>
                </m:rPr>
                <w:rPr>
                  <w:rFonts w:ascii="Cambria Math" w:eastAsia="標楷體" w:hAnsi="Cambria Math" w:cs="Times New Roman"/>
                  <w:color w:val="000000" w:themeColor="text1"/>
                  <w:kern w:val="0"/>
                  <w:sz w:val="21"/>
                  <w:szCs w:val="21"/>
                </w:rPr>
                <m:t>×</m:t>
              </m:r>
              <m:r>
                <m:rPr>
                  <m:sty m:val="p"/>
                </m:rPr>
                <w:rPr>
                  <w:rFonts w:ascii="Cambria Math" w:eastAsia="標楷體" w:hAnsi="Cambria Math" w:cs="Times New Roman" w:hint="eastAsia"/>
                  <w:color w:val="000000" w:themeColor="text1"/>
                  <w:kern w:val="0"/>
                  <w:sz w:val="21"/>
                  <w:szCs w:val="21"/>
                </w:rPr>
                <m:t>原始連結標的張數</m:t>
              </m:r>
              <m:r>
                <m:rPr>
                  <m:sty m:val="p"/>
                </m:rPr>
                <w:rPr>
                  <w:rFonts w:ascii="Cambria Math" w:eastAsia="標楷體" w:hAnsi="Cambria Math" w:cs="Times New Roman"/>
                  <w:color w:val="000000" w:themeColor="text1"/>
                  <w:kern w:val="0"/>
                  <w:sz w:val="21"/>
                  <w:szCs w:val="21"/>
                </w:rPr>
                <m:t>×</m:t>
              </m:r>
              <m:sSub>
                <m:sSubPr>
                  <m:ctrlPr>
                    <w:rPr>
                      <w:rFonts w:ascii="Cambria Math" w:eastAsia="標楷體" w:hAnsi="Cambria Math" w:cs="Times New Roman"/>
                      <w:color w:val="000000" w:themeColor="text1"/>
                      <w:sz w:val="21"/>
                    </w:rPr>
                  </m:ctrlPr>
                </m:sSubPr>
                <m:e>
                  <m:r>
                    <w:rPr>
                      <w:rFonts w:ascii="Cambria Math" w:eastAsia="標楷體" w:hAnsi="Cambria Math" w:cs="Times New Roman"/>
                      <w:color w:val="000000" w:themeColor="text1"/>
                      <w:kern w:val="0"/>
                      <w:sz w:val="21"/>
                      <w:szCs w:val="21"/>
                    </w:rPr>
                    <m:t>C</m:t>
                  </m:r>
                </m:e>
                <m:sub>
                  <m:r>
                    <w:rPr>
                      <w:rFonts w:ascii="Cambria Math" w:eastAsia="標楷體" w:hAnsi="Cambria Math" w:cs="Times New Roman"/>
                      <w:color w:val="000000" w:themeColor="text1"/>
                      <w:kern w:val="0"/>
                      <w:sz w:val="21"/>
                      <w:szCs w:val="21"/>
                    </w:rPr>
                    <m:t>i</m:t>
                  </m:r>
                </m:sub>
              </m:sSub>
              <m:r>
                <m:rPr>
                  <m:sty m:val="p"/>
                </m:rPr>
                <w:rPr>
                  <w:rFonts w:ascii="Cambria Math" w:eastAsia="標楷體" w:hAnsi="Cambria Math" w:cs="Times New Roman"/>
                  <w:color w:val="000000" w:themeColor="text1"/>
                  <w:kern w:val="0"/>
                  <w:sz w:val="21"/>
                  <w:szCs w:val="21"/>
                </w:rPr>
                <m:t>×</m:t>
              </m:r>
              <m:f>
                <m:fPr>
                  <m:ctrlPr>
                    <w:rPr>
                      <w:rFonts w:ascii="Cambria Math" w:eastAsia="標楷體" w:hAnsi="Cambria Math" w:cs="Times New Roman"/>
                      <w:i/>
                      <w:color w:val="000000" w:themeColor="text1"/>
                      <w:sz w:val="21"/>
                    </w:rPr>
                  </m:ctrlPr>
                </m:fPr>
                <m:num>
                  <m:sSub>
                    <m:sSubPr>
                      <m:ctrlPr>
                        <w:rPr>
                          <w:rFonts w:ascii="Cambria Math" w:eastAsia="標楷體" w:hAnsi="Cambria Math" w:cs="Times New Roman"/>
                          <w:color w:val="000000" w:themeColor="text1"/>
                          <w:sz w:val="21"/>
                        </w:rPr>
                      </m:ctrlPr>
                    </m:sSubPr>
                    <m:e>
                      <m:r>
                        <m:rPr>
                          <m:sty m:val="p"/>
                        </m:rPr>
                        <w:rPr>
                          <w:rFonts w:ascii="Cambria Math" w:eastAsia="標楷體" w:hAnsi="Cambria Math" w:cs="Times New Roman" w:hint="eastAsia"/>
                          <w:color w:val="000000" w:themeColor="text1"/>
                          <w:kern w:val="0"/>
                          <w:sz w:val="21"/>
                          <w:szCs w:val="21"/>
                        </w:rPr>
                        <m:t>前手息天數</m:t>
                      </m:r>
                    </m:e>
                    <m:sub>
                      <m:r>
                        <w:rPr>
                          <w:rFonts w:ascii="Cambria Math" w:eastAsia="標楷體" w:hAnsi="Cambria Math" w:cs="Times New Roman"/>
                          <w:color w:val="000000" w:themeColor="text1"/>
                          <w:kern w:val="0"/>
                          <w:sz w:val="21"/>
                          <w:szCs w:val="21"/>
                        </w:rPr>
                        <m:t>i</m:t>
                      </m:r>
                    </m:sub>
                  </m:sSub>
                </m:num>
                <m:den>
                  <m:sSub>
                    <m:sSubPr>
                      <m:ctrlPr>
                        <w:rPr>
                          <w:rFonts w:ascii="Cambria Math" w:eastAsia="標楷體" w:hAnsi="Cambria Math" w:cs="Times New Roman"/>
                          <w:color w:val="000000" w:themeColor="text1"/>
                          <w:sz w:val="21"/>
                        </w:rPr>
                      </m:ctrlPr>
                    </m:sSubPr>
                    <m:e>
                      <m:r>
                        <w:rPr>
                          <w:rFonts w:ascii="Cambria Math" w:eastAsia="標楷體" w:hAnsi="Cambria Math" w:cs="Times New Roman"/>
                          <w:color w:val="000000" w:themeColor="text1"/>
                          <w:kern w:val="0"/>
                          <w:sz w:val="21"/>
                          <w:szCs w:val="21"/>
                        </w:rPr>
                        <m:t>N</m:t>
                      </m:r>
                    </m:e>
                    <m:sub>
                      <m:r>
                        <w:rPr>
                          <w:rFonts w:ascii="Cambria Math" w:eastAsia="標楷體" w:hAnsi="Cambria Math" w:cs="Times New Roman"/>
                          <w:color w:val="000000" w:themeColor="text1"/>
                          <w:kern w:val="0"/>
                          <w:sz w:val="21"/>
                          <w:szCs w:val="21"/>
                        </w:rPr>
                        <m:t>1</m:t>
                      </m:r>
                    </m:sub>
                  </m:sSub>
                </m:den>
              </m:f>
            </m:oMath>
            <w:r w:rsidRPr="008958B5">
              <w:rPr>
                <w:rFonts w:ascii="Cambria Math" w:eastAsia="標楷體" w:hAnsi="Cambria Math" w:cs="Times New Roman"/>
                <w:color w:val="000000" w:themeColor="text1"/>
                <w:kern w:val="0"/>
                <w:sz w:val="21"/>
                <w:szCs w:val="21"/>
              </w:rPr>
              <w:t xml:space="preserve"> </w:t>
            </w:r>
          </w:p>
          <w:p w14:paraId="06937869" w14:textId="77777777" w:rsidR="00E8424E" w:rsidRPr="008958B5" w:rsidRDefault="003C5382" w:rsidP="00B22650">
            <w:pPr>
              <w:numPr>
                <w:ilvl w:val="0"/>
                <w:numId w:val="26"/>
              </w:numPr>
              <w:autoSpaceDE w:val="0"/>
              <w:autoSpaceDN w:val="0"/>
              <w:adjustRightInd w:val="0"/>
              <w:ind w:left="255" w:rightChars="28" w:right="67" w:hanging="6"/>
              <w:jc w:val="both"/>
              <w:rPr>
                <w:rFonts w:ascii="Cambria Math" w:eastAsia="標楷體" w:hAnsi="Cambria Math" w:cs="Times New Roman"/>
                <w:color w:val="000000" w:themeColor="text1"/>
                <w:kern w:val="0"/>
                <w:sz w:val="21"/>
                <w:szCs w:val="21"/>
              </w:rPr>
            </w:pPr>
            <m:oMath>
              <m:sSub>
                <m:sSubPr>
                  <m:ctrlPr>
                    <w:rPr>
                      <w:rFonts w:ascii="Cambria Math" w:eastAsia="標楷體" w:hAnsi="Cambria Math" w:cs="Times New Roman"/>
                      <w:color w:val="000000" w:themeColor="text1"/>
                      <w:sz w:val="21"/>
                    </w:rPr>
                  </m:ctrlPr>
                </m:sSubPr>
                <m:e>
                  <m:r>
                    <w:rPr>
                      <w:rFonts w:ascii="Cambria Math" w:eastAsia="標楷體" w:hAnsi="Cambria Math" w:cs="Times New Roman"/>
                      <w:color w:val="000000" w:themeColor="text1"/>
                      <w:kern w:val="0"/>
                      <w:sz w:val="21"/>
                      <w:szCs w:val="21"/>
                    </w:rPr>
                    <m:t>C</m:t>
                  </m:r>
                </m:e>
                <m:sub>
                  <m:r>
                    <w:rPr>
                      <w:rFonts w:ascii="Cambria Math" w:eastAsia="標楷體" w:hAnsi="Cambria Math" w:cs="Times New Roman"/>
                      <w:color w:val="000000" w:themeColor="text1"/>
                      <w:kern w:val="0"/>
                      <w:sz w:val="21"/>
                      <w:szCs w:val="21"/>
                    </w:rPr>
                    <m:t>i</m:t>
                  </m:r>
                </m:sub>
              </m:sSub>
            </m:oMath>
            <w:r w:rsidR="00E8424E" w:rsidRPr="008958B5">
              <w:rPr>
                <w:rFonts w:ascii="Times New Roman" w:eastAsia="標楷體" w:hAnsi="Times New Roman" w:cs="Times New Roman" w:hint="eastAsia"/>
                <w:color w:val="000000" w:themeColor="text1"/>
                <w:kern w:val="0"/>
                <w:sz w:val="21"/>
                <w:szCs w:val="21"/>
              </w:rPr>
              <w:t>：</w:t>
            </w:r>
            <m:oMath>
              <m:sSub>
                <m:sSubPr>
                  <m:ctrlPr>
                    <w:rPr>
                      <w:rFonts w:ascii="Cambria Math" w:eastAsia="標楷體" w:hAnsi="Cambria Math" w:cs="Times New Roman"/>
                      <w:sz w:val="21"/>
                    </w:rPr>
                  </m:ctrlPr>
                </m:sSubPr>
                <m:e>
                  <m:r>
                    <m:rPr>
                      <m:sty m:val="p"/>
                    </m:rPr>
                    <w:rPr>
                      <w:rFonts w:ascii="Cambria Math" w:eastAsia="標楷體" w:hAnsi="Cambria Math" w:cs="Times New Roman" w:hint="eastAsia"/>
                      <w:kern w:val="0"/>
                      <w:sz w:val="21"/>
                      <w:szCs w:val="21"/>
                    </w:rPr>
                    <m:t>連結標的票面利率</m:t>
                  </m:r>
                </m:e>
                <m:sub>
                  <m:r>
                    <w:rPr>
                      <w:rFonts w:ascii="Cambria Math" w:eastAsia="標楷體" w:hAnsi="Cambria Math" w:cs="Times New Roman"/>
                      <w:kern w:val="0"/>
                      <w:sz w:val="21"/>
                      <w:szCs w:val="21"/>
                    </w:rPr>
                    <m:t>i</m:t>
                  </m:r>
                </m:sub>
              </m:sSub>
            </m:oMath>
            <w:r w:rsidR="00E8424E" w:rsidRPr="008958B5">
              <w:rPr>
                <w:rFonts w:ascii="Cambria Math" w:eastAsia="標楷體" w:hAnsi="Cambria Math" w:cs="Times New Roman" w:hint="eastAsia"/>
                <w:kern w:val="0"/>
                <w:sz w:val="21"/>
                <w:szCs w:val="21"/>
              </w:rPr>
              <w:t>，即交易生效日</w:t>
            </w:r>
            <w:r w:rsidR="00E8424E" w:rsidRPr="008958B5">
              <w:rPr>
                <w:rFonts w:ascii="Cambria Math" w:eastAsia="標楷體" w:hAnsi="Cambria Math" w:cs="Times New Roman"/>
                <w:kern w:val="0"/>
                <w:sz w:val="21"/>
                <w:szCs w:val="21"/>
              </w:rPr>
              <w:t>(</w:t>
            </w:r>
            <w:r w:rsidR="00E8424E" w:rsidRPr="008958B5">
              <w:rPr>
                <w:rFonts w:ascii="Cambria Math" w:eastAsia="標楷體" w:hAnsi="Cambria Math" w:cs="Times New Roman" w:hint="eastAsia"/>
                <w:kern w:val="0"/>
                <w:sz w:val="21"/>
                <w:szCs w:val="21"/>
              </w:rPr>
              <w:t>不含</w:t>
            </w:r>
            <w:r w:rsidR="00E8424E" w:rsidRPr="008958B5">
              <w:rPr>
                <w:rFonts w:ascii="Cambria Math" w:eastAsia="標楷體" w:hAnsi="Cambria Math" w:cs="Times New Roman"/>
                <w:kern w:val="0"/>
                <w:sz w:val="21"/>
                <w:szCs w:val="21"/>
              </w:rPr>
              <w:t>)</w:t>
            </w:r>
            <w:r w:rsidR="00E8424E" w:rsidRPr="008958B5">
              <w:rPr>
                <w:rFonts w:ascii="Cambria Math" w:eastAsia="標楷體" w:hAnsi="Cambria Math" w:cs="Times New Roman" w:hint="eastAsia"/>
                <w:kern w:val="0"/>
                <w:sz w:val="21"/>
                <w:szCs w:val="21"/>
              </w:rPr>
              <w:t>落於第</w:t>
            </w:r>
            <w:r w:rsidR="00E8424E" w:rsidRPr="008958B5">
              <w:rPr>
                <w:rFonts w:ascii="Times New Roman" w:eastAsia="標楷體" w:hAnsi="Times New Roman" w:cs="Times New Roman"/>
                <w:i/>
                <w:kern w:val="0"/>
                <w:sz w:val="21"/>
                <w:szCs w:val="21"/>
              </w:rPr>
              <w:t>i</w:t>
            </w:r>
            <w:proofErr w:type="gramStart"/>
            <w:r w:rsidR="00E8424E" w:rsidRPr="008958B5">
              <w:rPr>
                <w:rFonts w:ascii="Cambria Math" w:eastAsia="標楷體" w:hAnsi="Cambria Math" w:cs="Times New Roman" w:hint="eastAsia"/>
                <w:kern w:val="0"/>
                <w:sz w:val="21"/>
                <w:szCs w:val="21"/>
              </w:rPr>
              <w:t>個</w:t>
            </w:r>
            <w:proofErr w:type="gramEnd"/>
            <w:r w:rsidR="00E8424E" w:rsidRPr="008958B5">
              <w:rPr>
                <w:rFonts w:ascii="Cambria Math" w:eastAsia="標楷體" w:hAnsi="Cambria Math" w:cs="Times New Roman" w:hint="eastAsia"/>
                <w:kern w:val="0"/>
                <w:sz w:val="21"/>
                <w:szCs w:val="21"/>
              </w:rPr>
              <w:t>連結標的計息期間所對應之連結標的票面利率。</w:t>
            </w:r>
            <w:r w:rsidR="00E8424E" w:rsidRPr="008958B5">
              <w:rPr>
                <w:rFonts w:ascii="Times New Roman" w:eastAsia="標楷體" w:hAnsi="Times New Roman" w:cs="Times New Roman"/>
                <w:i/>
                <w:sz w:val="21"/>
                <w:szCs w:val="21"/>
              </w:rPr>
              <w:t>i</w:t>
            </w:r>
            <w:r w:rsidR="00E8424E" w:rsidRPr="008958B5">
              <w:rPr>
                <w:rFonts w:ascii="Times New Roman" w:eastAsia="標楷體" w:hAnsi="Times New Roman" w:cs="Times New Roman"/>
                <w:sz w:val="21"/>
                <w:szCs w:val="21"/>
              </w:rPr>
              <w:t>=1</w:t>
            </w:r>
            <w:r w:rsidR="00E8424E" w:rsidRPr="008958B5">
              <w:rPr>
                <w:rFonts w:ascii="Cambria Math" w:eastAsia="標楷體" w:hAnsi="Cambria Math" w:cs="Times New Roman" w:hint="eastAsia"/>
                <w:kern w:val="0"/>
                <w:sz w:val="21"/>
                <w:szCs w:val="21"/>
              </w:rPr>
              <w:t>。</w:t>
            </w:r>
          </w:p>
          <w:p w14:paraId="627F0299" w14:textId="77777777" w:rsidR="00E8424E" w:rsidRPr="008958B5" w:rsidRDefault="003C5382" w:rsidP="00B22650">
            <w:pPr>
              <w:numPr>
                <w:ilvl w:val="0"/>
                <w:numId w:val="26"/>
              </w:numPr>
              <w:autoSpaceDE w:val="0"/>
              <w:autoSpaceDN w:val="0"/>
              <w:adjustRightInd w:val="0"/>
              <w:ind w:left="255" w:rightChars="28" w:right="67" w:hanging="6"/>
              <w:jc w:val="both"/>
              <w:rPr>
                <w:rFonts w:ascii="Times New Roman" w:eastAsia="標楷體" w:hAnsi="Times New Roman" w:cs="Times New Roman"/>
                <w:bCs/>
                <w:color w:val="000000"/>
                <w:kern w:val="0"/>
                <w:sz w:val="18"/>
                <w:szCs w:val="18"/>
              </w:rPr>
            </w:pPr>
            <m:oMath>
              <m:sSub>
                <m:sSubPr>
                  <m:ctrlPr>
                    <w:rPr>
                      <w:rFonts w:ascii="Cambria Math" w:eastAsia="標楷體" w:hAnsi="Cambria Math" w:cs="Times New Roman"/>
                      <w:color w:val="000000" w:themeColor="text1"/>
                      <w:sz w:val="21"/>
                      <w:vertAlign w:val="subscript"/>
                    </w:rPr>
                  </m:ctrlPr>
                </m:sSubPr>
                <m:e>
                  <m:r>
                    <m:rPr>
                      <m:sty m:val="p"/>
                    </m:rPr>
                    <w:rPr>
                      <w:rFonts w:ascii="Cambria Math" w:eastAsia="標楷體" w:hAnsi="Cambria Math" w:cs="Times New Roman" w:hint="eastAsia"/>
                      <w:color w:val="000000" w:themeColor="text1"/>
                      <w:kern w:val="0"/>
                      <w:sz w:val="21"/>
                      <w:szCs w:val="21"/>
                      <w:vertAlign w:val="subscript"/>
                    </w:rPr>
                    <m:t>前手息天數</m:t>
                  </m:r>
                </m:e>
                <m:sub>
                  <m:r>
                    <w:rPr>
                      <w:rFonts w:ascii="Cambria Math" w:eastAsia="標楷體" w:hAnsi="Cambria Math" w:cs="Times New Roman"/>
                      <w:color w:val="000000" w:themeColor="text1"/>
                      <w:kern w:val="0"/>
                      <w:sz w:val="21"/>
                      <w:szCs w:val="21"/>
                      <w:vertAlign w:val="subscript"/>
                    </w:rPr>
                    <m:t>i</m:t>
                  </m:r>
                </m:sub>
              </m:sSub>
            </m:oMath>
            <w:r w:rsidR="00E8424E" w:rsidRPr="008958B5">
              <w:rPr>
                <w:rFonts w:ascii="Times New Roman" w:eastAsia="標楷體" w:hAnsi="Times New Roman" w:cs="Times New Roman" w:hint="eastAsia"/>
                <w:color w:val="000000" w:themeColor="text1"/>
                <w:kern w:val="0"/>
                <w:sz w:val="21"/>
                <w:szCs w:val="21"/>
              </w:rPr>
              <w:t>：自</w:t>
            </w:r>
            <w:r w:rsidR="00E8424E" w:rsidRPr="008958B5">
              <w:rPr>
                <w:rFonts w:ascii="Times New Roman" w:eastAsia="標楷體" w:hAnsi="Times New Roman" w:cs="Times New Roman" w:hint="eastAsia"/>
                <w:sz w:val="21"/>
                <w:szCs w:val="21"/>
              </w:rPr>
              <w:t>第</w:t>
            </w:r>
            <w:r w:rsidR="00E8424E" w:rsidRPr="008958B5">
              <w:rPr>
                <w:rFonts w:ascii="Times New Roman" w:eastAsia="標楷體" w:hAnsi="Times New Roman" w:cs="Times New Roman"/>
                <w:sz w:val="21"/>
                <w:szCs w:val="21"/>
              </w:rPr>
              <w:t>1</w:t>
            </w:r>
            <w:r w:rsidR="00E8424E" w:rsidRPr="008958B5">
              <w:rPr>
                <w:rFonts w:ascii="Cambria Math" w:eastAsia="標楷體" w:hAnsi="Cambria Math" w:cs="Times New Roman" w:hint="eastAsia"/>
                <w:kern w:val="0"/>
                <w:sz w:val="21"/>
                <w:szCs w:val="21"/>
              </w:rPr>
              <w:t>個連結標的計息期間起始日</w:t>
            </w:r>
            <w:r w:rsidR="00E8424E" w:rsidRPr="008958B5">
              <w:rPr>
                <w:rFonts w:ascii="Cambria Math" w:eastAsia="標楷體" w:hAnsi="Cambria Math" w:cs="Times New Roman"/>
                <w:kern w:val="0"/>
                <w:sz w:val="21"/>
                <w:szCs w:val="21"/>
              </w:rPr>
              <w:t>(</w:t>
            </w:r>
            <w:r w:rsidR="00E8424E" w:rsidRPr="008958B5">
              <w:rPr>
                <w:rFonts w:ascii="Cambria Math" w:eastAsia="標楷體" w:hAnsi="Cambria Math" w:cs="Times New Roman" w:hint="eastAsia"/>
                <w:kern w:val="0"/>
                <w:sz w:val="21"/>
                <w:szCs w:val="21"/>
              </w:rPr>
              <w:t>含</w:t>
            </w:r>
            <w:r w:rsidR="00E8424E" w:rsidRPr="008958B5">
              <w:rPr>
                <w:rFonts w:ascii="Cambria Math" w:eastAsia="標楷體" w:hAnsi="Cambria Math" w:cs="Times New Roman"/>
                <w:kern w:val="0"/>
                <w:sz w:val="21"/>
                <w:szCs w:val="21"/>
              </w:rPr>
              <w:t>)</w:t>
            </w:r>
            <w:r w:rsidR="00E8424E" w:rsidRPr="008958B5">
              <w:rPr>
                <w:rFonts w:ascii="Cambria Math" w:eastAsia="標楷體" w:hAnsi="Cambria Math" w:cs="Times New Roman" w:hint="eastAsia"/>
                <w:kern w:val="0"/>
                <w:sz w:val="21"/>
                <w:szCs w:val="21"/>
              </w:rPr>
              <w:t>起至交易生效日</w:t>
            </w:r>
            <w:r w:rsidR="00E8424E" w:rsidRPr="008958B5">
              <w:rPr>
                <w:rFonts w:ascii="Cambria Math" w:eastAsia="標楷體" w:hAnsi="Cambria Math" w:cs="Times New Roman"/>
                <w:kern w:val="0"/>
                <w:sz w:val="21"/>
                <w:szCs w:val="21"/>
              </w:rPr>
              <w:t>(</w:t>
            </w:r>
            <w:r w:rsidR="00E8424E" w:rsidRPr="008958B5">
              <w:rPr>
                <w:rFonts w:ascii="Cambria Math" w:eastAsia="標楷體" w:hAnsi="Cambria Math" w:cs="Times New Roman" w:hint="eastAsia"/>
                <w:kern w:val="0"/>
                <w:sz w:val="21"/>
                <w:szCs w:val="21"/>
              </w:rPr>
              <w:t>不含</w:t>
            </w:r>
            <w:r w:rsidR="00E8424E" w:rsidRPr="008958B5">
              <w:rPr>
                <w:rFonts w:ascii="Cambria Math" w:eastAsia="標楷體" w:hAnsi="Cambria Math" w:cs="Times New Roman"/>
                <w:kern w:val="0"/>
                <w:sz w:val="21"/>
                <w:szCs w:val="21"/>
              </w:rPr>
              <w:t>)</w:t>
            </w:r>
            <w:r w:rsidR="00E8424E" w:rsidRPr="008958B5">
              <w:rPr>
                <w:rFonts w:ascii="Cambria Math" w:eastAsia="標楷體" w:hAnsi="Cambria Math" w:cs="Times New Roman" w:hint="eastAsia"/>
                <w:kern w:val="0"/>
                <w:sz w:val="21"/>
                <w:szCs w:val="21"/>
              </w:rPr>
              <w:t>止之日曆日天數。當交易生效</w:t>
            </w:r>
            <w:proofErr w:type="gramStart"/>
            <w:r w:rsidR="00E8424E" w:rsidRPr="008958B5">
              <w:rPr>
                <w:rFonts w:ascii="Cambria Math" w:eastAsia="標楷體" w:hAnsi="Cambria Math" w:cs="Times New Roman" w:hint="eastAsia"/>
                <w:kern w:val="0"/>
                <w:sz w:val="21"/>
                <w:szCs w:val="21"/>
              </w:rPr>
              <w:t>日係第</w:t>
            </w:r>
            <w:proofErr w:type="gramEnd"/>
            <w:r w:rsidR="00E8424E" w:rsidRPr="008958B5">
              <w:rPr>
                <w:rFonts w:ascii="Times New Roman" w:eastAsia="標楷體" w:hAnsi="Times New Roman" w:cs="Times New Roman"/>
                <w:i/>
                <w:kern w:val="0"/>
                <w:sz w:val="21"/>
                <w:szCs w:val="21"/>
              </w:rPr>
              <w:t>i</w:t>
            </w:r>
            <w:proofErr w:type="gramStart"/>
            <w:r w:rsidR="00E8424E" w:rsidRPr="008958B5">
              <w:rPr>
                <w:rFonts w:ascii="Cambria Math" w:eastAsia="標楷體" w:hAnsi="Cambria Math" w:cs="Times New Roman" w:hint="eastAsia"/>
                <w:kern w:val="0"/>
                <w:sz w:val="21"/>
                <w:szCs w:val="21"/>
              </w:rPr>
              <w:t>個</w:t>
            </w:r>
            <w:proofErr w:type="gramEnd"/>
            <w:r w:rsidR="00E8424E" w:rsidRPr="008958B5">
              <w:rPr>
                <w:rFonts w:ascii="Cambria Math" w:eastAsia="標楷體" w:hAnsi="Cambria Math" w:cs="Times New Roman" w:hint="eastAsia"/>
                <w:kern w:val="0"/>
                <w:sz w:val="21"/>
                <w:szCs w:val="21"/>
              </w:rPr>
              <w:t>連結標的計息期間起始日時，則該日</w:t>
            </w:r>
            <w:r w:rsidR="00E8424E" w:rsidRPr="008958B5">
              <w:rPr>
                <w:rFonts w:ascii="Times New Roman" w:eastAsia="標楷體" w:hAnsi="Times New Roman" w:cs="Times New Roman" w:hint="eastAsia"/>
                <w:kern w:val="0"/>
                <w:sz w:val="21"/>
                <w:szCs w:val="21"/>
              </w:rPr>
              <w:t>所對應之</w:t>
            </w:r>
            <w:r w:rsidR="00E8424E" w:rsidRPr="008958B5">
              <w:rPr>
                <w:rFonts w:ascii="Cambria Math" w:eastAsia="標楷體" w:hAnsi="Cambria Math" w:cs="Times New Roman" w:hint="eastAsia"/>
                <w:kern w:val="0"/>
                <w:sz w:val="21"/>
                <w:szCs w:val="21"/>
              </w:rPr>
              <w:t>該期連結標的計息期間之計息天數為零。</w:t>
            </w:r>
          </w:p>
          <w:p w14:paraId="3D939919" w14:textId="304F0E28" w:rsidR="00E8424E" w:rsidRPr="008958B5" w:rsidRDefault="003C5382" w:rsidP="00B22650">
            <w:pPr>
              <w:numPr>
                <w:ilvl w:val="0"/>
                <w:numId w:val="26"/>
              </w:numPr>
              <w:autoSpaceDE w:val="0"/>
              <w:autoSpaceDN w:val="0"/>
              <w:adjustRightInd w:val="0"/>
              <w:ind w:left="255" w:rightChars="28" w:right="67" w:hanging="6"/>
              <w:jc w:val="both"/>
              <w:rPr>
                <w:rFonts w:ascii="Times New Roman" w:eastAsia="標楷體" w:hAnsi="Times New Roman" w:cs="Times New Roman"/>
                <w:bCs/>
                <w:color w:val="000000"/>
                <w:kern w:val="0"/>
                <w:sz w:val="21"/>
                <w:szCs w:val="21"/>
              </w:rPr>
            </w:pPr>
            <m:oMath>
              <m:sSub>
                <m:sSubPr>
                  <m:ctrlPr>
                    <w:rPr>
                      <w:rFonts w:ascii="Cambria Math" w:eastAsia="標楷體" w:hAnsi="Cambria Math" w:cs="Times New Roman"/>
                      <w:i/>
                      <w:sz w:val="21"/>
                    </w:rPr>
                  </m:ctrlPr>
                </m:sSubPr>
                <m:e>
                  <m:r>
                    <w:rPr>
                      <w:rFonts w:ascii="Cambria Math" w:eastAsia="標楷體" w:hAnsi="Cambria Math" w:cs="Times New Roman"/>
                      <w:sz w:val="21"/>
                      <w:szCs w:val="21"/>
                    </w:rPr>
                    <m:t>N</m:t>
                  </m:r>
                </m:e>
                <m:sub>
                  <m:r>
                    <w:rPr>
                      <w:rFonts w:ascii="Cambria Math" w:eastAsia="標楷體" w:hAnsi="Cambria Math" w:cs="Times New Roman"/>
                      <w:sz w:val="21"/>
                      <w:szCs w:val="21"/>
                    </w:rPr>
                    <m:t>1</m:t>
                  </m:r>
                </m:sub>
              </m:sSub>
              <m:r>
                <m:rPr>
                  <m:sty m:val="p"/>
                </m:rPr>
                <w:rPr>
                  <w:rFonts w:ascii="Cambria Math" w:eastAsia="標楷體" w:hAnsi="Cambria Math" w:cs="Times New Roman" w:hint="eastAsia"/>
                  <w:sz w:val="21"/>
                  <w:szCs w:val="21"/>
                </w:rPr>
                <m:t>：</m:t>
              </m:r>
              <m:r>
                <m:rPr>
                  <m:sty m:val="p"/>
                </m:rPr>
                <w:rPr>
                  <w:rFonts w:ascii="Cambria Math" w:eastAsia="標楷體" w:hAnsi="Cambria Math" w:cs="標楷體" w:hint="eastAsia"/>
                  <w:color w:val="000000" w:themeColor="text1"/>
                  <w:kern w:val="0"/>
                  <w:sz w:val="21"/>
                  <w:szCs w:val="21"/>
                </w:rPr>
                <m:t>依</m:t>
              </m:r>
              <m:r>
                <m:rPr>
                  <m:sty m:val="p"/>
                </m:rPr>
                <w:rPr>
                  <w:rFonts w:ascii="Cambria Math" w:eastAsia="標楷體" w:hAnsi="Cambria Math" w:cs="Times New Roman" w:hint="eastAsia"/>
                  <w:color w:val="000000" w:themeColor="text1"/>
                  <w:kern w:val="0"/>
                  <w:sz w:val="21"/>
                  <w:szCs w:val="21"/>
                </w:rPr>
                <m:t>連結標的票面利率之</m:t>
              </m:r>
              <m:r>
                <m:rPr>
                  <m:sty m:val="p"/>
                </m:rPr>
                <w:rPr>
                  <w:rFonts w:ascii="Cambria Math" w:eastAsia="標楷體" w:hAnsi="Cambria Math" w:cs="標楷體" w:hint="eastAsia"/>
                  <w:color w:val="000000" w:themeColor="text1"/>
                  <w:kern w:val="0"/>
                  <w:sz w:val="21"/>
                  <w:szCs w:val="21"/>
                </w:rPr>
                <m:t>計算基礎所定之每年天數。</m:t>
              </m:r>
            </m:oMath>
            <w:r w:rsidR="00E8424E" w:rsidRPr="008958B5">
              <w:rPr>
                <w:rFonts w:ascii="Times New Roman" w:eastAsia="標楷體" w:hAnsi="Times New Roman" w:cs="Times New Roman" w:hint="eastAsia"/>
                <w:color w:val="000000" w:themeColor="text1"/>
                <w:kern w:val="0"/>
                <w:sz w:val="21"/>
                <w:szCs w:val="21"/>
              </w:rPr>
              <w:t>連結標的票面利率之計算基礎為實際天數</w:t>
            </w:r>
            <w:r w:rsidR="00E8424E" w:rsidRPr="008958B5">
              <w:rPr>
                <w:rFonts w:ascii="Times New Roman" w:eastAsia="標楷體" w:hAnsi="Times New Roman" w:cs="Times New Roman"/>
                <w:color w:val="000000" w:themeColor="text1"/>
                <w:kern w:val="0"/>
                <w:sz w:val="21"/>
                <w:szCs w:val="21"/>
              </w:rPr>
              <w:t>(Actual)/</w:t>
            </w:r>
            <w:r w:rsidR="004F65E8" w:rsidRPr="008958B5">
              <w:rPr>
                <w:rFonts w:ascii="Times New Roman" w:eastAsia="標楷體" w:hAnsi="Times New Roman" w:cs="Times New Roman"/>
                <w:color w:val="000000" w:themeColor="text1"/>
                <w:kern w:val="0"/>
                <w:sz w:val="21"/>
                <w:szCs w:val="21"/>
              </w:rPr>
              <w:t>365</w:t>
            </w:r>
            <w:r w:rsidR="00E8424E" w:rsidRPr="008958B5">
              <w:rPr>
                <w:rFonts w:ascii="Times New Roman" w:eastAsia="標楷體" w:hAnsi="Times New Roman" w:cs="Times New Roman" w:hint="eastAsia"/>
                <w:color w:val="000000" w:themeColor="text1"/>
                <w:kern w:val="0"/>
                <w:sz w:val="21"/>
                <w:szCs w:val="21"/>
              </w:rPr>
              <w:t>。</w:t>
            </w:r>
          </w:p>
          <w:p w14:paraId="6265350A" w14:textId="77777777" w:rsidR="00E8424E" w:rsidRPr="008958B5" w:rsidRDefault="00E8424E" w:rsidP="00B22650">
            <w:pPr>
              <w:numPr>
                <w:ilvl w:val="0"/>
                <w:numId w:val="26"/>
              </w:numPr>
              <w:autoSpaceDE w:val="0"/>
              <w:autoSpaceDN w:val="0"/>
              <w:adjustRightInd w:val="0"/>
              <w:ind w:left="255" w:hanging="6"/>
              <w:rPr>
                <w:rFonts w:ascii="Times New Roman" w:eastAsia="標楷體" w:hAnsi="Times New Roman" w:cs="Times New Roman"/>
                <w:bCs/>
                <w:color w:val="000000"/>
                <w:kern w:val="0"/>
                <w:sz w:val="18"/>
                <w:szCs w:val="18"/>
              </w:rPr>
            </w:pPr>
            <w:r w:rsidRPr="008958B5">
              <w:rPr>
                <w:rFonts w:ascii="Times New Roman" w:eastAsia="標楷體" w:hAnsi="Times New Roman" w:cs="Times New Roman" w:hint="eastAsia"/>
                <w:bCs/>
                <w:color w:val="000000"/>
                <w:kern w:val="0"/>
                <w:sz w:val="21"/>
                <w:szCs w:val="21"/>
              </w:rPr>
              <w:t>連結標的</w:t>
            </w:r>
            <w:proofErr w:type="gramStart"/>
            <w:r w:rsidRPr="008958B5">
              <w:rPr>
                <w:rFonts w:ascii="Times New Roman" w:eastAsia="標楷體" w:hAnsi="Times New Roman" w:cs="Times New Roman" w:hint="eastAsia"/>
                <w:bCs/>
                <w:color w:val="000000"/>
                <w:kern w:val="0"/>
                <w:sz w:val="21"/>
                <w:szCs w:val="21"/>
              </w:rPr>
              <w:t>前手息四捨五入</w:t>
            </w:r>
            <w:proofErr w:type="gramEnd"/>
            <w:r w:rsidRPr="008958B5">
              <w:rPr>
                <w:rFonts w:ascii="Times New Roman" w:eastAsia="標楷體" w:hAnsi="Times New Roman" w:cs="Times New Roman" w:hint="eastAsia"/>
                <w:bCs/>
                <w:color w:val="000000"/>
                <w:kern w:val="0"/>
                <w:sz w:val="21"/>
                <w:szCs w:val="21"/>
              </w:rPr>
              <w:t>計算至個位數</w:t>
            </w:r>
            <w:r w:rsidRPr="008958B5">
              <w:rPr>
                <w:rFonts w:ascii="Times New Roman" w:eastAsia="標楷體" w:hAnsi="Times New Roman" w:cs="Times New Roman" w:hint="eastAsia"/>
                <w:sz w:val="21"/>
                <w:szCs w:val="21"/>
              </w:rPr>
              <w:t>。</w:t>
            </w:r>
          </w:p>
        </w:tc>
      </w:tr>
      <w:tr w:rsidR="00E8424E" w:rsidRPr="008958B5" w14:paraId="21C3930C" w14:textId="77777777" w:rsidTr="00436974">
        <w:trPr>
          <w:trHeight w:val="5475"/>
        </w:trPr>
        <w:tc>
          <w:tcPr>
            <w:tcW w:w="976" w:type="pct"/>
            <w:shd w:val="clear" w:color="auto" w:fill="FFFFFF" w:themeFill="background1"/>
            <w:vAlign w:val="center"/>
          </w:tcPr>
          <w:p w14:paraId="156222C9"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color w:val="000000" w:themeColor="text1"/>
                <w:kern w:val="0"/>
                <w:sz w:val="21"/>
                <w:szCs w:val="21"/>
              </w:rPr>
            </w:pPr>
            <w:r w:rsidRPr="008958B5">
              <w:rPr>
                <w:rFonts w:ascii="Times New Roman" w:eastAsia="標楷體" w:hAnsi="Times New Roman" w:cs="Times New Roman" w:hint="eastAsia"/>
                <w:b/>
                <w:bCs/>
                <w:color w:val="000000" w:themeColor="text1"/>
                <w:kern w:val="0"/>
                <w:sz w:val="21"/>
                <w:szCs w:val="21"/>
              </w:rPr>
              <w:t>結算手續費</w:t>
            </w:r>
          </w:p>
        </w:tc>
        <w:tc>
          <w:tcPr>
            <w:tcW w:w="4009" w:type="pct"/>
            <w:shd w:val="clear" w:color="auto" w:fill="FFFFFF" w:themeFill="background1"/>
            <w:vAlign w:val="center"/>
          </w:tcPr>
          <w:p w14:paraId="70DD4478" w14:textId="6CF6D8B6"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snapToGrid w:val="0"/>
                <w:sz w:val="21"/>
                <w:szCs w:val="21"/>
              </w:rPr>
            </w:pPr>
            <w:r w:rsidRPr="008958B5">
              <w:rPr>
                <w:rFonts w:ascii="Times New Roman" w:eastAsia="標楷體" w:hAnsi="Times New Roman" w:cs="Times New Roman" w:hint="eastAsia"/>
                <w:snapToGrid w:val="0"/>
                <w:sz w:val="21"/>
                <w:szCs w:val="21"/>
              </w:rPr>
              <w:t>於發生</w:t>
            </w:r>
            <w:commentRangeStart w:id="5"/>
            <w:commentRangeStart w:id="6"/>
            <w:commentRangeStart w:id="7"/>
            <w:r w:rsidRPr="008958B5">
              <w:rPr>
                <w:rFonts w:ascii="Times New Roman" w:eastAsia="標楷體" w:hAnsi="Times New Roman" w:cs="Times New Roman" w:hint="eastAsia"/>
                <w:snapToGrid w:val="0"/>
                <w:sz w:val="21"/>
                <w:szCs w:val="21"/>
              </w:rPr>
              <w:t>觸發事件、特殊事件、</w:t>
            </w:r>
            <w:ins w:id="8" w:author="陳迎秋" w:date="2024-06-27T09:42:00Z">
              <w:r w:rsidR="002763BA">
                <w:rPr>
                  <w:rFonts w:ascii="Times New Roman" w:eastAsia="標楷體" w:hAnsi="Times New Roman" w:cs="Times New Roman" w:hint="eastAsia"/>
                  <w:snapToGrid w:val="0"/>
                  <w:sz w:val="21"/>
                  <w:szCs w:val="21"/>
                </w:rPr>
                <w:t>發行機構提前贖回、</w:t>
              </w:r>
            </w:ins>
            <w:r w:rsidRPr="008958B5">
              <w:rPr>
                <w:rFonts w:ascii="Times New Roman" w:eastAsia="標楷體" w:hAnsi="Times New Roman" w:cs="Times New Roman" w:hint="eastAsia"/>
                <w:snapToGrid w:val="0"/>
                <w:sz w:val="21"/>
                <w:szCs w:val="21"/>
              </w:rPr>
              <w:t>交易人執行提前終止</w:t>
            </w:r>
            <w:commentRangeEnd w:id="5"/>
            <w:r w:rsidR="002763BA">
              <w:rPr>
                <w:rStyle w:val="ac"/>
              </w:rPr>
              <w:commentReference w:id="5"/>
            </w:r>
            <w:commentRangeEnd w:id="6"/>
            <w:r w:rsidR="0083074D">
              <w:rPr>
                <w:rStyle w:val="ac"/>
              </w:rPr>
              <w:commentReference w:id="6"/>
            </w:r>
            <w:commentRangeEnd w:id="7"/>
            <w:r w:rsidR="00AC34D9">
              <w:rPr>
                <w:rStyle w:val="ac"/>
              </w:rPr>
              <w:commentReference w:id="7"/>
            </w:r>
            <w:r w:rsidRPr="008958B5">
              <w:rPr>
                <w:rFonts w:ascii="Times New Roman" w:eastAsia="標楷體" w:hAnsi="Times New Roman" w:cs="Times New Roman" w:hint="eastAsia"/>
                <w:snapToGrid w:val="0"/>
                <w:sz w:val="21"/>
                <w:szCs w:val="21"/>
              </w:rPr>
              <w:t>或本商品到期須依約定結算，若結算當時所適用之證券交易稅條例或相關法規規定有開徵公司債或金融債券之證券交易稅，則依本商品之</w:t>
            </w:r>
            <w:r w:rsidRPr="008958B5">
              <w:rPr>
                <w:rFonts w:ascii="Times New Roman" w:eastAsia="標楷體" w:hAnsi="Times New Roman" w:cs="Times New Roman" w:hint="eastAsia"/>
                <w:color w:val="000000"/>
                <w:kern w:val="0"/>
                <w:sz w:val="21"/>
                <w:szCs w:val="21"/>
              </w:rPr>
              <w:t>交割方式及發生事由，有不同之結算手續費如下</w:t>
            </w:r>
            <w:r w:rsidRPr="008958B5">
              <w:rPr>
                <w:rFonts w:ascii="Times New Roman" w:eastAsia="標楷體" w:hAnsi="Times New Roman" w:cs="Times New Roman" w:hint="eastAsia"/>
                <w:snapToGrid w:val="0"/>
                <w:sz w:val="21"/>
                <w:szCs w:val="21"/>
              </w:rPr>
              <w:t>，若屆時</w:t>
            </w:r>
            <w:r w:rsidRPr="008958B5">
              <w:rPr>
                <w:rFonts w:ascii="Times New Roman" w:eastAsia="標楷體" w:hAnsi="Times New Roman" w:cs="Times New Roman" w:hint="eastAsia"/>
                <w:color w:val="000000"/>
                <w:kern w:val="0"/>
                <w:sz w:val="21"/>
                <w:szCs w:val="21"/>
              </w:rPr>
              <w:t>仍</w:t>
            </w:r>
            <w:proofErr w:type="gramStart"/>
            <w:r w:rsidRPr="008958B5">
              <w:rPr>
                <w:rFonts w:ascii="Times New Roman" w:eastAsia="標楷體" w:hAnsi="Times New Roman" w:cs="Times New Roman" w:hint="eastAsia"/>
                <w:color w:val="000000"/>
                <w:kern w:val="0"/>
                <w:sz w:val="21"/>
                <w:szCs w:val="21"/>
              </w:rPr>
              <w:t>停徵者</w:t>
            </w:r>
            <w:proofErr w:type="gramEnd"/>
            <w:r w:rsidRPr="008958B5">
              <w:rPr>
                <w:rFonts w:ascii="Times New Roman" w:eastAsia="標楷體" w:hAnsi="Times New Roman" w:cs="Times New Roman" w:hint="eastAsia"/>
                <w:color w:val="000000"/>
                <w:kern w:val="0"/>
                <w:sz w:val="21"/>
                <w:szCs w:val="21"/>
              </w:rPr>
              <w:t>，則毋須收取</w:t>
            </w:r>
            <w:r w:rsidRPr="008958B5">
              <w:rPr>
                <w:rFonts w:ascii="標楷體" w:eastAsia="標楷體" w:hAnsi="標楷體" w:cs="Times New Roman" w:hint="eastAsia"/>
                <w:color w:val="000000"/>
                <w:kern w:val="0"/>
                <w:sz w:val="21"/>
                <w:szCs w:val="21"/>
              </w:rPr>
              <w:t>。</w:t>
            </w:r>
          </w:p>
          <w:p w14:paraId="7398AC6C" w14:textId="13D46198" w:rsidR="00E8424E" w:rsidRPr="008958B5" w:rsidRDefault="00E8424E" w:rsidP="00E8424E">
            <w:pPr>
              <w:widowControl/>
              <w:spacing w:line="300" w:lineRule="exact"/>
              <w:ind w:leftChars="17" w:left="41" w:rightChars="28" w:right="67"/>
              <w:rPr>
                <w:rFonts w:ascii="Times New Roman" w:eastAsia="標楷體" w:hAnsi="Times New Roman" w:cs="Times New Roman"/>
                <w:color w:val="000000"/>
                <w:kern w:val="0"/>
                <w:sz w:val="21"/>
                <w:szCs w:val="21"/>
              </w:rPr>
            </w:pPr>
            <w:r w:rsidRPr="008958B5">
              <w:rPr>
                <w:rFonts w:ascii="Times New Roman" w:eastAsia="標楷體" w:hAnsi="Times New Roman" w:cs="Times New Roman"/>
                <w:color w:val="000000"/>
                <w:kern w:val="0"/>
                <w:sz w:val="21"/>
                <w:szCs w:val="21"/>
              </w:rPr>
              <w:t>1.</w:t>
            </w:r>
            <w:r w:rsidRPr="008958B5">
              <w:rPr>
                <w:rFonts w:ascii="Times New Roman" w:eastAsia="標楷體" w:hAnsi="Times New Roman" w:cs="Times New Roman" w:hint="eastAsia"/>
                <w:color w:val="000000"/>
                <w:kern w:val="0"/>
                <w:sz w:val="21"/>
                <w:szCs w:val="21"/>
              </w:rPr>
              <w:t>若</w:t>
            </w:r>
            <w:proofErr w:type="gramStart"/>
            <w:r w:rsidRPr="008958B5">
              <w:rPr>
                <w:rFonts w:ascii="Times New Roman" w:eastAsia="標楷體" w:hAnsi="Times New Roman" w:cs="Times New Roman" w:hint="eastAsia"/>
                <w:color w:val="000000"/>
                <w:kern w:val="0"/>
                <w:sz w:val="21"/>
                <w:szCs w:val="21"/>
              </w:rPr>
              <w:t>採</w:t>
            </w:r>
            <w:commentRangeStart w:id="9"/>
            <w:commentRangeStart w:id="10"/>
            <w:commentRangeStart w:id="11"/>
            <w:proofErr w:type="gramEnd"/>
            <w:r w:rsidRPr="008958B5">
              <w:rPr>
                <w:rFonts w:ascii="Times New Roman" w:eastAsia="標楷體" w:hAnsi="Times New Roman" w:cs="Times New Roman" w:hint="eastAsia"/>
                <w:color w:val="000000"/>
                <w:kern w:val="0"/>
                <w:sz w:val="21"/>
                <w:szCs w:val="21"/>
              </w:rPr>
              <w:t>現金結算，於發生</w:t>
            </w:r>
            <w:r w:rsidRPr="008958B5">
              <w:rPr>
                <w:rFonts w:ascii="Times New Roman" w:eastAsia="標楷體" w:hAnsi="Times New Roman" w:cs="Times New Roman" w:hint="eastAsia"/>
                <w:snapToGrid w:val="0"/>
                <w:sz w:val="21"/>
                <w:szCs w:val="21"/>
              </w:rPr>
              <w:t>觸發事件、特殊事件</w:t>
            </w:r>
            <w:ins w:id="12" w:author="林心羽" w:date="2024-07-08T11:40:00Z">
              <w:r w:rsidR="0075544C">
                <w:rPr>
                  <w:rFonts w:ascii="Times New Roman" w:eastAsia="標楷體" w:hAnsi="Times New Roman" w:cs="Times New Roman" w:hint="eastAsia"/>
                  <w:snapToGrid w:val="0"/>
                  <w:sz w:val="21"/>
                  <w:szCs w:val="21"/>
                </w:rPr>
                <w:t>或</w:t>
              </w:r>
              <w:r w:rsidR="0075544C" w:rsidRPr="00BB7D72">
                <w:rPr>
                  <w:rFonts w:ascii="Times New Roman" w:eastAsia="標楷體" w:hAnsi="Times New Roman" w:cs="Times New Roman" w:hint="eastAsia"/>
                  <w:snapToGrid w:val="0"/>
                  <w:color w:val="7030A0"/>
                  <w:sz w:val="21"/>
                  <w:szCs w:val="21"/>
                </w:rPr>
                <w:t>交易人執行提前終止時</w:t>
              </w:r>
            </w:ins>
            <w:ins w:id="13" w:author="陳迎秋" w:date="2024-06-27T09:43:00Z">
              <w:del w:id="14" w:author="林心羽" w:date="2024-07-08T11:40:00Z">
                <w:r w:rsidR="002763BA" w:rsidDel="0075544C">
                  <w:rPr>
                    <w:rFonts w:ascii="Times New Roman" w:eastAsia="標楷體" w:hAnsi="Times New Roman" w:cs="Times New Roman" w:hint="eastAsia"/>
                    <w:snapToGrid w:val="0"/>
                    <w:sz w:val="21"/>
                    <w:szCs w:val="21"/>
                  </w:rPr>
                  <w:delText>、發行機構提前贖回</w:delText>
                </w:r>
              </w:del>
            </w:ins>
            <w:commentRangeEnd w:id="9"/>
            <w:ins w:id="15" w:author="陳迎秋" w:date="2024-06-27T09:46:00Z">
              <w:del w:id="16" w:author="林心羽" w:date="2024-07-08T11:40:00Z">
                <w:r w:rsidR="002763BA" w:rsidDel="0075544C">
                  <w:rPr>
                    <w:rStyle w:val="ac"/>
                  </w:rPr>
                  <w:commentReference w:id="9"/>
                </w:r>
              </w:del>
            </w:ins>
            <w:commentRangeEnd w:id="10"/>
            <w:r w:rsidR="0075544C">
              <w:rPr>
                <w:rStyle w:val="ac"/>
              </w:rPr>
              <w:commentReference w:id="10"/>
            </w:r>
            <w:commentRangeEnd w:id="11"/>
            <w:r w:rsidR="00AC34D9">
              <w:rPr>
                <w:rStyle w:val="ac"/>
              </w:rPr>
              <w:commentReference w:id="11"/>
            </w:r>
            <w:del w:id="17" w:author="林心羽" w:date="2024-07-08T11:40:00Z">
              <w:r w:rsidRPr="008958B5" w:rsidDel="0075544C">
                <w:rPr>
                  <w:rFonts w:ascii="Times New Roman" w:eastAsia="標楷體" w:hAnsi="Times New Roman" w:cs="Times New Roman" w:hint="eastAsia"/>
                  <w:snapToGrid w:val="0"/>
                  <w:sz w:val="21"/>
                  <w:szCs w:val="21"/>
                </w:rPr>
                <w:delText>或本商品到期</w:delText>
              </w:r>
            </w:del>
            <w:r w:rsidRPr="008958B5">
              <w:rPr>
                <w:rFonts w:ascii="Times New Roman" w:eastAsia="標楷體" w:hAnsi="Times New Roman" w:cs="Times New Roman" w:hint="eastAsia"/>
                <w:snapToGrid w:val="0"/>
                <w:sz w:val="21"/>
                <w:szCs w:val="21"/>
              </w:rPr>
              <w:t>須依約定結算，則</w:t>
            </w:r>
            <w:r w:rsidRPr="008958B5">
              <w:rPr>
                <w:rFonts w:ascii="Times New Roman" w:eastAsia="標楷體" w:hAnsi="Times New Roman" w:cs="Times New Roman" w:hint="eastAsia"/>
                <w:color w:val="000000"/>
                <w:kern w:val="0"/>
                <w:sz w:val="21"/>
                <w:szCs w:val="21"/>
              </w:rPr>
              <w:t>結算手續費</w:t>
            </w:r>
            <w:r w:rsidRPr="008958B5">
              <w:rPr>
                <w:rFonts w:ascii="Times New Roman" w:eastAsia="標楷體" w:hAnsi="Times New Roman" w:cs="Times New Roman"/>
                <w:color w:val="000000"/>
                <w:kern w:val="0"/>
                <w:sz w:val="21"/>
                <w:szCs w:val="21"/>
              </w:rPr>
              <w:t>(D1)</w:t>
            </w:r>
            <w:r w:rsidRPr="008958B5">
              <w:rPr>
                <w:rFonts w:ascii="Times New Roman" w:eastAsia="標楷體" w:hAnsi="Times New Roman" w:cs="Times New Roman" w:hint="eastAsia"/>
                <w:color w:val="000000"/>
                <w:kern w:val="0"/>
                <w:sz w:val="21"/>
                <w:szCs w:val="21"/>
              </w:rPr>
              <w:t>：</w:t>
            </w:r>
          </w:p>
          <w:p w14:paraId="431B9CC0" w14:textId="77777777" w:rsidR="00E8424E" w:rsidRPr="008958B5" w:rsidRDefault="00E8424E" w:rsidP="00E8424E">
            <w:pPr>
              <w:widowControl/>
              <w:spacing w:line="600" w:lineRule="exact"/>
              <w:ind w:rightChars="28" w:right="67" w:firstLine="180"/>
              <w:rPr>
                <w:rFonts w:ascii="Times New Roman" w:eastAsia="標楷體" w:hAnsi="Times New Roman" w:cs="Times New Roman"/>
                <w:color w:val="000000" w:themeColor="text1"/>
                <w:kern w:val="0"/>
                <w:sz w:val="18"/>
                <w:szCs w:val="18"/>
                <w:shd w:val="pct15" w:color="auto" w:fill="FFFFFF"/>
              </w:rPr>
            </w:pPr>
            <w:proofErr w:type="gramStart"/>
            <w:r w:rsidRPr="008958B5">
              <w:rPr>
                <w:rFonts w:ascii="Times New Roman" w:eastAsia="標楷體" w:hAnsi="Times New Roman" w:cs="Times New Roman" w:hint="eastAsia"/>
                <w:color w:val="000000"/>
                <w:kern w:val="0"/>
                <w:sz w:val="18"/>
                <w:szCs w:val="18"/>
                <w:shd w:val="pct15" w:color="auto" w:fill="FFFFFF"/>
              </w:rPr>
              <w:t>採</w:t>
            </w:r>
            <w:proofErr w:type="gramEnd"/>
            <w:r w:rsidRPr="008958B5">
              <w:rPr>
                <w:rFonts w:ascii="Times New Roman" w:eastAsia="標楷體" w:hAnsi="Times New Roman" w:cs="Times New Roman" w:hint="eastAsia"/>
                <w:color w:val="000000"/>
                <w:kern w:val="0"/>
                <w:sz w:val="18"/>
                <w:szCs w:val="18"/>
                <w:shd w:val="pct15" w:color="auto" w:fill="FFFFFF"/>
              </w:rPr>
              <w:t>現金結算之連結標的期末價格</w:t>
            </w:r>
            <m:oMath>
              <m:sSub>
                <m:sSubPr>
                  <m:ctrlPr>
                    <w:rPr>
                      <w:rFonts w:ascii="Cambria Math" w:eastAsia="標楷體" w:hAnsi="Cambria Math" w:cs="Times New Roman"/>
                      <w:color w:val="000000"/>
                      <w:sz w:val="18"/>
                      <w:shd w:val="pct15" w:color="auto" w:fill="FFFFFF"/>
                    </w:rPr>
                  </m:ctrlPr>
                </m:sSubPr>
                <m:e>
                  <m:r>
                    <w:rPr>
                      <w:rFonts w:ascii="Cambria Math" w:eastAsia="標楷體" w:hAnsi="Cambria Math" w:cs="Times New Roman"/>
                      <w:color w:val="000000"/>
                      <w:kern w:val="0"/>
                      <w:sz w:val="18"/>
                      <w:szCs w:val="18"/>
                      <w:shd w:val="pct15" w:color="auto" w:fill="FFFFFF"/>
                    </w:rPr>
                    <m:t>S</m:t>
                  </m:r>
                </m:e>
                <m:sub>
                  <m:r>
                    <m:rPr>
                      <m:sty m:val="p"/>
                    </m:rPr>
                    <w:rPr>
                      <w:rFonts w:ascii="Cambria Math" w:eastAsia="標楷體" w:hAnsi="Cambria Math" w:cs="Times New Roman"/>
                      <w:color w:val="000000"/>
                      <w:kern w:val="0"/>
                      <w:sz w:val="18"/>
                      <w:szCs w:val="18"/>
                      <w:shd w:val="pct15" w:color="auto" w:fill="FFFFFF"/>
                    </w:rPr>
                    <m:t>1</m:t>
                  </m:r>
                </m:sub>
              </m:sSub>
              <m:r>
                <m:rPr>
                  <m:sty m:val="p"/>
                </m:rPr>
                <w:rPr>
                  <w:rFonts w:ascii="Cambria Math" w:eastAsia="標楷體" w:hAnsi="Cambria Math" w:cs="Times New Roman"/>
                  <w:color w:val="000000" w:themeColor="text1"/>
                  <w:kern w:val="0"/>
                  <w:sz w:val="18"/>
                  <w:szCs w:val="18"/>
                </w:rPr>
                <m:t xml:space="preserve"> </m:t>
              </m:r>
              <m:r>
                <m:rPr>
                  <m:sty m:val="p"/>
                </m:rPr>
                <w:rPr>
                  <w:rFonts w:ascii="Cambria Math" w:eastAsia="標楷體" w:hAnsi="Cambria Math" w:cs="Times New Roman" w:hint="eastAsia"/>
                  <w:color w:val="000000" w:themeColor="text1"/>
                  <w:kern w:val="0"/>
                  <w:sz w:val="18"/>
                  <w:szCs w:val="18"/>
                  <w:shd w:val="pct15" w:color="auto" w:fill="FFFFFF"/>
                </w:rPr>
                <m:t>×剩餘表彰可結算張數×</m:t>
              </m:r>
              <m:f>
                <m:fPr>
                  <m:ctrlPr>
                    <w:rPr>
                      <w:rFonts w:ascii="Cambria Math" w:eastAsia="標楷體" w:hAnsi="Cambria Math" w:cs="Times New Roman"/>
                      <w:color w:val="000000" w:themeColor="text1"/>
                      <w:sz w:val="18"/>
                      <w:shd w:val="pct15" w:color="auto" w:fill="FFFFFF"/>
                    </w:rPr>
                  </m:ctrlPr>
                </m:fPr>
                <m:num>
                  <m:r>
                    <m:rPr>
                      <m:sty m:val="p"/>
                    </m:rPr>
                    <w:rPr>
                      <w:rFonts w:ascii="Cambria Math" w:eastAsia="標楷體" w:hAnsi="Cambria Math" w:cs="Times New Roman" w:hint="eastAsia"/>
                      <w:color w:val="000000" w:themeColor="text1"/>
                      <w:kern w:val="0"/>
                      <w:sz w:val="18"/>
                      <w:szCs w:val="18"/>
                      <w:shd w:val="pct15" w:color="auto" w:fill="FFFFFF"/>
                    </w:rPr>
                    <m:t>連結標的每張面額</m:t>
                  </m:r>
                </m:num>
                <m:den>
                  <m:r>
                    <m:rPr>
                      <m:sty m:val="p"/>
                    </m:rPr>
                    <w:rPr>
                      <w:rFonts w:ascii="Cambria Math" w:eastAsia="標楷體" w:hAnsi="Cambria Math" w:cs="Times New Roman"/>
                      <w:color w:val="000000" w:themeColor="text1"/>
                      <w:kern w:val="0"/>
                      <w:sz w:val="18"/>
                      <w:szCs w:val="18"/>
                      <w:shd w:val="pct15" w:color="auto" w:fill="FFFFFF"/>
                    </w:rPr>
                    <m:t>100</m:t>
                  </m:r>
                </m:den>
              </m:f>
            </m:oMath>
          </w:p>
          <w:p w14:paraId="155952C9" w14:textId="77777777" w:rsidR="00E8424E" w:rsidRPr="008958B5" w:rsidRDefault="00E8424E" w:rsidP="00E8424E">
            <w:pPr>
              <w:widowControl/>
              <w:ind w:leftChars="-20" w:left="179" w:rightChars="28" w:right="67" w:hanging="227"/>
              <w:rPr>
                <w:rFonts w:ascii="Times New Roman" w:eastAsia="標楷體" w:hAnsi="Times New Roman" w:cs="Times New Roman"/>
                <w:color w:val="000000" w:themeColor="text1"/>
                <w:kern w:val="0"/>
                <w:sz w:val="18"/>
                <w:szCs w:val="18"/>
                <w:shd w:val="pct15" w:color="auto" w:fill="FFFFFF"/>
              </w:rPr>
            </w:pPr>
            <m:oMath>
              <m:r>
                <m:rPr>
                  <m:sty m:val="p"/>
                </m:rPr>
                <w:rPr>
                  <w:rFonts w:ascii="Cambria Math" w:eastAsia="標楷體" w:hAnsi="Cambria Math" w:cs="Times New Roman" w:hint="eastAsia"/>
                  <w:color w:val="000000" w:themeColor="text1"/>
                  <w:kern w:val="0"/>
                  <w:sz w:val="18"/>
                  <w:szCs w:val="18"/>
                  <w:shd w:val="pct15" w:color="auto" w:fill="FFFFFF"/>
                </w:rPr>
                <m:t>×結算時之證券交易稅稅率</m:t>
              </m:r>
              <m:d>
                <m:dPr>
                  <m:ctrlPr>
                    <w:rPr>
                      <w:rFonts w:ascii="Cambria Math" w:eastAsia="標楷體" w:hAnsi="Cambria Math" w:cs="Times New Roman"/>
                      <w:color w:val="000000" w:themeColor="text1"/>
                      <w:sz w:val="18"/>
                      <w:shd w:val="pct15" w:color="auto" w:fill="FFFFFF"/>
                    </w:rPr>
                  </m:ctrlPr>
                </m:dPr>
                <m:e>
                  <m:r>
                    <m:rPr>
                      <m:sty m:val="p"/>
                    </m:rPr>
                    <w:rPr>
                      <w:rFonts w:ascii="Cambria Math" w:eastAsia="標楷體" w:hAnsi="Cambria Math" w:cs="Times New Roman" w:hint="eastAsia"/>
                      <w:color w:val="000000" w:themeColor="text1"/>
                      <w:kern w:val="0"/>
                      <w:sz w:val="18"/>
                      <w:szCs w:val="18"/>
                      <w:shd w:val="pct15" w:color="auto" w:fill="FFFFFF"/>
                    </w:rPr>
                    <m:t>若有</m:t>
                  </m:r>
                </m:e>
              </m:d>
            </m:oMath>
            <w:r w:rsidRPr="008958B5">
              <w:rPr>
                <w:rFonts w:ascii="Times New Roman" w:eastAsia="標楷體" w:hAnsi="Times New Roman" w:cs="Times New Roman"/>
                <w:color w:val="000000" w:themeColor="text1"/>
                <w:kern w:val="0"/>
                <w:sz w:val="18"/>
                <w:szCs w:val="18"/>
                <w:shd w:val="pct15" w:color="auto" w:fill="FFFFFF"/>
              </w:rPr>
              <w:t xml:space="preserve"> + (5% </w:t>
            </w:r>
            <m:oMath>
              <m:r>
                <m:rPr>
                  <m:sty m:val="p"/>
                </m:rPr>
                <w:rPr>
                  <w:rFonts w:ascii="Cambria Math" w:eastAsia="標楷體" w:hAnsi="Cambria Math" w:cs="Times New Roman" w:hint="eastAsia"/>
                  <w:color w:val="000000" w:themeColor="text1"/>
                  <w:kern w:val="0"/>
                  <w:sz w:val="18"/>
                  <w:szCs w:val="18"/>
                  <w:shd w:val="pct15" w:color="auto" w:fill="FFFFFF"/>
                </w:rPr>
                <m:t>×原始契約名目本金</m:t>
              </m:r>
            </m:oMath>
            <w:r w:rsidRPr="008958B5">
              <w:rPr>
                <w:rFonts w:ascii="Times New Roman" w:eastAsia="標楷體" w:hAnsi="Times New Roman" w:cs="Times New Roman"/>
                <w:color w:val="000000" w:themeColor="text1"/>
                <w:kern w:val="0"/>
                <w:sz w:val="18"/>
                <w:szCs w:val="18"/>
                <w:shd w:val="pct15" w:color="auto" w:fill="FFFFFF"/>
              </w:rPr>
              <w:t>)</w:t>
            </w:r>
          </w:p>
          <w:p w14:paraId="1EC9A51D" w14:textId="6A1E6048" w:rsidR="00E8424E" w:rsidRPr="008958B5" w:rsidRDefault="00E8424E" w:rsidP="00E8424E">
            <w:pPr>
              <w:widowControl/>
              <w:spacing w:line="300" w:lineRule="exact"/>
              <w:ind w:leftChars="17" w:left="41" w:rightChars="28" w:right="67"/>
              <w:rPr>
                <w:rFonts w:ascii="Times New Roman" w:eastAsia="標楷體" w:hAnsi="Times New Roman" w:cs="Times New Roman"/>
                <w:color w:val="000000"/>
                <w:kern w:val="0"/>
                <w:sz w:val="21"/>
                <w:szCs w:val="21"/>
              </w:rPr>
            </w:pPr>
            <w:r w:rsidRPr="008958B5">
              <w:rPr>
                <w:rFonts w:ascii="Times New Roman" w:eastAsia="標楷體" w:hAnsi="Times New Roman" w:cs="Times New Roman"/>
                <w:color w:val="000000"/>
                <w:kern w:val="0"/>
                <w:sz w:val="21"/>
                <w:szCs w:val="21"/>
              </w:rPr>
              <w:t>2.</w:t>
            </w:r>
            <w:r w:rsidRPr="008958B5">
              <w:rPr>
                <w:rFonts w:ascii="Times New Roman" w:eastAsia="標楷體" w:hAnsi="Times New Roman" w:cs="Times New Roman" w:hint="eastAsia"/>
                <w:color w:val="000000"/>
                <w:kern w:val="0"/>
                <w:sz w:val="21"/>
                <w:szCs w:val="21"/>
              </w:rPr>
              <w:t>若</w:t>
            </w:r>
            <w:proofErr w:type="gramStart"/>
            <w:r w:rsidRPr="008958B5">
              <w:rPr>
                <w:rFonts w:ascii="Times New Roman" w:eastAsia="標楷體" w:hAnsi="Times New Roman" w:cs="Times New Roman" w:hint="eastAsia"/>
                <w:color w:val="000000"/>
                <w:kern w:val="0"/>
                <w:sz w:val="21"/>
                <w:szCs w:val="21"/>
              </w:rPr>
              <w:t>採</w:t>
            </w:r>
            <w:proofErr w:type="gramEnd"/>
            <w:r w:rsidRPr="008958B5">
              <w:rPr>
                <w:rFonts w:ascii="Times New Roman" w:eastAsia="標楷體" w:hAnsi="Times New Roman" w:cs="Times New Roman" w:hint="eastAsia"/>
                <w:color w:val="000000"/>
                <w:kern w:val="0"/>
                <w:sz w:val="21"/>
                <w:szCs w:val="21"/>
              </w:rPr>
              <w:t>現金結算，於發生</w:t>
            </w:r>
            <w:commentRangeStart w:id="18"/>
            <w:ins w:id="19" w:author="林心羽" w:date="2024-07-08T11:44:00Z">
              <w:r w:rsidR="0075544C" w:rsidRPr="00C64F53">
                <w:rPr>
                  <w:rFonts w:ascii="Times New Roman" w:eastAsia="標楷體" w:hAnsi="Times New Roman" w:cs="Times New Roman" w:hint="eastAsia"/>
                  <w:snapToGrid w:val="0"/>
                  <w:color w:val="7030A0"/>
                  <w:sz w:val="21"/>
                  <w:szCs w:val="21"/>
                </w:rPr>
                <w:t>發行機構提前贖回</w:t>
              </w:r>
              <w:commentRangeEnd w:id="18"/>
              <w:r w:rsidR="0075544C" w:rsidRPr="00C64F53">
                <w:rPr>
                  <w:rStyle w:val="ac"/>
                  <w:rFonts w:ascii="Times New Roman" w:eastAsia="新細明體" w:hAnsi="Times New Roman" w:cs="Times New Roman"/>
                  <w:color w:val="7030A0"/>
                </w:rPr>
                <w:commentReference w:id="18"/>
              </w:r>
              <w:r w:rsidR="0075544C">
                <w:rPr>
                  <w:rFonts w:ascii="Times New Roman" w:eastAsia="標楷體" w:hAnsi="Times New Roman" w:cs="Times New Roman" w:hint="eastAsia"/>
                  <w:snapToGrid w:val="0"/>
                  <w:color w:val="7030A0"/>
                  <w:sz w:val="21"/>
                  <w:szCs w:val="21"/>
                </w:rPr>
                <w:t>或</w:t>
              </w:r>
              <w:r w:rsidR="0075544C" w:rsidRPr="00BB7D72">
                <w:rPr>
                  <w:rFonts w:ascii="Times New Roman" w:eastAsia="標楷體" w:hAnsi="Times New Roman" w:cs="Times New Roman" w:hint="eastAsia"/>
                  <w:color w:val="7030A0"/>
                  <w:kern w:val="0"/>
                  <w:sz w:val="21"/>
                  <w:szCs w:val="21"/>
                </w:rPr>
                <w:t>本商品到期</w:t>
              </w:r>
            </w:ins>
            <w:del w:id="20" w:author="林心羽" w:date="2024-07-08T11:44:00Z">
              <w:r w:rsidRPr="008958B5" w:rsidDel="0075544C">
                <w:rPr>
                  <w:rFonts w:ascii="Times New Roman" w:eastAsia="標楷體" w:hAnsi="Times New Roman" w:cs="Times New Roman" w:hint="eastAsia"/>
                  <w:snapToGrid w:val="0"/>
                  <w:sz w:val="21"/>
                  <w:szCs w:val="21"/>
                </w:rPr>
                <w:delText>交易人執行提前終止</w:delText>
              </w:r>
            </w:del>
            <w:r w:rsidRPr="008958B5">
              <w:rPr>
                <w:rFonts w:ascii="Times New Roman" w:eastAsia="標楷體" w:hAnsi="Times New Roman" w:cs="Times New Roman" w:hint="eastAsia"/>
                <w:snapToGrid w:val="0"/>
                <w:sz w:val="21"/>
                <w:szCs w:val="21"/>
              </w:rPr>
              <w:t>時，則</w:t>
            </w:r>
            <w:r w:rsidRPr="008958B5">
              <w:rPr>
                <w:rFonts w:ascii="Times New Roman" w:eastAsia="標楷體" w:hAnsi="Times New Roman" w:cs="Times New Roman" w:hint="eastAsia"/>
                <w:color w:val="000000"/>
                <w:kern w:val="0"/>
                <w:sz w:val="21"/>
                <w:szCs w:val="21"/>
              </w:rPr>
              <w:t>結算手續費</w:t>
            </w:r>
            <w:r w:rsidRPr="008958B5">
              <w:rPr>
                <w:rFonts w:ascii="Times New Roman" w:eastAsia="標楷體" w:hAnsi="Times New Roman" w:cs="Times New Roman"/>
                <w:color w:val="000000"/>
                <w:kern w:val="0"/>
                <w:sz w:val="21"/>
                <w:szCs w:val="21"/>
              </w:rPr>
              <w:t>(D2)</w:t>
            </w:r>
            <w:r w:rsidRPr="008958B5">
              <w:rPr>
                <w:rFonts w:ascii="Times New Roman" w:eastAsia="標楷體" w:hAnsi="Times New Roman" w:cs="Times New Roman" w:hint="eastAsia"/>
                <w:color w:val="000000"/>
                <w:kern w:val="0"/>
                <w:sz w:val="21"/>
                <w:szCs w:val="21"/>
              </w:rPr>
              <w:t>：</w:t>
            </w:r>
          </w:p>
          <w:p w14:paraId="38D016F0" w14:textId="77777777" w:rsidR="00E8424E" w:rsidRPr="008958B5" w:rsidRDefault="00E8424E" w:rsidP="00E8424E">
            <w:pPr>
              <w:widowControl/>
              <w:spacing w:line="600" w:lineRule="exact"/>
              <w:ind w:rightChars="28" w:right="67" w:firstLine="180"/>
              <w:rPr>
                <w:rFonts w:ascii="Times New Roman" w:eastAsia="標楷體" w:hAnsi="Times New Roman" w:cs="Times New Roman"/>
                <w:color w:val="000000" w:themeColor="text1"/>
                <w:kern w:val="0"/>
                <w:sz w:val="18"/>
                <w:szCs w:val="18"/>
                <w:shd w:val="pct15" w:color="auto" w:fill="FFFFFF"/>
              </w:rPr>
            </w:pPr>
            <w:proofErr w:type="gramStart"/>
            <w:r w:rsidRPr="008958B5">
              <w:rPr>
                <w:rFonts w:ascii="Times New Roman" w:eastAsia="標楷體" w:hAnsi="Times New Roman" w:cs="Times New Roman" w:hint="eastAsia"/>
                <w:color w:val="000000"/>
                <w:kern w:val="0"/>
                <w:sz w:val="18"/>
                <w:szCs w:val="18"/>
                <w:shd w:val="pct15" w:color="auto" w:fill="FFFFFF"/>
              </w:rPr>
              <w:t>採</w:t>
            </w:r>
            <w:proofErr w:type="gramEnd"/>
            <w:r w:rsidRPr="008958B5">
              <w:rPr>
                <w:rFonts w:ascii="Times New Roman" w:eastAsia="標楷體" w:hAnsi="Times New Roman" w:cs="Times New Roman" w:hint="eastAsia"/>
                <w:color w:val="000000"/>
                <w:kern w:val="0"/>
                <w:sz w:val="18"/>
                <w:szCs w:val="18"/>
                <w:shd w:val="pct15" w:color="auto" w:fill="FFFFFF"/>
              </w:rPr>
              <w:t>現金結算之連結標的期末價格</w:t>
            </w:r>
            <m:oMath>
              <m:sSub>
                <m:sSubPr>
                  <m:ctrlPr>
                    <w:rPr>
                      <w:rFonts w:ascii="Cambria Math" w:eastAsia="標楷體" w:hAnsi="Cambria Math" w:cs="Times New Roman"/>
                      <w:color w:val="000000"/>
                      <w:sz w:val="18"/>
                      <w:shd w:val="pct15" w:color="auto" w:fill="FFFFFF"/>
                    </w:rPr>
                  </m:ctrlPr>
                </m:sSubPr>
                <m:e>
                  <m:r>
                    <w:rPr>
                      <w:rFonts w:ascii="Cambria Math" w:eastAsia="標楷體" w:hAnsi="Cambria Math" w:cs="Times New Roman"/>
                      <w:color w:val="000000"/>
                      <w:kern w:val="0"/>
                      <w:sz w:val="18"/>
                      <w:szCs w:val="18"/>
                      <w:shd w:val="pct15" w:color="auto" w:fill="FFFFFF"/>
                    </w:rPr>
                    <m:t>S</m:t>
                  </m:r>
                </m:e>
                <m:sub>
                  <m:r>
                    <m:rPr>
                      <m:sty m:val="p"/>
                    </m:rPr>
                    <w:rPr>
                      <w:rFonts w:ascii="Cambria Math" w:eastAsia="標楷體" w:hAnsi="Cambria Math" w:cs="Times New Roman"/>
                      <w:color w:val="000000"/>
                      <w:kern w:val="0"/>
                      <w:sz w:val="18"/>
                      <w:szCs w:val="18"/>
                      <w:shd w:val="pct15" w:color="auto" w:fill="FFFFFF"/>
                    </w:rPr>
                    <m:t>1</m:t>
                  </m:r>
                </m:sub>
              </m:sSub>
              <m:r>
                <m:rPr>
                  <m:sty m:val="p"/>
                </m:rPr>
                <w:rPr>
                  <w:rFonts w:ascii="Cambria Math" w:eastAsia="標楷體" w:hAnsi="Cambria Math" w:cs="Times New Roman"/>
                  <w:color w:val="000000" w:themeColor="text1"/>
                  <w:kern w:val="0"/>
                  <w:sz w:val="18"/>
                  <w:szCs w:val="18"/>
                </w:rPr>
                <m:t xml:space="preserve"> </m:t>
              </m:r>
              <m:r>
                <m:rPr>
                  <m:sty m:val="p"/>
                </m:rPr>
                <w:rPr>
                  <w:rFonts w:ascii="Cambria Math" w:eastAsia="標楷體" w:hAnsi="Cambria Math" w:cs="Times New Roman" w:hint="eastAsia"/>
                  <w:color w:val="000000" w:themeColor="text1"/>
                  <w:kern w:val="0"/>
                  <w:sz w:val="18"/>
                  <w:szCs w:val="18"/>
                  <w:shd w:val="pct15" w:color="auto" w:fill="FFFFFF"/>
                </w:rPr>
                <m:t>×提前終止表彰可結算張數×</m:t>
              </m:r>
              <m:f>
                <m:fPr>
                  <m:ctrlPr>
                    <w:rPr>
                      <w:rFonts w:ascii="Cambria Math" w:eastAsia="標楷體" w:hAnsi="Cambria Math" w:cs="Times New Roman"/>
                      <w:color w:val="000000" w:themeColor="text1"/>
                      <w:sz w:val="18"/>
                      <w:shd w:val="pct15" w:color="auto" w:fill="FFFFFF"/>
                    </w:rPr>
                  </m:ctrlPr>
                </m:fPr>
                <m:num>
                  <m:r>
                    <m:rPr>
                      <m:sty m:val="p"/>
                    </m:rPr>
                    <w:rPr>
                      <w:rFonts w:ascii="Cambria Math" w:eastAsia="標楷體" w:hAnsi="Cambria Math" w:cs="Times New Roman" w:hint="eastAsia"/>
                      <w:color w:val="000000" w:themeColor="text1"/>
                      <w:kern w:val="0"/>
                      <w:sz w:val="18"/>
                      <w:szCs w:val="18"/>
                      <w:shd w:val="pct15" w:color="auto" w:fill="FFFFFF"/>
                    </w:rPr>
                    <m:t>連結標的每張面額</m:t>
                  </m:r>
                </m:num>
                <m:den>
                  <m:r>
                    <m:rPr>
                      <m:sty m:val="p"/>
                    </m:rPr>
                    <w:rPr>
                      <w:rFonts w:ascii="Cambria Math" w:eastAsia="標楷體" w:hAnsi="Cambria Math" w:cs="Times New Roman"/>
                      <w:color w:val="000000" w:themeColor="text1"/>
                      <w:kern w:val="0"/>
                      <w:sz w:val="18"/>
                      <w:szCs w:val="18"/>
                      <w:shd w:val="pct15" w:color="auto" w:fill="FFFFFF"/>
                    </w:rPr>
                    <m:t>100</m:t>
                  </m:r>
                </m:den>
              </m:f>
            </m:oMath>
          </w:p>
          <w:p w14:paraId="220CC104" w14:textId="3F3C3D14" w:rsidR="00E8424E" w:rsidRPr="008958B5" w:rsidRDefault="00E8424E" w:rsidP="00E8424E">
            <w:pPr>
              <w:widowControl/>
              <w:ind w:leftChars="-20" w:left="179" w:rightChars="28" w:right="67" w:hanging="227"/>
              <w:rPr>
                <w:rFonts w:ascii="Times New Roman" w:eastAsia="標楷體" w:hAnsi="Times New Roman" w:cs="Times New Roman"/>
                <w:color w:val="000000" w:themeColor="text1"/>
                <w:kern w:val="0"/>
                <w:sz w:val="18"/>
                <w:szCs w:val="18"/>
                <w:shd w:val="pct15" w:color="auto" w:fill="FFFFFF"/>
              </w:rPr>
            </w:pPr>
            <m:oMath>
              <m:r>
                <m:rPr>
                  <m:sty m:val="p"/>
                </m:rPr>
                <w:rPr>
                  <w:rFonts w:ascii="Cambria Math" w:eastAsia="標楷體" w:hAnsi="Cambria Math" w:cs="Times New Roman" w:hint="eastAsia"/>
                  <w:color w:val="000000" w:themeColor="text1"/>
                  <w:kern w:val="0"/>
                  <w:sz w:val="18"/>
                  <w:szCs w:val="18"/>
                  <w:shd w:val="pct15" w:color="auto" w:fill="FFFFFF"/>
                </w:rPr>
                <m:t>×結算時之證券交易稅稅率</m:t>
              </m:r>
              <m:d>
                <m:dPr>
                  <m:ctrlPr>
                    <w:rPr>
                      <w:rFonts w:ascii="Cambria Math" w:eastAsia="標楷體" w:hAnsi="Cambria Math" w:cs="Times New Roman"/>
                      <w:color w:val="000000" w:themeColor="text1"/>
                      <w:sz w:val="18"/>
                      <w:shd w:val="pct15" w:color="auto" w:fill="FFFFFF"/>
                    </w:rPr>
                  </m:ctrlPr>
                </m:dPr>
                <m:e>
                  <m:r>
                    <m:rPr>
                      <m:sty m:val="p"/>
                    </m:rPr>
                    <w:rPr>
                      <w:rFonts w:ascii="Cambria Math" w:eastAsia="標楷體" w:hAnsi="Cambria Math" w:cs="Times New Roman" w:hint="eastAsia"/>
                      <w:color w:val="000000" w:themeColor="text1"/>
                      <w:kern w:val="0"/>
                      <w:sz w:val="18"/>
                      <w:szCs w:val="18"/>
                      <w:shd w:val="pct15" w:color="auto" w:fill="FFFFFF"/>
                    </w:rPr>
                    <m:t>若有</m:t>
                  </m:r>
                </m:e>
              </m:d>
            </m:oMath>
            <w:r w:rsidRPr="008958B5">
              <w:rPr>
                <w:rFonts w:ascii="Times New Roman" w:eastAsia="標楷體" w:hAnsi="Times New Roman" w:cs="Times New Roman"/>
                <w:color w:val="000000" w:themeColor="text1"/>
                <w:kern w:val="0"/>
                <w:sz w:val="18"/>
                <w:szCs w:val="18"/>
                <w:shd w:val="pct15" w:color="auto" w:fill="FFFFFF"/>
              </w:rPr>
              <w:t xml:space="preserve"> </w:t>
            </w:r>
            <w:del w:id="21" w:author="林心羽" w:date="2024-07-08T11:44:00Z">
              <w:r w:rsidRPr="008958B5" w:rsidDel="0075544C">
                <w:rPr>
                  <w:rFonts w:ascii="Times New Roman" w:eastAsia="標楷體" w:hAnsi="Times New Roman" w:cs="Times New Roman"/>
                  <w:color w:val="000000" w:themeColor="text1"/>
                  <w:kern w:val="0"/>
                  <w:sz w:val="18"/>
                  <w:szCs w:val="18"/>
                  <w:shd w:val="pct15" w:color="auto" w:fill="FFFFFF"/>
                </w:rPr>
                <w:delText xml:space="preserve">+ (5% </w:delText>
              </w:r>
              <m:oMath>
                <m:r>
                  <m:rPr>
                    <m:sty m:val="p"/>
                  </m:rPr>
                  <w:rPr>
                    <w:rFonts w:ascii="Cambria Math" w:eastAsia="標楷體" w:hAnsi="Cambria Math" w:cs="Times New Roman" w:hint="eastAsia"/>
                    <w:color w:val="000000" w:themeColor="text1"/>
                    <w:kern w:val="0"/>
                    <w:sz w:val="18"/>
                    <w:szCs w:val="18"/>
                    <w:shd w:val="pct15" w:color="auto" w:fill="FFFFFF"/>
                  </w:rPr>
                  <m:t>×原始契約名目本金</m:t>
                </m:r>
              </m:oMath>
              <w:r w:rsidRPr="008958B5" w:rsidDel="0075544C">
                <w:rPr>
                  <w:rFonts w:ascii="Times New Roman" w:eastAsia="標楷體" w:hAnsi="Times New Roman" w:cs="Times New Roman"/>
                  <w:color w:val="000000" w:themeColor="text1"/>
                  <w:kern w:val="0"/>
                  <w:sz w:val="18"/>
                  <w:szCs w:val="18"/>
                  <w:shd w:val="pct15" w:color="auto" w:fill="FFFFFF"/>
                </w:rPr>
                <w:delText>)</w:delText>
              </w:r>
            </w:del>
          </w:p>
          <w:p w14:paraId="5E558966" w14:textId="2D601BA4" w:rsidR="00E8424E" w:rsidRPr="008958B5" w:rsidRDefault="00E8424E" w:rsidP="00E8424E">
            <w:pPr>
              <w:widowControl/>
              <w:spacing w:line="300" w:lineRule="exact"/>
              <w:ind w:leftChars="17" w:left="41" w:rightChars="28" w:right="67"/>
              <w:rPr>
                <w:rFonts w:ascii="Times New Roman" w:eastAsia="標楷體" w:hAnsi="Times New Roman" w:cs="Times New Roman"/>
                <w:color w:val="000000"/>
                <w:kern w:val="0"/>
                <w:sz w:val="21"/>
                <w:szCs w:val="21"/>
              </w:rPr>
            </w:pPr>
            <w:r w:rsidRPr="008958B5">
              <w:rPr>
                <w:rFonts w:ascii="Times New Roman" w:eastAsia="標楷體" w:hAnsi="Times New Roman" w:cs="Times New Roman"/>
                <w:color w:val="000000"/>
                <w:kern w:val="0"/>
                <w:sz w:val="21"/>
                <w:szCs w:val="21"/>
              </w:rPr>
              <w:t>3.</w:t>
            </w:r>
            <w:r w:rsidRPr="008958B5">
              <w:rPr>
                <w:rFonts w:ascii="Times New Roman" w:eastAsia="標楷體" w:hAnsi="Times New Roman" w:cs="Times New Roman" w:hint="eastAsia"/>
                <w:color w:val="000000"/>
                <w:kern w:val="0"/>
                <w:sz w:val="21"/>
                <w:szCs w:val="21"/>
              </w:rPr>
              <w:t>若</w:t>
            </w:r>
            <w:proofErr w:type="gramStart"/>
            <w:r w:rsidRPr="008958B5">
              <w:rPr>
                <w:rFonts w:ascii="Times New Roman" w:eastAsia="標楷體" w:hAnsi="Times New Roman" w:cs="Times New Roman" w:hint="eastAsia"/>
                <w:color w:val="000000"/>
                <w:kern w:val="0"/>
                <w:sz w:val="21"/>
                <w:szCs w:val="21"/>
              </w:rPr>
              <w:t>採</w:t>
            </w:r>
            <w:proofErr w:type="gramEnd"/>
            <w:r w:rsidRPr="008958B5">
              <w:rPr>
                <w:rFonts w:ascii="Times New Roman" w:eastAsia="標楷體" w:hAnsi="Times New Roman" w:cs="Times New Roman" w:hint="eastAsia"/>
                <w:color w:val="000000"/>
                <w:kern w:val="0"/>
                <w:sz w:val="21"/>
                <w:szCs w:val="21"/>
              </w:rPr>
              <w:t>實物交割，於發生</w:t>
            </w:r>
            <w:commentRangeStart w:id="22"/>
            <w:commentRangeStart w:id="23"/>
            <w:commentRangeStart w:id="24"/>
            <w:r w:rsidRPr="008958B5">
              <w:rPr>
                <w:rFonts w:ascii="Times New Roman" w:eastAsia="標楷體" w:hAnsi="Times New Roman" w:cs="Times New Roman" w:hint="eastAsia"/>
                <w:snapToGrid w:val="0"/>
                <w:sz w:val="21"/>
                <w:szCs w:val="21"/>
              </w:rPr>
              <w:t>觸發事件、特殊事件</w:t>
            </w:r>
            <w:ins w:id="25" w:author="陳迎秋" w:date="2024-06-27T09:46:00Z">
              <w:r w:rsidR="002763BA">
                <w:rPr>
                  <w:rFonts w:ascii="Times New Roman" w:eastAsia="標楷體" w:hAnsi="Times New Roman" w:cs="Times New Roman" w:hint="eastAsia"/>
                  <w:snapToGrid w:val="0"/>
                  <w:sz w:val="21"/>
                  <w:szCs w:val="21"/>
                </w:rPr>
                <w:t>、發行機構提前贖回</w:t>
              </w:r>
            </w:ins>
            <w:commentRangeStart w:id="26"/>
            <w:commentRangeEnd w:id="22"/>
            <w:ins w:id="27" w:author="陳迎秋" w:date="2024-06-27T09:47:00Z">
              <w:r w:rsidR="002763BA">
                <w:rPr>
                  <w:rStyle w:val="ac"/>
                </w:rPr>
                <w:commentReference w:id="22"/>
              </w:r>
            </w:ins>
            <w:commentRangeEnd w:id="23"/>
            <w:r w:rsidR="00C33078">
              <w:rPr>
                <w:rStyle w:val="ac"/>
              </w:rPr>
              <w:commentReference w:id="23"/>
            </w:r>
            <w:commentRangeEnd w:id="24"/>
            <w:r w:rsidR="009A1B75">
              <w:rPr>
                <w:rStyle w:val="ac"/>
              </w:rPr>
              <w:commentReference w:id="24"/>
            </w:r>
            <w:r w:rsidR="005861F4">
              <w:rPr>
                <w:rFonts w:ascii="Times New Roman" w:eastAsia="標楷體" w:hAnsi="Times New Roman" w:cs="Times New Roman" w:hint="eastAsia"/>
                <w:snapToGrid w:val="0"/>
                <w:sz w:val="21"/>
                <w:szCs w:val="21"/>
              </w:rPr>
              <w:t>、本商品到期</w:t>
            </w:r>
            <w:commentRangeEnd w:id="26"/>
            <w:r w:rsidR="005861F4">
              <w:rPr>
                <w:rStyle w:val="ac"/>
              </w:rPr>
              <w:commentReference w:id="26"/>
            </w:r>
            <w:commentRangeStart w:id="28"/>
            <w:ins w:id="29" w:author="林心羽" w:date="2025-02-21T12:57:00Z">
              <w:r w:rsidR="00450FAA">
                <w:rPr>
                  <w:rFonts w:ascii="Times New Roman" w:eastAsia="標楷體" w:hAnsi="Times New Roman" w:cs="Times New Roman" w:hint="eastAsia"/>
                  <w:snapToGrid w:val="0"/>
                  <w:sz w:val="21"/>
                  <w:szCs w:val="21"/>
                </w:rPr>
                <w:t>須依約定</w:t>
              </w:r>
              <w:commentRangeEnd w:id="28"/>
              <w:r w:rsidR="00450FAA">
                <w:rPr>
                  <w:rStyle w:val="ac"/>
                </w:rPr>
                <w:commentReference w:id="28"/>
              </w:r>
            </w:ins>
            <w:r w:rsidRPr="008958B5">
              <w:rPr>
                <w:rFonts w:ascii="Times New Roman" w:eastAsia="標楷體" w:hAnsi="Times New Roman" w:cs="Times New Roman" w:hint="eastAsia"/>
                <w:snapToGrid w:val="0"/>
                <w:sz w:val="21"/>
                <w:szCs w:val="21"/>
              </w:rPr>
              <w:t>結算，則</w:t>
            </w:r>
            <w:r w:rsidRPr="008958B5">
              <w:rPr>
                <w:rFonts w:ascii="Times New Roman" w:eastAsia="標楷體" w:hAnsi="Times New Roman" w:cs="Times New Roman" w:hint="eastAsia"/>
                <w:color w:val="000000"/>
                <w:kern w:val="0"/>
                <w:sz w:val="21"/>
                <w:szCs w:val="21"/>
              </w:rPr>
              <w:t>結算手續費</w:t>
            </w:r>
            <w:r w:rsidRPr="008958B5">
              <w:rPr>
                <w:rFonts w:ascii="Times New Roman" w:eastAsia="標楷體" w:hAnsi="Times New Roman" w:cs="Times New Roman"/>
                <w:color w:val="000000"/>
                <w:kern w:val="0"/>
                <w:sz w:val="21"/>
                <w:szCs w:val="21"/>
              </w:rPr>
              <w:t>(D3)</w:t>
            </w:r>
            <w:r w:rsidRPr="008958B5">
              <w:rPr>
                <w:rFonts w:ascii="Times New Roman" w:eastAsia="標楷體" w:hAnsi="Times New Roman" w:cs="Times New Roman" w:hint="eastAsia"/>
                <w:color w:val="000000"/>
                <w:kern w:val="0"/>
                <w:sz w:val="21"/>
                <w:szCs w:val="21"/>
              </w:rPr>
              <w:t>：</w:t>
            </w:r>
          </w:p>
          <w:p w14:paraId="1284EAD2" w14:textId="77777777" w:rsidR="00E8424E" w:rsidRPr="008958B5" w:rsidRDefault="00E8424E" w:rsidP="00E8424E">
            <w:pPr>
              <w:widowControl/>
              <w:spacing w:line="600" w:lineRule="exact"/>
              <w:ind w:left="170" w:rightChars="28" w:right="67"/>
              <w:rPr>
                <w:rFonts w:ascii="Times New Roman" w:eastAsia="標楷體" w:hAnsi="Times New Roman" w:cs="Times New Roman"/>
                <w:color w:val="000000" w:themeColor="text1"/>
                <w:kern w:val="0"/>
                <w:sz w:val="18"/>
                <w:szCs w:val="18"/>
                <w:shd w:val="pct15" w:color="auto" w:fill="FFFFFF"/>
              </w:rPr>
            </w:pPr>
            <w:r w:rsidRPr="008958B5">
              <w:rPr>
                <w:rFonts w:ascii="Times New Roman" w:eastAsia="標楷體" w:hAnsi="Times New Roman" w:cs="Times New Roman" w:hint="eastAsia"/>
                <w:color w:val="000000"/>
                <w:kern w:val="0"/>
                <w:sz w:val="18"/>
                <w:szCs w:val="18"/>
                <w:shd w:val="pct15" w:color="auto" w:fill="FFFFFF"/>
              </w:rPr>
              <w:t>連結標的期初價格</w:t>
            </w:r>
            <m:oMath>
              <m:sSub>
                <m:sSubPr>
                  <m:ctrlPr>
                    <w:rPr>
                      <w:rFonts w:ascii="Cambria Math" w:eastAsia="標楷體" w:hAnsi="Cambria Math" w:cs="Times New Roman"/>
                      <w:color w:val="000000"/>
                      <w:sz w:val="18"/>
                      <w:shd w:val="pct15" w:color="auto" w:fill="FFFFFF"/>
                    </w:rPr>
                  </m:ctrlPr>
                </m:sSubPr>
                <m:e>
                  <m:r>
                    <w:rPr>
                      <w:rFonts w:ascii="Cambria Math" w:eastAsia="標楷體" w:hAnsi="Cambria Math" w:cs="Times New Roman"/>
                      <w:color w:val="000000"/>
                      <w:kern w:val="0"/>
                      <w:sz w:val="18"/>
                      <w:szCs w:val="18"/>
                      <w:shd w:val="pct15" w:color="auto" w:fill="FFFFFF"/>
                    </w:rPr>
                    <m:t>S</m:t>
                  </m:r>
                </m:e>
                <m:sub>
                  <m:r>
                    <w:rPr>
                      <w:rFonts w:ascii="Cambria Math" w:eastAsia="標楷體" w:hAnsi="Cambria Math" w:cs="Times New Roman"/>
                      <w:color w:val="000000"/>
                      <w:kern w:val="0"/>
                      <w:sz w:val="18"/>
                      <w:szCs w:val="18"/>
                      <w:shd w:val="pct15" w:color="auto" w:fill="FFFFFF"/>
                    </w:rPr>
                    <m:t>0</m:t>
                  </m:r>
                </m:sub>
              </m:sSub>
              <m:r>
                <m:rPr>
                  <m:sty m:val="p"/>
                </m:rPr>
                <w:rPr>
                  <w:rFonts w:ascii="Cambria Math" w:eastAsia="標楷體" w:hAnsi="Cambria Math" w:cs="Times New Roman" w:hint="eastAsia"/>
                  <w:color w:val="000000" w:themeColor="text1"/>
                  <w:kern w:val="0"/>
                  <w:sz w:val="18"/>
                  <w:szCs w:val="18"/>
                  <w:shd w:val="pct15" w:color="auto" w:fill="FFFFFF"/>
                </w:rPr>
                <m:t>×剩餘表彰可結算張數×</m:t>
              </m:r>
              <m:f>
                <m:fPr>
                  <m:ctrlPr>
                    <w:rPr>
                      <w:rFonts w:ascii="Cambria Math" w:eastAsia="標楷體" w:hAnsi="Cambria Math" w:cs="Times New Roman"/>
                      <w:color w:val="000000" w:themeColor="text1"/>
                      <w:sz w:val="18"/>
                      <w:shd w:val="pct15" w:color="auto" w:fill="FFFFFF"/>
                    </w:rPr>
                  </m:ctrlPr>
                </m:fPr>
                <m:num>
                  <m:r>
                    <m:rPr>
                      <m:sty m:val="p"/>
                    </m:rPr>
                    <w:rPr>
                      <w:rFonts w:ascii="Cambria Math" w:eastAsia="標楷體" w:hAnsi="Cambria Math" w:cs="Times New Roman" w:hint="eastAsia"/>
                      <w:color w:val="000000" w:themeColor="text1"/>
                      <w:kern w:val="0"/>
                      <w:sz w:val="18"/>
                      <w:szCs w:val="18"/>
                      <w:shd w:val="pct15" w:color="auto" w:fill="FFFFFF"/>
                    </w:rPr>
                    <m:t>連結標的每張面額</m:t>
                  </m:r>
                </m:num>
                <m:den>
                  <m:r>
                    <m:rPr>
                      <m:sty m:val="p"/>
                    </m:rPr>
                    <w:rPr>
                      <w:rFonts w:ascii="Cambria Math" w:eastAsia="標楷體" w:hAnsi="Cambria Math" w:cs="Times New Roman"/>
                      <w:color w:val="000000" w:themeColor="text1"/>
                      <w:kern w:val="0"/>
                      <w:sz w:val="18"/>
                      <w:szCs w:val="18"/>
                      <w:shd w:val="pct15" w:color="auto" w:fill="FFFFFF"/>
                    </w:rPr>
                    <m:t>100</m:t>
                  </m:r>
                </m:den>
              </m:f>
              <m:r>
                <m:rPr>
                  <m:sty m:val="p"/>
                </m:rPr>
                <w:rPr>
                  <w:rFonts w:ascii="Cambria Math" w:eastAsia="標楷體" w:hAnsi="Cambria Math" w:cs="Times New Roman" w:hint="eastAsia"/>
                  <w:color w:val="000000" w:themeColor="text1"/>
                  <w:kern w:val="0"/>
                  <w:sz w:val="18"/>
                  <w:szCs w:val="18"/>
                  <w:shd w:val="pct15" w:color="auto" w:fill="FFFFFF"/>
                </w:rPr>
                <m:t>×結算時之證券交易稅稅率</m:t>
              </m:r>
              <m:d>
                <m:dPr>
                  <m:ctrlPr>
                    <w:rPr>
                      <w:rFonts w:ascii="Cambria Math" w:eastAsia="標楷體" w:hAnsi="Cambria Math" w:cs="Times New Roman"/>
                      <w:color w:val="000000" w:themeColor="text1"/>
                      <w:sz w:val="18"/>
                      <w:shd w:val="pct15" w:color="auto" w:fill="FFFFFF"/>
                    </w:rPr>
                  </m:ctrlPr>
                </m:dPr>
                <m:e>
                  <m:r>
                    <m:rPr>
                      <m:sty m:val="p"/>
                    </m:rPr>
                    <w:rPr>
                      <w:rFonts w:ascii="Cambria Math" w:eastAsia="標楷體" w:hAnsi="Cambria Math" w:cs="Times New Roman" w:hint="eastAsia"/>
                      <w:color w:val="000000" w:themeColor="text1"/>
                      <w:kern w:val="0"/>
                      <w:sz w:val="18"/>
                      <w:szCs w:val="18"/>
                      <w:shd w:val="pct15" w:color="auto" w:fill="FFFFFF"/>
                    </w:rPr>
                    <m:t>若有</m:t>
                  </m:r>
                </m:e>
              </m:d>
            </m:oMath>
          </w:p>
          <w:p w14:paraId="103128D3" w14:textId="77777777" w:rsidR="00E8424E" w:rsidRPr="008958B5" w:rsidRDefault="00E8424E" w:rsidP="00E8424E">
            <w:pPr>
              <w:widowControl/>
              <w:spacing w:afterLines="50" w:after="180" w:line="300" w:lineRule="exact"/>
              <w:ind w:leftChars="17" w:left="41" w:rightChars="28" w:right="67"/>
              <w:rPr>
                <w:rFonts w:ascii="Times New Roman" w:eastAsia="標楷體" w:hAnsi="Times New Roman" w:cs="Times New Roman"/>
                <w:color w:val="000000"/>
                <w:kern w:val="0"/>
                <w:sz w:val="21"/>
                <w:szCs w:val="21"/>
              </w:rPr>
            </w:pPr>
            <w:r w:rsidRPr="008958B5">
              <w:rPr>
                <w:rFonts w:ascii="Times New Roman" w:eastAsia="標楷體" w:hAnsi="Times New Roman" w:cs="Times New Roman"/>
                <w:color w:val="000000"/>
                <w:kern w:val="0"/>
                <w:sz w:val="21"/>
                <w:szCs w:val="21"/>
              </w:rPr>
              <w:t>4.</w:t>
            </w:r>
            <w:r w:rsidRPr="008958B5">
              <w:rPr>
                <w:rFonts w:ascii="Times New Roman" w:eastAsia="標楷體" w:hAnsi="Times New Roman" w:cs="Times New Roman" w:hint="eastAsia"/>
                <w:color w:val="000000"/>
                <w:kern w:val="0"/>
                <w:sz w:val="21"/>
                <w:szCs w:val="21"/>
              </w:rPr>
              <w:t>若</w:t>
            </w:r>
            <w:proofErr w:type="gramStart"/>
            <w:r w:rsidRPr="008958B5">
              <w:rPr>
                <w:rFonts w:ascii="Times New Roman" w:eastAsia="標楷體" w:hAnsi="Times New Roman" w:cs="Times New Roman" w:hint="eastAsia"/>
                <w:color w:val="000000"/>
                <w:kern w:val="0"/>
                <w:sz w:val="21"/>
                <w:szCs w:val="21"/>
              </w:rPr>
              <w:t>採</w:t>
            </w:r>
            <w:proofErr w:type="gramEnd"/>
            <w:r w:rsidRPr="008958B5">
              <w:rPr>
                <w:rFonts w:ascii="Times New Roman" w:eastAsia="標楷體" w:hAnsi="Times New Roman" w:cs="Times New Roman" w:hint="eastAsia"/>
                <w:color w:val="000000"/>
                <w:kern w:val="0"/>
                <w:sz w:val="21"/>
                <w:szCs w:val="21"/>
              </w:rPr>
              <w:t>實物交割，於發生</w:t>
            </w:r>
            <w:r w:rsidRPr="008958B5">
              <w:rPr>
                <w:rFonts w:ascii="Times New Roman" w:eastAsia="標楷體" w:hAnsi="Times New Roman" w:cs="Times New Roman" w:hint="eastAsia"/>
                <w:snapToGrid w:val="0"/>
                <w:sz w:val="21"/>
                <w:szCs w:val="21"/>
              </w:rPr>
              <w:t>交易人執行提前終止時，則</w:t>
            </w:r>
            <w:r w:rsidRPr="008958B5">
              <w:rPr>
                <w:rFonts w:ascii="Times New Roman" w:eastAsia="標楷體" w:hAnsi="Times New Roman" w:cs="Times New Roman" w:hint="eastAsia"/>
                <w:color w:val="000000"/>
                <w:kern w:val="0"/>
                <w:sz w:val="21"/>
                <w:szCs w:val="21"/>
              </w:rPr>
              <w:t>結算手續費</w:t>
            </w:r>
            <w:r w:rsidRPr="008958B5">
              <w:rPr>
                <w:rFonts w:ascii="Times New Roman" w:eastAsia="標楷體" w:hAnsi="Times New Roman" w:cs="Times New Roman"/>
                <w:color w:val="000000"/>
                <w:kern w:val="0"/>
                <w:sz w:val="21"/>
                <w:szCs w:val="21"/>
              </w:rPr>
              <w:t>(D4)</w:t>
            </w:r>
            <w:r w:rsidRPr="008958B5">
              <w:rPr>
                <w:rFonts w:ascii="Times New Roman" w:eastAsia="標楷體" w:hAnsi="Times New Roman" w:cs="Times New Roman" w:hint="eastAsia"/>
                <w:color w:val="000000"/>
                <w:kern w:val="0"/>
                <w:sz w:val="21"/>
                <w:szCs w:val="21"/>
              </w:rPr>
              <w:t>：</w:t>
            </w:r>
          </w:p>
          <w:p w14:paraId="48F7D269" w14:textId="77777777" w:rsidR="00E8424E" w:rsidRPr="008958B5" w:rsidRDefault="00E8424E" w:rsidP="00E8424E">
            <w:pPr>
              <w:ind w:leftChars="-20" w:left="-48" w:firstLine="200"/>
              <w:rPr>
                <w:rFonts w:ascii="Times New Roman" w:eastAsia="標楷體" w:hAnsi="Times New Roman" w:cs="Times New Roman"/>
                <w:color w:val="000000" w:themeColor="text1"/>
                <w:kern w:val="0"/>
                <w:sz w:val="18"/>
                <w:szCs w:val="18"/>
                <w:shd w:val="pct15" w:color="auto" w:fill="FFFFFF"/>
              </w:rPr>
            </w:pPr>
            <w:r w:rsidRPr="008958B5">
              <w:rPr>
                <w:rFonts w:ascii="Times New Roman" w:eastAsia="標楷體" w:hAnsi="Times New Roman" w:cs="Times New Roman" w:hint="eastAsia"/>
                <w:color w:val="000000"/>
                <w:kern w:val="0"/>
                <w:sz w:val="18"/>
                <w:szCs w:val="18"/>
                <w:shd w:val="pct15" w:color="auto" w:fill="FFFFFF"/>
              </w:rPr>
              <w:t>連結標的期初價格</w:t>
            </w:r>
            <m:oMath>
              <m:sSub>
                <m:sSubPr>
                  <m:ctrlPr>
                    <w:rPr>
                      <w:rFonts w:ascii="Cambria Math" w:eastAsia="標楷體" w:hAnsi="Cambria Math" w:cs="Times New Roman"/>
                      <w:color w:val="000000"/>
                      <w:sz w:val="18"/>
                      <w:shd w:val="pct15" w:color="auto" w:fill="FFFFFF"/>
                    </w:rPr>
                  </m:ctrlPr>
                </m:sSubPr>
                <m:e>
                  <m:r>
                    <w:rPr>
                      <w:rFonts w:ascii="Cambria Math" w:eastAsia="標楷體" w:hAnsi="Cambria Math" w:cs="Times New Roman"/>
                      <w:color w:val="000000"/>
                      <w:kern w:val="0"/>
                      <w:sz w:val="18"/>
                      <w:szCs w:val="18"/>
                      <w:shd w:val="pct15" w:color="auto" w:fill="FFFFFF"/>
                    </w:rPr>
                    <m:t>S</m:t>
                  </m:r>
                </m:e>
                <m:sub>
                  <m:r>
                    <w:rPr>
                      <w:rFonts w:ascii="Cambria Math" w:eastAsia="標楷體" w:hAnsi="Cambria Math" w:cs="Times New Roman"/>
                      <w:color w:val="000000"/>
                      <w:kern w:val="0"/>
                      <w:sz w:val="18"/>
                      <w:szCs w:val="18"/>
                      <w:shd w:val="pct15" w:color="auto" w:fill="FFFFFF"/>
                    </w:rPr>
                    <m:t>0</m:t>
                  </m:r>
                </m:sub>
              </m:sSub>
              <m:r>
                <m:rPr>
                  <m:sty m:val="p"/>
                </m:rPr>
                <w:rPr>
                  <w:rFonts w:ascii="Cambria Math" w:eastAsia="標楷體" w:hAnsi="Cambria Math" w:cs="Times New Roman" w:hint="eastAsia"/>
                  <w:color w:val="000000" w:themeColor="text1"/>
                  <w:kern w:val="0"/>
                  <w:sz w:val="18"/>
                  <w:szCs w:val="18"/>
                  <w:shd w:val="pct15" w:color="auto" w:fill="FFFFFF"/>
                </w:rPr>
                <m:t>×提前終止表彰可結算張數×</m:t>
              </m:r>
              <m:f>
                <m:fPr>
                  <m:ctrlPr>
                    <w:rPr>
                      <w:rFonts w:ascii="Cambria Math" w:eastAsia="標楷體" w:hAnsi="Cambria Math" w:cs="Times New Roman"/>
                      <w:color w:val="000000" w:themeColor="text1"/>
                      <w:sz w:val="18"/>
                      <w:shd w:val="pct15" w:color="auto" w:fill="FFFFFF"/>
                    </w:rPr>
                  </m:ctrlPr>
                </m:fPr>
                <m:num>
                  <m:r>
                    <m:rPr>
                      <m:sty m:val="p"/>
                    </m:rPr>
                    <w:rPr>
                      <w:rFonts w:ascii="Cambria Math" w:eastAsia="標楷體" w:hAnsi="Cambria Math" w:cs="Times New Roman" w:hint="eastAsia"/>
                      <w:color w:val="000000" w:themeColor="text1"/>
                      <w:kern w:val="0"/>
                      <w:sz w:val="18"/>
                      <w:szCs w:val="18"/>
                      <w:shd w:val="pct15" w:color="auto" w:fill="FFFFFF"/>
                    </w:rPr>
                    <m:t>連結標的每張面額</m:t>
                  </m:r>
                </m:num>
                <m:den>
                  <m:r>
                    <m:rPr>
                      <m:sty m:val="p"/>
                    </m:rPr>
                    <w:rPr>
                      <w:rFonts w:ascii="Cambria Math" w:eastAsia="標楷體" w:hAnsi="Cambria Math" w:cs="Times New Roman"/>
                      <w:color w:val="000000" w:themeColor="text1"/>
                      <w:kern w:val="0"/>
                      <w:sz w:val="18"/>
                      <w:szCs w:val="18"/>
                      <w:shd w:val="pct15" w:color="auto" w:fill="FFFFFF"/>
                    </w:rPr>
                    <m:t>100</m:t>
                  </m:r>
                </m:den>
              </m:f>
              <m:r>
                <m:rPr>
                  <m:sty m:val="p"/>
                </m:rPr>
                <w:rPr>
                  <w:rFonts w:ascii="Cambria Math" w:eastAsia="標楷體" w:hAnsi="Cambria Math" w:cs="Times New Roman" w:hint="eastAsia"/>
                  <w:color w:val="000000" w:themeColor="text1"/>
                  <w:kern w:val="0"/>
                  <w:sz w:val="18"/>
                  <w:szCs w:val="18"/>
                  <w:shd w:val="pct15" w:color="auto" w:fill="FFFFFF"/>
                </w:rPr>
                <m:t>×結算時之證券交易稅稅率</m:t>
              </m:r>
              <m:d>
                <m:dPr>
                  <m:ctrlPr>
                    <w:rPr>
                      <w:rFonts w:ascii="Cambria Math" w:eastAsia="標楷體" w:hAnsi="Cambria Math" w:cs="Times New Roman"/>
                      <w:color w:val="000000" w:themeColor="text1"/>
                      <w:sz w:val="18"/>
                      <w:shd w:val="pct15" w:color="auto" w:fill="FFFFFF"/>
                    </w:rPr>
                  </m:ctrlPr>
                </m:dPr>
                <m:e>
                  <m:r>
                    <m:rPr>
                      <m:sty m:val="p"/>
                    </m:rPr>
                    <w:rPr>
                      <w:rFonts w:ascii="Cambria Math" w:eastAsia="標楷體" w:hAnsi="Cambria Math" w:cs="Times New Roman" w:hint="eastAsia"/>
                      <w:color w:val="000000" w:themeColor="text1"/>
                      <w:kern w:val="0"/>
                      <w:sz w:val="18"/>
                      <w:szCs w:val="18"/>
                      <w:shd w:val="pct15" w:color="auto" w:fill="FFFFFF"/>
                    </w:rPr>
                    <m:t>若有</m:t>
                  </m:r>
                </m:e>
              </m:d>
            </m:oMath>
          </w:p>
          <w:p w14:paraId="664FE2FB" w14:textId="280FB303" w:rsidR="00E8424E" w:rsidRPr="008958B5" w:rsidRDefault="00E8424E" w:rsidP="00E8424E">
            <w:pPr>
              <w:ind w:leftChars="-20" w:left="-48" w:firstLine="200"/>
              <w:rPr>
                <w:rFonts w:ascii="Times New Roman" w:eastAsia="標楷體" w:hAnsi="Times New Roman" w:cs="Times New Roman"/>
                <w:b/>
                <w:bCs/>
                <w:sz w:val="18"/>
                <w:szCs w:val="18"/>
                <w:shd w:val="pct15" w:color="auto" w:fill="FFFFFF"/>
              </w:rPr>
            </w:pPr>
          </w:p>
        </w:tc>
      </w:tr>
      <w:tr w:rsidR="00E8424E" w:rsidRPr="008958B5" w14:paraId="714A3630" w14:textId="77777777" w:rsidTr="00436974">
        <w:trPr>
          <w:trHeight w:val="462"/>
        </w:trPr>
        <w:tc>
          <w:tcPr>
            <w:tcW w:w="976" w:type="pct"/>
            <w:shd w:val="clear" w:color="auto" w:fill="FFFFFF" w:themeFill="background1"/>
            <w:vAlign w:val="center"/>
            <w:hideMark/>
          </w:tcPr>
          <w:p w14:paraId="66ED015C"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交易日</w:t>
            </w:r>
            <w:r w:rsidRPr="008958B5">
              <w:rPr>
                <w:rFonts w:ascii="Times New Roman" w:eastAsia="標楷體" w:hAnsi="Times New Roman" w:cs="Times New Roman"/>
                <w:b/>
                <w:bCs/>
                <w:kern w:val="0"/>
                <w:sz w:val="21"/>
                <w:szCs w:val="21"/>
              </w:rPr>
              <w:t xml:space="preserve"> </w:t>
            </w:r>
          </w:p>
        </w:tc>
        <w:tc>
          <w:tcPr>
            <w:tcW w:w="4009" w:type="pct"/>
            <w:shd w:val="clear" w:color="auto" w:fill="FFFFFF" w:themeFill="background1"/>
            <w:vAlign w:val="center"/>
            <w:hideMark/>
          </w:tcPr>
          <w:p w14:paraId="2D5A03A2"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b/>
                <w:bCs/>
                <w:kern w:val="0"/>
                <w:sz w:val="21"/>
                <w:szCs w:val="21"/>
              </w:rPr>
            </w:pPr>
            <w:r w:rsidRPr="008958B5">
              <w:rPr>
                <w:rFonts w:ascii="Times New Roman" w:eastAsia="標楷體" w:hAnsi="Times New Roman" w:cs="Times New Roman"/>
                <w:b/>
                <w:snapToGrid w:val="0"/>
                <w:sz w:val="21"/>
                <w:szCs w:val="21"/>
              </w:rPr>
              <w:t>2024/4/24</w:t>
            </w:r>
            <w:r w:rsidRPr="008958B5">
              <w:rPr>
                <w:rFonts w:ascii="Times New Roman" w:eastAsia="標楷體" w:hAnsi="Times New Roman" w:cs="Times New Roman" w:hint="eastAsia"/>
                <w:b/>
                <w:snapToGrid w:val="0"/>
                <w:sz w:val="21"/>
                <w:szCs w:val="21"/>
              </w:rPr>
              <w:t>，</w:t>
            </w:r>
            <w:proofErr w:type="gramStart"/>
            <w:r w:rsidRPr="008958B5">
              <w:rPr>
                <w:rFonts w:ascii="Times New Roman" w:eastAsia="標楷體" w:hAnsi="Times New Roman" w:cs="Times New Roman" w:hint="eastAsia"/>
                <w:b/>
                <w:snapToGrid w:val="0"/>
                <w:sz w:val="21"/>
                <w:szCs w:val="21"/>
              </w:rPr>
              <w:t>如遇非交易</w:t>
            </w:r>
            <w:proofErr w:type="gramEnd"/>
            <w:r w:rsidRPr="008958B5">
              <w:rPr>
                <w:rFonts w:ascii="Times New Roman" w:eastAsia="標楷體" w:hAnsi="Times New Roman" w:cs="Times New Roman" w:hint="eastAsia"/>
                <w:b/>
                <w:snapToGrid w:val="0"/>
                <w:sz w:val="21"/>
                <w:szCs w:val="21"/>
              </w:rPr>
              <w:t>營業日，順延至下一交易營業日。</w:t>
            </w:r>
            <w:r w:rsidRPr="008958B5">
              <w:rPr>
                <w:rFonts w:ascii="Times New Roman" w:eastAsia="標楷體" w:hAnsi="Times New Roman" w:cs="Times New Roman"/>
                <w:b/>
                <w:snapToGrid w:val="0"/>
                <w:sz w:val="21"/>
                <w:szCs w:val="21"/>
              </w:rPr>
              <w:t xml:space="preserve">                               </w:t>
            </w:r>
          </w:p>
        </w:tc>
      </w:tr>
      <w:tr w:rsidR="00E8424E" w:rsidRPr="008958B5" w14:paraId="791515BD" w14:textId="77777777" w:rsidTr="00436974">
        <w:trPr>
          <w:trHeight w:val="560"/>
        </w:trPr>
        <w:tc>
          <w:tcPr>
            <w:tcW w:w="976" w:type="pct"/>
            <w:shd w:val="clear" w:color="auto" w:fill="FFFFFF" w:themeFill="background1"/>
            <w:vAlign w:val="center"/>
            <w:hideMark/>
          </w:tcPr>
          <w:p w14:paraId="470DD58F"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交易生效日</w:t>
            </w:r>
          </w:p>
        </w:tc>
        <w:tc>
          <w:tcPr>
            <w:tcW w:w="4009" w:type="pct"/>
            <w:shd w:val="clear" w:color="auto" w:fill="FFFFFF" w:themeFill="background1"/>
            <w:vAlign w:val="center"/>
            <w:hideMark/>
          </w:tcPr>
          <w:p w14:paraId="78C6AE2E"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b/>
                <w:bCs/>
                <w:kern w:val="0"/>
                <w:sz w:val="21"/>
                <w:szCs w:val="21"/>
              </w:rPr>
            </w:pPr>
            <w:r w:rsidRPr="008958B5">
              <w:rPr>
                <w:rFonts w:ascii="Times New Roman" w:eastAsia="標楷體" w:hAnsi="Times New Roman" w:cs="Times New Roman"/>
                <w:b/>
                <w:snapToGrid w:val="0"/>
                <w:sz w:val="21"/>
                <w:szCs w:val="21"/>
              </w:rPr>
              <w:t>2024/4/24</w:t>
            </w:r>
            <w:r w:rsidRPr="008958B5">
              <w:rPr>
                <w:rFonts w:ascii="Times New Roman" w:eastAsia="標楷體" w:hAnsi="Times New Roman" w:cs="Times New Roman" w:hint="eastAsia"/>
                <w:b/>
                <w:snapToGrid w:val="0"/>
                <w:sz w:val="21"/>
                <w:szCs w:val="21"/>
              </w:rPr>
              <w:t>，</w:t>
            </w:r>
            <w:proofErr w:type="gramStart"/>
            <w:r w:rsidRPr="008958B5">
              <w:rPr>
                <w:rFonts w:ascii="Times New Roman" w:eastAsia="標楷體" w:hAnsi="Times New Roman" w:cs="Times New Roman" w:hint="eastAsia"/>
                <w:b/>
                <w:snapToGrid w:val="0"/>
                <w:sz w:val="21"/>
                <w:szCs w:val="21"/>
              </w:rPr>
              <w:t>如遇非交割</w:t>
            </w:r>
            <w:proofErr w:type="gramEnd"/>
            <w:r w:rsidRPr="008958B5">
              <w:rPr>
                <w:rFonts w:ascii="Times New Roman" w:eastAsia="標楷體" w:hAnsi="Times New Roman" w:cs="Times New Roman" w:hint="eastAsia"/>
                <w:b/>
                <w:snapToGrid w:val="0"/>
                <w:sz w:val="21"/>
                <w:szCs w:val="21"/>
              </w:rPr>
              <w:t>營業日，順延至下一交割營業日。</w:t>
            </w:r>
            <w:r w:rsidRPr="008958B5">
              <w:rPr>
                <w:rFonts w:ascii="Times New Roman" w:eastAsia="標楷體" w:hAnsi="Times New Roman" w:cs="Times New Roman"/>
                <w:b/>
                <w:snapToGrid w:val="0"/>
                <w:sz w:val="21"/>
                <w:szCs w:val="21"/>
              </w:rPr>
              <w:t xml:space="preserve">                               </w:t>
            </w:r>
          </w:p>
        </w:tc>
      </w:tr>
      <w:tr w:rsidR="00E8424E" w:rsidRPr="008958B5" w14:paraId="66286B92" w14:textId="77777777" w:rsidTr="00436974">
        <w:trPr>
          <w:trHeight w:val="567"/>
        </w:trPr>
        <w:tc>
          <w:tcPr>
            <w:tcW w:w="976" w:type="pct"/>
            <w:shd w:val="clear" w:color="auto" w:fill="FFFFFF" w:themeFill="background1"/>
            <w:vAlign w:val="center"/>
            <w:hideMark/>
          </w:tcPr>
          <w:p w14:paraId="38EFFDC1"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繳款期限</w:t>
            </w:r>
          </w:p>
        </w:tc>
        <w:tc>
          <w:tcPr>
            <w:tcW w:w="4009" w:type="pct"/>
            <w:shd w:val="clear" w:color="auto" w:fill="FFFFFF" w:themeFill="background1"/>
            <w:vAlign w:val="center"/>
            <w:hideMark/>
          </w:tcPr>
          <w:p w14:paraId="69E6A5F5"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b/>
                <w:bCs/>
                <w:kern w:val="0"/>
                <w:sz w:val="21"/>
                <w:szCs w:val="21"/>
              </w:rPr>
            </w:pPr>
            <w:r w:rsidRPr="008958B5">
              <w:rPr>
                <w:rFonts w:ascii="Times New Roman" w:eastAsia="標楷體" w:hAnsi="Times New Roman" w:cs="Times New Roman"/>
                <w:b/>
                <w:snapToGrid w:val="0"/>
                <w:sz w:val="21"/>
                <w:szCs w:val="21"/>
              </w:rPr>
              <w:t>2024/4/23</w:t>
            </w:r>
            <w:r w:rsidRPr="008958B5">
              <w:rPr>
                <w:rFonts w:ascii="Times New Roman" w:eastAsia="標楷體" w:hAnsi="Times New Roman" w:cs="Times New Roman" w:hint="eastAsia"/>
                <w:b/>
                <w:snapToGrid w:val="0"/>
                <w:sz w:val="21"/>
                <w:szCs w:val="21"/>
              </w:rPr>
              <w:t>，</w:t>
            </w:r>
            <w:r w:rsidRPr="008958B5">
              <w:rPr>
                <w:rFonts w:ascii="Times New Roman" w:eastAsia="標楷體" w:hAnsi="Times New Roman" w:cs="Times New Roman" w:hint="eastAsia"/>
                <w:b/>
                <w:bCs/>
                <w:kern w:val="0"/>
                <w:sz w:val="21"/>
                <w:szCs w:val="21"/>
              </w:rPr>
              <w:t>中午</w:t>
            </w:r>
            <w:r w:rsidRPr="008958B5">
              <w:rPr>
                <w:rFonts w:ascii="Times New Roman" w:eastAsia="標楷體" w:hAnsi="Times New Roman" w:cs="Times New Roman"/>
                <w:b/>
                <w:bCs/>
                <w:kern w:val="0"/>
                <w:sz w:val="21"/>
                <w:szCs w:val="21"/>
              </w:rPr>
              <w:t>12:00</w:t>
            </w:r>
            <w:r w:rsidRPr="008958B5">
              <w:rPr>
                <w:rFonts w:ascii="Times New Roman" w:eastAsia="標楷體" w:hAnsi="Times New Roman" w:cs="Times New Roman" w:hint="eastAsia"/>
                <w:b/>
                <w:bCs/>
                <w:kern w:val="0"/>
                <w:sz w:val="21"/>
                <w:szCs w:val="21"/>
              </w:rPr>
              <w:t>前，以</w:t>
            </w:r>
            <w:r w:rsidRPr="008958B5">
              <w:rPr>
                <w:rFonts w:ascii="Times New Roman" w:eastAsia="標楷體" w:hAnsi="Times New Roman" w:cs="Times New Roman" w:hint="eastAsia"/>
                <w:b/>
                <w:bCs/>
                <w:color w:val="000000"/>
                <w:kern w:val="0"/>
                <w:sz w:val="21"/>
                <w:szCs w:val="21"/>
              </w:rPr>
              <w:t>發行機構</w:t>
            </w:r>
            <w:r w:rsidRPr="008958B5">
              <w:rPr>
                <w:rFonts w:ascii="Times New Roman" w:eastAsia="標楷體" w:hAnsi="Times New Roman" w:cs="Times New Roman" w:hint="eastAsia"/>
                <w:b/>
                <w:bCs/>
                <w:kern w:val="0"/>
                <w:sz w:val="21"/>
                <w:szCs w:val="21"/>
              </w:rPr>
              <w:t>收到為</w:t>
            </w:r>
            <w:proofErr w:type="gramStart"/>
            <w:r w:rsidRPr="008958B5">
              <w:rPr>
                <w:rFonts w:ascii="Times New Roman" w:eastAsia="標楷體" w:hAnsi="Times New Roman" w:cs="Times New Roman" w:hint="eastAsia"/>
                <w:b/>
                <w:bCs/>
                <w:kern w:val="0"/>
                <w:sz w:val="21"/>
                <w:szCs w:val="21"/>
              </w:rPr>
              <w:t>準</w:t>
            </w:r>
            <w:proofErr w:type="gramEnd"/>
            <w:r w:rsidRPr="008958B5">
              <w:rPr>
                <w:rFonts w:ascii="Times New Roman" w:eastAsia="標楷體" w:hAnsi="Times New Roman" w:cs="Times New Roman" w:hint="eastAsia"/>
                <w:b/>
                <w:bCs/>
                <w:kern w:val="0"/>
                <w:sz w:val="21"/>
                <w:szCs w:val="21"/>
              </w:rPr>
              <w:t>。</w:t>
            </w:r>
            <w:r w:rsidRPr="008958B5">
              <w:rPr>
                <w:rFonts w:ascii="Times New Roman" w:eastAsia="標楷體" w:hAnsi="Times New Roman" w:cs="Times New Roman"/>
                <w:b/>
                <w:bCs/>
                <w:kern w:val="0"/>
                <w:sz w:val="21"/>
                <w:szCs w:val="21"/>
              </w:rPr>
              <w:t xml:space="preserve">                                     </w:t>
            </w:r>
          </w:p>
          <w:p w14:paraId="5079A7D5"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b/>
                <w:bCs/>
                <w:kern w:val="0"/>
                <w:sz w:val="21"/>
                <w:szCs w:val="21"/>
              </w:rPr>
            </w:pPr>
            <w:proofErr w:type="gramStart"/>
            <w:r w:rsidRPr="008958B5">
              <w:rPr>
                <w:rFonts w:ascii="Times New Roman" w:eastAsia="標楷體" w:hAnsi="Times New Roman" w:cs="Times New Roman" w:hint="eastAsia"/>
                <w:b/>
                <w:snapToGrid w:val="0"/>
                <w:sz w:val="21"/>
                <w:szCs w:val="21"/>
              </w:rPr>
              <w:t>如遇非交割</w:t>
            </w:r>
            <w:proofErr w:type="gramEnd"/>
            <w:r w:rsidRPr="008958B5">
              <w:rPr>
                <w:rFonts w:ascii="Times New Roman" w:eastAsia="標楷體" w:hAnsi="Times New Roman" w:cs="Times New Roman" w:hint="eastAsia"/>
                <w:b/>
                <w:snapToGrid w:val="0"/>
                <w:sz w:val="21"/>
                <w:szCs w:val="21"/>
              </w:rPr>
              <w:t>營業日，順延至下一交割營業日。</w:t>
            </w:r>
          </w:p>
        </w:tc>
      </w:tr>
      <w:tr w:rsidR="00E8424E" w:rsidRPr="008958B5" w14:paraId="3E4FC01F" w14:textId="77777777" w:rsidTr="00436974">
        <w:trPr>
          <w:trHeight w:val="471"/>
        </w:trPr>
        <w:tc>
          <w:tcPr>
            <w:tcW w:w="976" w:type="pct"/>
            <w:shd w:val="clear" w:color="auto" w:fill="FFFFFF" w:themeFill="background1"/>
            <w:vAlign w:val="center"/>
            <w:hideMark/>
          </w:tcPr>
          <w:p w14:paraId="37B3AE09"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到期日</w:t>
            </w:r>
          </w:p>
        </w:tc>
        <w:tc>
          <w:tcPr>
            <w:tcW w:w="4009" w:type="pct"/>
            <w:shd w:val="clear" w:color="auto" w:fill="FFFFFF" w:themeFill="background1"/>
            <w:vAlign w:val="center"/>
            <w:hideMark/>
          </w:tcPr>
          <w:p w14:paraId="03285BA0"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b/>
                <w:bCs/>
                <w:kern w:val="0"/>
                <w:sz w:val="21"/>
                <w:szCs w:val="21"/>
              </w:rPr>
            </w:pPr>
            <w:r w:rsidRPr="008958B5">
              <w:rPr>
                <w:rFonts w:ascii="Times New Roman" w:eastAsia="標楷體" w:hAnsi="Times New Roman" w:cs="Times New Roman"/>
                <w:b/>
                <w:snapToGrid w:val="0"/>
                <w:sz w:val="21"/>
                <w:szCs w:val="21"/>
              </w:rPr>
              <w:t>2034/4/24</w:t>
            </w:r>
            <w:r w:rsidRPr="008958B5">
              <w:rPr>
                <w:rFonts w:ascii="Times New Roman" w:eastAsia="標楷體" w:hAnsi="Times New Roman" w:cs="Times New Roman" w:hint="eastAsia"/>
                <w:b/>
                <w:snapToGrid w:val="0"/>
                <w:sz w:val="21"/>
                <w:szCs w:val="21"/>
              </w:rPr>
              <w:t>，</w:t>
            </w:r>
            <w:proofErr w:type="gramStart"/>
            <w:r w:rsidRPr="008958B5">
              <w:rPr>
                <w:rFonts w:ascii="Times New Roman" w:eastAsia="標楷體" w:hAnsi="Times New Roman" w:cs="Times New Roman" w:hint="eastAsia"/>
                <w:b/>
                <w:snapToGrid w:val="0"/>
                <w:sz w:val="21"/>
                <w:szCs w:val="21"/>
              </w:rPr>
              <w:t>如遇非交易</w:t>
            </w:r>
            <w:proofErr w:type="gramEnd"/>
            <w:r w:rsidRPr="008958B5">
              <w:rPr>
                <w:rFonts w:ascii="Times New Roman" w:eastAsia="標楷體" w:hAnsi="Times New Roman" w:cs="Times New Roman" w:hint="eastAsia"/>
                <w:b/>
                <w:snapToGrid w:val="0"/>
                <w:sz w:val="21"/>
                <w:szCs w:val="21"/>
              </w:rPr>
              <w:t>營業日，順延至下一交易營業日。</w:t>
            </w:r>
            <w:r w:rsidRPr="008958B5">
              <w:rPr>
                <w:rFonts w:ascii="Times New Roman" w:eastAsia="標楷體" w:hAnsi="Times New Roman" w:cs="Times New Roman"/>
                <w:b/>
                <w:snapToGrid w:val="0"/>
                <w:sz w:val="21"/>
                <w:szCs w:val="21"/>
              </w:rPr>
              <w:t xml:space="preserve">                               </w:t>
            </w:r>
          </w:p>
        </w:tc>
      </w:tr>
      <w:tr w:rsidR="00E8424E" w:rsidRPr="008958B5" w14:paraId="22776C70" w14:textId="77777777" w:rsidTr="00436974">
        <w:trPr>
          <w:trHeight w:val="471"/>
        </w:trPr>
        <w:tc>
          <w:tcPr>
            <w:tcW w:w="976" w:type="pct"/>
            <w:shd w:val="clear" w:color="auto" w:fill="FFFFFF" w:themeFill="background1"/>
            <w:vAlign w:val="center"/>
          </w:tcPr>
          <w:p w14:paraId="148A4B8B"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到期交割日</w:t>
            </w:r>
          </w:p>
        </w:tc>
        <w:tc>
          <w:tcPr>
            <w:tcW w:w="4009" w:type="pct"/>
            <w:shd w:val="clear" w:color="auto" w:fill="FFFFFF" w:themeFill="background1"/>
            <w:vAlign w:val="center"/>
          </w:tcPr>
          <w:p w14:paraId="1880DBA8"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b/>
                <w:snapToGrid w:val="0"/>
                <w:sz w:val="21"/>
                <w:szCs w:val="21"/>
              </w:rPr>
            </w:pPr>
            <w:r w:rsidRPr="008958B5">
              <w:rPr>
                <w:rFonts w:ascii="Times New Roman" w:eastAsia="標楷體" w:hAnsi="Times New Roman" w:cs="Times New Roman" w:hint="eastAsia"/>
                <w:b/>
                <w:snapToGrid w:val="0"/>
                <w:sz w:val="21"/>
                <w:szCs w:val="21"/>
              </w:rPr>
              <w:t>到期日或提前到期日</w:t>
            </w:r>
            <w:r w:rsidRPr="008958B5">
              <w:rPr>
                <w:rFonts w:ascii="Times New Roman" w:eastAsia="標楷體" w:hAnsi="Times New Roman" w:cs="Times New Roman"/>
                <w:b/>
                <w:snapToGrid w:val="0"/>
                <w:sz w:val="21"/>
                <w:szCs w:val="21"/>
              </w:rPr>
              <w:t>T+2</w:t>
            </w:r>
            <w:r w:rsidRPr="008958B5">
              <w:rPr>
                <w:rFonts w:ascii="Times New Roman" w:eastAsia="標楷體" w:hAnsi="Times New Roman" w:cs="Times New Roman" w:hint="eastAsia"/>
                <w:b/>
                <w:snapToGrid w:val="0"/>
                <w:sz w:val="21"/>
                <w:szCs w:val="21"/>
              </w:rPr>
              <w:t>，</w:t>
            </w:r>
            <w:proofErr w:type="gramStart"/>
            <w:r w:rsidRPr="008958B5">
              <w:rPr>
                <w:rFonts w:ascii="Times New Roman" w:eastAsia="標楷體" w:hAnsi="Times New Roman" w:cs="Times New Roman" w:hint="eastAsia"/>
                <w:b/>
                <w:snapToGrid w:val="0"/>
                <w:sz w:val="21"/>
                <w:szCs w:val="21"/>
              </w:rPr>
              <w:t>如遇非交易</w:t>
            </w:r>
            <w:proofErr w:type="gramEnd"/>
            <w:r w:rsidRPr="008958B5">
              <w:rPr>
                <w:rFonts w:ascii="Times New Roman" w:eastAsia="標楷體" w:hAnsi="Times New Roman" w:cs="Times New Roman" w:hint="eastAsia"/>
                <w:b/>
                <w:snapToGrid w:val="0"/>
                <w:sz w:val="21"/>
                <w:szCs w:val="21"/>
              </w:rPr>
              <w:t>營業日，順延至下一交易營業日。</w:t>
            </w:r>
            <w:r w:rsidRPr="008958B5">
              <w:rPr>
                <w:rFonts w:ascii="Times New Roman" w:eastAsia="標楷體" w:hAnsi="Times New Roman" w:cs="Times New Roman"/>
                <w:b/>
                <w:snapToGrid w:val="0"/>
                <w:sz w:val="21"/>
                <w:szCs w:val="21"/>
              </w:rPr>
              <w:t xml:space="preserve">                               </w:t>
            </w:r>
          </w:p>
        </w:tc>
      </w:tr>
      <w:tr w:rsidR="00E8424E" w:rsidRPr="008958B5" w14:paraId="233127B4" w14:textId="77777777" w:rsidTr="00436974">
        <w:trPr>
          <w:trHeight w:val="964"/>
        </w:trPr>
        <w:tc>
          <w:tcPr>
            <w:tcW w:w="976" w:type="pct"/>
            <w:shd w:val="clear" w:color="auto" w:fill="FFFFFF" w:themeFill="background1"/>
            <w:vAlign w:val="center"/>
          </w:tcPr>
          <w:p w14:paraId="5A87C533"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color w:val="000000"/>
                <w:kern w:val="0"/>
                <w:sz w:val="21"/>
                <w:szCs w:val="21"/>
              </w:rPr>
              <w:t>到期通知日</w:t>
            </w:r>
          </w:p>
        </w:tc>
        <w:tc>
          <w:tcPr>
            <w:tcW w:w="4009" w:type="pct"/>
            <w:shd w:val="clear" w:color="auto" w:fill="FFFFFF" w:themeFill="background1"/>
            <w:vAlign w:val="center"/>
          </w:tcPr>
          <w:p w14:paraId="25A51E6E"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b/>
                <w:snapToGrid w:val="0"/>
                <w:sz w:val="21"/>
                <w:szCs w:val="21"/>
              </w:rPr>
            </w:pPr>
            <w:r w:rsidRPr="008958B5">
              <w:rPr>
                <w:rFonts w:ascii="Times New Roman" w:eastAsia="標楷體" w:hAnsi="Times New Roman" w:cs="Times New Roman" w:hint="eastAsia"/>
                <w:b/>
                <w:snapToGrid w:val="0"/>
                <w:sz w:val="21"/>
                <w:szCs w:val="21"/>
              </w:rPr>
              <w:t>到期日當日，</w:t>
            </w:r>
            <w:proofErr w:type="gramStart"/>
            <w:r w:rsidRPr="008958B5">
              <w:rPr>
                <w:rFonts w:ascii="Times New Roman" w:eastAsia="標楷體" w:hAnsi="Times New Roman" w:cs="Times New Roman" w:hint="eastAsia"/>
                <w:b/>
                <w:snapToGrid w:val="0"/>
                <w:sz w:val="21"/>
                <w:szCs w:val="21"/>
              </w:rPr>
              <w:t>如遇非交易</w:t>
            </w:r>
            <w:proofErr w:type="gramEnd"/>
            <w:r w:rsidRPr="008958B5">
              <w:rPr>
                <w:rFonts w:ascii="Times New Roman" w:eastAsia="標楷體" w:hAnsi="Times New Roman" w:cs="Times New Roman" w:hint="eastAsia"/>
                <w:b/>
                <w:snapToGrid w:val="0"/>
                <w:sz w:val="21"/>
                <w:szCs w:val="21"/>
              </w:rPr>
              <w:t>營業日，順延至下一交易營業日。</w:t>
            </w:r>
          </w:p>
          <w:p w14:paraId="4A8D20D3"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b/>
                <w:snapToGrid w:val="0"/>
                <w:sz w:val="21"/>
                <w:szCs w:val="21"/>
              </w:rPr>
            </w:pPr>
            <w:r w:rsidRPr="008958B5">
              <w:rPr>
                <w:rFonts w:ascii="Times New Roman" w:eastAsia="標楷體" w:hAnsi="Times New Roman" w:cs="Times New Roman" w:hint="eastAsia"/>
                <w:b/>
                <w:color w:val="000000"/>
                <w:kern w:val="0"/>
                <w:sz w:val="21"/>
                <w:szCs w:val="21"/>
              </w:rPr>
              <w:t>發行機構將</w:t>
            </w:r>
            <w:r w:rsidRPr="008958B5">
              <w:rPr>
                <w:rFonts w:ascii="Times New Roman" w:eastAsia="標楷體" w:hAnsi="Times New Roman" w:cs="Times New Roman" w:hint="eastAsia"/>
                <w:b/>
                <w:kern w:val="0"/>
                <w:sz w:val="21"/>
                <w:szCs w:val="21"/>
              </w:rPr>
              <w:t>以</w:t>
            </w:r>
            <w:r w:rsidRPr="008958B5">
              <w:rPr>
                <w:rFonts w:ascii="Times New Roman" w:eastAsia="標楷體" w:hAnsi="Times New Roman" w:cs="Times New Roman"/>
                <w:b/>
                <w:kern w:val="0"/>
                <w:sz w:val="21"/>
                <w:szCs w:val="21"/>
              </w:rPr>
              <w:t>Email</w:t>
            </w:r>
            <w:r w:rsidRPr="008958B5">
              <w:rPr>
                <w:rFonts w:ascii="Times New Roman" w:eastAsia="標楷體" w:hAnsi="Times New Roman" w:cs="Times New Roman" w:hint="eastAsia"/>
                <w:b/>
                <w:kern w:val="0"/>
                <w:sz w:val="21"/>
                <w:szCs w:val="21"/>
              </w:rPr>
              <w:t>通知或電話通知交易人。</w:t>
            </w:r>
            <w:r w:rsidRPr="008958B5">
              <w:rPr>
                <w:rFonts w:ascii="Times New Roman" w:eastAsia="標楷體" w:hAnsi="Times New Roman" w:cs="Times New Roman" w:hint="eastAsia"/>
                <w:b/>
                <w:kern w:val="0"/>
                <w:sz w:val="21"/>
                <w:szCs w:val="21"/>
                <w:bdr w:val="single" w:sz="4" w:space="0" w:color="auto"/>
              </w:rPr>
              <w:t>若無法成功通知，仍不影響或導致該發行機構到期通知失效或不成立。</w:t>
            </w:r>
          </w:p>
        </w:tc>
      </w:tr>
      <w:tr w:rsidR="00E8424E" w:rsidRPr="008958B5" w14:paraId="16A2BF3A" w14:textId="77777777" w:rsidTr="00436974">
        <w:trPr>
          <w:trHeight w:val="964"/>
        </w:trPr>
        <w:tc>
          <w:tcPr>
            <w:tcW w:w="976" w:type="pct"/>
            <w:shd w:val="clear" w:color="auto" w:fill="FFFFFF" w:themeFill="background1"/>
            <w:vAlign w:val="center"/>
          </w:tcPr>
          <w:p w14:paraId="2FCCF132"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color w:val="000000"/>
                <w:kern w:val="0"/>
                <w:sz w:val="21"/>
                <w:szCs w:val="21"/>
              </w:rPr>
              <w:lastRenderedPageBreak/>
              <w:t>提前到期日</w:t>
            </w:r>
          </w:p>
        </w:tc>
        <w:tc>
          <w:tcPr>
            <w:tcW w:w="4009" w:type="pct"/>
            <w:shd w:val="clear" w:color="auto" w:fill="FFFFFF" w:themeFill="background1"/>
            <w:vAlign w:val="center"/>
          </w:tcPr>
          <w:p w14:paraId="644DC59B"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b/>
                <w:color w:val="000000"/>
                <w:kern w:val="0"/>
                <w:sz w:val="21"/>
                <w:szCs w:val="21"/>
              </w:rPr>
            </w:pPr>
            <w:r w:rsidRPr="008958B5">
              <w:rPr>
                <w:rFonts w:ascii="Times New Roman" w:eastAsia="標楷體" w:hAnsi="Times New Roman" w:cs="Times New Roman" w:hint="eastAsia"/>
                <w:b/>
                <w:color w:val="000000"/>
                <w:kern w:val="0"/>
                <w:sz w:val="21"/>
                <w:szCs w:val="21"/>
              </w:rPr>
              <w:t>若發</w:t>
            </w:r>
            <w:r w:rsidRPr="008958B5">
              <w:rPr>
                <w:rFonts w:ascii="Times New Roman" w:eastAsia="標楷體" w:hAnsi="Times New Roman" w:cs="Times New Roman" w:hint="eastAsia"/>
                <w:b/>
                <w:snapToGrid w:val="0"/>
                <w:sz w:val="21"/>
                <w:szCs w:val="21"/>
              </w:rPr>
              <w:t>生觸發事件、特殊事件、發行機構提前贖回或交易人執行提前終止者，則以觸發事件通知日、特殊事件通知日、發行機構提前贖回通知日或提前終止通知日為提前到期日</w:t>
            </w:r>
            <w:r w:rsidRPr="008958B5">
              <w:rPr>
                <w:rFonts w:ascii="Times New Roman" w:eastAsia="標楷體" w:hAnsi="Times New Roman" w:cs="Times New Roman"/>
                <w:b/>
                <w:snapToGrid w:val="0"/>
                <w:sz w:val="21"/>
                <w:szCs w:val="21"/>
              </w:rPr>
              <w:t>(</w:t>
            </w:r>
            <w:proofErr w:type="gramStart"/>
            <w:r w:rsidRPr="008958B5">
              <w:rPr>
                <w:rFonts w:ascii="Times New Roman" w:eastAsia="標楷體" w:hAnsi="Times New Roman" w:cs="Times New Roman" w:hint="eastAsia"/>
                <w:b/>
                <w:bCs/>
                <w:color w:val="000000"/>
                <w:kern w:val="0"/>
                <w:sz w:val="21"/>
                <w:szCs w:val="21"/>
              </w:rPr>
              <w:t>如遇非交易</w:t>
            </w:r>
            <w:proofErr w:type="gramEnd"/>
            <w:r w:rsidRPr="008958B5">
              <w:rPr>
                <w:rFonts w:ascii="Times New Roman" w:eastAsia="標楷體" w:hAnsi="Times New Roman" w:cs="Times New Roman" w:hint="eastAsia"/>
                <w:b/>
                <w:bCs/>
                <w:color w:val="000000"/>
                <w:kern w:val="0"/>
                <w:sz w:val="21"/>
                <w:szCs w:val="21"/>
              </w:rPr>
              <w:t>營業日，順延至下一交易營業日</w:t>
            </w:r>
            <w:r w:rsidRPr="008958B5">
              <w:rPr>
                <w:rFonts w:ascii="Times New Roman" w:eastAsia="標楷體" w:hAnsi="Times New Roman" w:cs="Times New Roman"/>
                <w:b/>
                <w:color w:val="000000"/>
                <w:kern w:val="0"/>
                <w:sz w:val="21"/>
                <w:szCs w:val="21"/>
              </w:rPr>
              <w:t>)</w:t>
            </w:r>
            <w:r w:rsidRPr="008958B5">
              <w:rPr>
                <w:rFonts w:ascii="Times New Roman" w:eastAsia="標楷體" w:hAnsi="Times New Roman" w:cs="Times New Roman" w:hint="eastAsia"/>
                <w:b/>
                <w:snapToGrid w:val="0"/>
                <w:sz w:val="21"/>
                <w:szCs w:val="21"/>
              </w:rPr>
              <w:t>。</w:t>
            </w:r>
          </w:p>
        </w:tc>
      </w:tr>
      <w:tr w:rsidR="00E8424E" w:rsidRPr="008958B5" w14:paraId="3A6F2BFB" w14:textId="77777777" w:rsidTr="00436974">
        <w:trPr>
          <w:trHeight w:val="471"/>
        </w:trPr>
        <w:tc>
          <w:tcPr>
            <w:tcW w:w="976" w:type="pct"/>
            <w:shd w:val="clear" w:color="auto" w:fill="FFFFFF" w:themeFill="background1"/>
            <w:vAlign w:val="center"/>
            <w:hideMark/>
          </w:tcPr>
          <w:p w14:paraId="7C8EC778"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color w:val="000000"/>
                <w:kern w:val="0"/>
                <w:sz w:val="21"/>
                <w:szCs w:val="21"/>
              </w:rPr>
              <w:t>存續期間</w:t>
            </w:r>
          </w:p>
        </w:tc>
        <w:tc>
          <w:tcPr>
            <w:tcW w:w="4009" w:type="pct"/>
            <w:shd w:val="clear" w:color="auto" w:fill="FFFFFF" w:themeFill="background1"/>
            <w:vAlign w:val="center"/>
            <w:hideMark/>
          </w:tcPr>
          <w:p w14:paraId="0C8737AA" w14:textId="22412C8A" w:rsidR="00E8424E" w:rsidRPr="008958B5" w:rsidRDefault="00E8424E" w:rsidP="00E8424E">
            <w:pPr>
              <w:widowControl/>
              <w:spacing w:line="300" w:lineRule="exact"/>
              <w:ind w:leftChars="17" w:left="41" w:rightChars="28" w:right="67"/>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自交易生效日</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含</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起算，至到期日</w:t>
            </w:r>
            <w:r w:rsidR="000C6860" w:rsidRPr="008958B5">
              <w:rPr>
                <w:rFonts w:ascii="Times New Roman" w:eastAsia="標楷體" w:hAnsi="Times New Roman" w:cs="Times New Roman" w:hint="eastAsia"/>
                <w:color w:val="000000"/>
                <w:kern w:val="0"/>
                <w:sz w:val="21"/>
                <w:szCs w:val="21"/>
              </w:rPr>
              <w:t>(</w:t>
            </w:r>
            <w:r w:rsidR="000C6860" w:rsidRPr="008958B5">
              <w:rPr>
                <w:rFonts w:ascii="Times New Roman" w:eastAsia="標楷體" w:hAnsi="Times New Roman" w:cs="Times New Roman" w:hint="eastAsia"/>
                <w:color w:val="000000"/>
                <w:kern w:val="0"/>
                <w:sz w:val="21"/>
                <w:szCs w:val="21"/>
              </w:rPr>
              <w:t>不含</w:t>
            </w:r>
            <w:r w:rsidR="000C6860" w:rsidRPr="008958B5">
              <w:rPr>
                <w:rFonts w:ascii="Times New Roman" w:eastAsia="標楷體" w:hAnsi="Times New Roman" w:cs="Times New Roman" w:hint="eastAsia"/>
                <w:color w:val="000000"/>
                <w:kern w:val="0"/>
                <w:sz w:val="21"/>
                <w:szCs w:val="21"/>
              </w:rPr>
              <w:t>)</w:t>
            </w:r>
            <w:r w:rsidRPr="008958B5">
              <w:rPr>
                <w:rFonts w:ascii="Times New Roman" w:eastAsia="標楷體" w:hAnsi="Times New Roman" w:cs="Times New Roman" w:hint="eastAsia"/>
                <w:color w:val="000000"/>
                <w:kern w:val="0"/>
                <w:sz w:val="21"/>
                <w:szCs w:val="21"/>
              </w:rPr>
              <w:t>或提前到期日</w:t>
            </w:r>
            <w:r w:rsidR="000C6860" w:rsidRPr="008958B5">
              <w:rPr>
                <w:rFonts w:ascii="Times New Roman" w:eastAsia="標楷體" w:hAnsi="Times New Roman" w:cs="Times New Roman" w:hint="eastAsia"/>
                <w:color w:val="000000"/>
                <w:kern w:val="0"/>
                <w:sz w:val="21"/>
                <w:szCs w:val="21"/>
              </w:rPr>
              <w:t>(</w:t>
            </w:r>
            <w:r w:rsidR="000C6860" w:rsidRPr="008958B5">
              <w:rPr>
                <w:rFonts w:ascii="Times New Roman" w:eastAsia="標楷體" w:hAnsi="Times New Roman" w:cs="Times New Roman" w:hint="eastAsia"/>
                <w:color w:val="000000"/>
                <w:kern w:val="0"/>
                <w:sz w:val="21"/>
                <w:szCs w:val="21"/>
              </w:rPr>
              <w:t>不含</w:t>
            </w:r>
            <w:r w:rsidR="000C6860" w:rsidRPr="008958B5">
              <w:rPr>
                <w:rFonts w:ascii="Times New Roman" w:eastAsia="標楷體" w:hAnsi="Times New Roman" w:cs="Times New Roman" w:hint="eastAsia"/>
                <w:color w:val="000000"/>
                <w:kern w:val="0"/>
                <w:sz w:val="21"/>
                <w:szCs w:val="21"/>
              </w:rPr>
              <w:t>)</w:t>
            </w:r>
            <w:r w:rsidRPr="008958B5">
              <w:rPr>
                <w:rFonts w:ascii="Times New Roman" w:eastAsia="標楷體" w:hAnsi="Times New Roman" w:cs="Times New Roman" w:hint="eastAsia"/>
                <w:color w:val="000000"/>
                <w:kern w:val="0"/>
                <w:sz w:val="21"/>
                <w:szCs w:val="21"/>
              </w:rPr>
              <w:t>止。</w:t>
            </w:r>
            <w:r w:rsidRPr="008958B5">
              <w:rPr>
                <w:rFonts w:ascii="Times New Roman" w:eastAsia="標楷體" w:hAnsi="Times New Roman" w:cs="Times New Roman"/>
                <w:color w:val="000000"/>
                <w:kern w:val="0"/>
                <w:sz w:val="21"/>
                <w:szCs w:val="21"/>
              </w:rPr>
              <w:t xml:space="preserve"> </w:t>
            </w:r>
          </w:p>
        </w:tc>
      </w:tr>
      <w:tr w:rsidR="00E8424E" w:rsidRPr="008958B5" w14:paraId="70238EE8" w14:textId="77777777" w:rsidTr="00436974">
        <w:trPr>
          <w:trHeight w:val="567"/>
        </w:trPr>
        <w:tc>
          <w:tcPr>
            <w:tcW w:w="976" w:type="pct"/>
            <w:shd w:val="clear" w:color="auto" w:fill="FFFFFF" w:themeFill="background1"/>
            <w:vAlign w:val="center"/>
          </w:tcPr>
          <w:p w14:paraId="55F71100"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交易營業日</w:t>
            </w:r>
          </w:p>
        </w:tc>
        <w:tc>
          <w:tcPr>
            <w:tcW w:w="4009" w:type="pct"/>
            <w:shd w:val="clear" w:color="auto" w:fill="FFFFFF" w:themeFill="background1"/>
            <w:vAlign w:val="center"/>
          </w:tcPr>
          <w:p w14:paraId="02541E85" w14:textId="77777777" w:rsidR="00E8424E" w:rsidRPr="008958B5" w:rsidDel="00A8009A" w:rsidRDefault="00E8424E" w:rsidP="00E8424E">
            <w:pPr>
              <w:autoSpaceDE w:val="0"/>
              <w:autoSpaceDN w:val="0"/>
              <w:adjustRightInd w:val="0"/>
              <w:spacing w:line="300" w:lineRule="exact"/>
              <w:ind w:leftChars="17" w:left="41" w:rightChars="28" w:right="67"/>
              <w:jc w:val="both"/>
              <w:rPr>
                <w:rFonts w:ascii="Times New Roman" w:eastAsia="標楷體" w:hAnsi="Times New Roman" w:cs="Times New Roman"/>
                <w:b/>
                <w:snapToGrid w:val="0"/>
                <w:kern w:val="0"/>
                <w:sz w:val="21"/>
                <w:szCs w:val="21"/>
              </w:rPr>
            </w:pPr>
            <w:r w:rsidRPr="008958B5">
              <w:rPr>
                <w:rFonts w:ascii="Times New Roman" w:eastAsia="標楷體" w:hAnsi="Times New Roman" w:cs="Times New Roman" w:hint="eastAsia"/>
                <w:b/>
                <w:bCs/>
                <w:color w:val="000000"/>
                <w:kern w:val="0"/>
                <w:sz w:val="21"/>
                <w:szCs w:val="21"/>
              </w:rPr>
              <w:t>臺北市銀行、臺灣證券交易所及</w:t>
            </w:r>
            <w:r w:rsidRPr="008958B5">
              <w:rPr>
                <w:rFonts w:ascii="標楷體" w:eastAsia="標楷體" w:cs="標楷體" w:hint="eastAsia"/>
                <w:b/>
                <w:snapToGrid w:val="0"/>
                <w:color w:val="000000"/>
                <w:kern w:val="0"/>
                <w:sz w:val="21"/>
                <w:szCs w:val="21"/>
              </w:rPr>
              <w:t>證券櫃檯買賣中心</w:t>
            </w:r>
            <w:r w:rsidRPr="008958B5">
              <w:rPr>
                <w:rFonts w:ascii="Times New Roman" w:eastAsia="標楷體" w:hAnsi="Times New Roman" w:cs="Times New Roman" w:hint="eastAsia"/>
                <w:b/>
                <w:bCs/>
                <w:color w:val="000000"/>
                <w:kern w:val="0"/>
                <w:sz w:val="21"/>
                <w:szCs w:val="21"/>
              </w:rPr>
              <w:t>之共同營業之日。</w:t>
            </w:r>
            <w:r w:rsidRPr="008958B5">
              <w:rPr>
                <w:rFonts w:ascii="Times New Roman" w:eastAsia="標楷體" w:hAnsi="Times New Roman" w:cs="Times New Roman" w:hint="eastAsia"/>
                <w:bCs/>
                <w:color w:val="000000"/>
                <w:kern w:val="0"/>
                <w:sz w:val="21"/>
                <w:szCs w:val="21"/>
              </w:rPr>
              <w:t>如有疑義</w:t>
            </w:r>
            <w:r w:rsidRPr="008958B5">
              <w:rPr>
                <w:rFonts w:ascii="Times New Roman" w:eastAsia="標楷體" w:hAnsi="Times New Roman" w:cs="Times New Roman" w:hint="eastAsia"/>
                <w:snapToGrid w:val="0"/>
                <w:color w:val="000000"/>
                <w:kern w:val="0"/>
                <w:sz w:val="21"/>
                <w:szCs w:val="21"/>
              </w:rPr>
              <w:t>，由計算代理人認定之</w:t>
            </w:r>
            <w:r w:rsidRPr="008958B5">
              <w:rPr>
                <w:rFonts w:ascii="Times New Roman" w:eastAsia="標楷體" w:hAnsi="Times New Roman" w:cs="Times New Roman" w:hint="eastAsia"/>
                <w:bCs/>
                <w:color w:val="000000"/>
                <w:kern w:val="0"/>
                <w:sz w:val="21"/>
                <w:szCs w:val="21"/>
              </w:rPr>
              <w:t>。</w:t>
            </w:r>
          </w:p>
        </w:tc>
      </w:tr>
      <w:tr w:rsidR="00E8424E" w:rsidRPr="008958B5" w14:paraId="760AB61F" w14:textId="77777777" w:rsidTr="00436974">
        <w:trPr>
          <w:trHeight w:val="567"/>
        </w:trPr>
        <w:tc>
          <w:tcPr>
            <w:tcW w:w="976" w:type="pct"/>
            <w:shd w:val="clear" w:color="auto" w:fill="FFFFFF" w:themeFill="background1"/>
            <w:vAlign w:val="center"/>
          </w:tcPr>
          <w:p w14:paraId="1F2E5C23"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交割營業日</w:t>
            </w:r>
          </w:p>
        </w:tc>
        <w:tc>
          <w:tcPr>
            <w:tcW w:w="4009" w:type="pct"/>
            <w:shd w:val="clear" w:color="auto" w:fill="FFFFFF" w:themeFill="background1"/>
            <w:vAlign w:val="center"/>
          </w:tcPr>
          <w:p w14:paraId="50916CE0" w14:textId="77777777" w:rsidR="00E8424E" w:rsidRPr="008958B5" w:rsidRDefault="00E8424E" w:rsidP="00E8424E">
            <w:pPr>
              <w:autoSpaceDE w:val="0"/>
              <w:autoSpaceDN w:val="0"/>
              <w:adjustRightInd w:val="0"/>
              <w:spacing w:line="300" w:lineRule="exact"/>
              <w:ind w:leftChars="17" w:left="41" w:rightChars="28" w:right="67"/>
              <w:jc w:val="both"/>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color w:val="000000"/>
                <w:kern w:val="0"/>
                <w:sz w:val="21"/>
                <w:szCs w:val="21"/>
              </w:rPr>
              <w:t>臺灣證券交易所及證券櫃檯買賣中心之共同可辦理結算及交割日。</w:t>
            </w:r>
            <w:r w:rsidRPr="008958B5">
              <w:rPr>
                <w:rFonts w:ascii="Times New Roman" w:eastAsia="標楷體" w:hAnsi="Times New Roman" w:cs="Times New Roman" w:hint="eastAsia"/>
                <w:bCs/>
                <w:color w:val="000000"/>
                <w:kern w:val="0"/>
                <w:sz w:val="21"/>
                <w:szCs w:val="21"/>
              </w:rPr>
              <w:t>如有疑義</w:t>
            </w:r>
            <w:r w:rsidRPr="008958B5">
              <w:rPr>
                <w:rFonts w:ascii="Times New Roman" w:eastAsia="標楷體" w:hAnsi="Times New Roman" w:cs="Times New Roman" w:hint="eastAsia"/>
                <w:snapToGrid w:val="0"/>
                <w:color w:val="000000"/>
                <w:kern w:val="0"/>
                <w:sz w:val="21"/>
                <w:szCs w:val="21"/>
              </w:rPr>
              <w:t>，由計算代理人認定之</w:t>
            </w:r>
            <w:r w:rsidRPr="008958B5">
              <w:rPr>
                <w:rFonts w:ascii="Times New Roman" w:eastAsia="標楷體" w:hAnsi="Times New Roman" w:cs="Times New Roman" w:hint="eastAsia"/>
                <w:bCs/>
                <w:color w:val="000000"/>
                <w:kern w:val="0"/>
                <w:sz w:val="21"/>
                <w:szCs w:val="21"/>
              </w:rPr>
              <w:t>。</w:t>
            </w:r>
          </w:p>
        </w:tc>
      </w:tr>
      <w:tr w:rsidR="00E8424E" w:rsidRPr="008958B5" w14:paraId="6DAFAFE5" w14:textId="77777777" w:rsidTr="00436974">
        <w:trPr>
          <w:trHeight w:val="471"/>
        </w:trPr>
        <w:tc>
          <w:tcPr>
            <w:tcW w:w="976" w:type="pct"/>
            <w:shd w:val="clear" w:color="auto" w:fill="FFFFFF" w:themeFill="background1"/>
            <w:vAlign w:val="center"/>
          </w:tcPr>
          <w:p w14:paraId="13F9C0EB"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浮動利率指標營業日</w:t>
            </w:r>
          </w:p>
        </w:tc>
        <w:tc>
          <w:tcPr>
            <w:tcW w:w="4009" w:type="pct"/>
            <w:shd w:val="clear" w:color="auto" w:fill="FFFFFF" w:themeFill="background1"/>
            <w:vAlign w:val="center"/>
          </w:tcPr>
          <w:p w14:paraId="6F6AC25F" w14:textId="77777777" w:rsidR="00E8424E" w:rsidRPr="008958B5" w:rsidRDefault="00E8424E" w:rsidP="00E8424E">
            <w:pPr>
              <w:autoSpaceDE w:val="0"/>
              <w:autoSpaceDN w:val="0"/>
              <w:adjustRightInd w:val="0"/>
              <w:spacing w:line="300" w:lineRule="exact"/>
              <w:ind w:leftChars="17" w:left="41" w:rightChars="28" w:right="67"/>
              <w:rPr>
                <w:rFonts w:ascii="Times New Roman" w:eastAsia="標楷體" w:hAnsi="Times New Roman" w:cs="Times New Roman"/>
                <w:b/>
                <w:bCs/>
                <w:color w:val="000000"/>
                <w:kern w:val="0"/>
                <w:sz w:val="21"/>
                <w:szCs w:val="21"/>
              </w:rPr>
            </w:pPr>
            <w:r w:rsidRPr="008958B5">
              <w:rPr>
                <w:rFonts w:ascii="Times New Roman" w:eastAsia="標楷體" w:hAnsi="Times New Roman" w:cs="Times New Roman" w:hint="eastAsia"/>
                <w:b/>
                <w:bCs/>
                <w:color w:val="000000"/>
                <w:kern w:val="0"/>
                <w:sz w:val="21"/>
                <w:szCs w:val="21"/>
              </w:rPr>
              <w:t>臺北市銀行營業日。</w:t>
            </w:r>
            <w:r w:rsidRPr="008958B5">
              <w:rPr>
                <w:rFonts w:ascii="Times New Roman" w:eastAsia="標楷體" w:hAnsi="Times New Roman" w:cs="Times New Roman" w:hint="eastAsia"/>
                <w:bCs/>
                <w:color w:val="000000"/>
                <w:kern w:val="0"/>
                <w:sz w:val="21"/>
                <w:szCs w:val="21"/>
              </w:rPr>
              <w:t>如有疑義</w:t>
            </w:r>
            <w:r w:rsidRPr="008958B5">
              <w:rPr>
                <w:rFonts w:ascii="Times New Roman" w:eastAsia="標楷體" w:hAnsi="Times New Roman" w:cs="Times New Roman" w:hint="eastAsia"/>
                <w:snapToGrid w:val="0"/>
                <w:color w:val="000000"/>
                <w:kern w:val="0"/>
                <w:sz w:val="21"/>
                <w:szCs w:val="21"/>
              </w:rPr>
              <w:t>，由計算代理人認定之</w:t>
            </w:r>
            <w:r w:rsidRPr="008958B5">
              <w:rPr>
                <w:rFonts w:ascii="Times New Roman" w:eastAsia="標楷體" w:hAnsi="Times New Roman" w:cs="Times New Roman" w:hint="eastAsia"/>
                <w:bCs/>
                <w:color w:val="000000"/>
                <w:kern w:val="0"/>
                <w:sz w:val="21"/>
                <w:szCs w:val="21"/>
              </w:rPr>
              <w:t>。</w:t>
            </w:r>
          </w:p>
        </w:tc>
      </w:tr>
      <w:tr w:rsidR="00E8424E" w:rsidRPr="008958B5" w14:paraId="7519A964" w14:textId="77777777" w:rsidTr="00436974">
        <w:trPr>
          <w:trHeight w:val="5159"/>
        </w:trPr>
        <w:tc>
          <w:tcPr>
            <w:tcW w:w="976" w:type="pct"/>
            <w:shd w:val="clear" w:color="auto" w:fill="FFFFFF" w:themeFill="background1"/>
            <w:vAlign w:val="center"/>
            <w:hideMark/>
          </w:tcPr>
          <w:p w14:paraId="07FBC7ED"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連結標的</w:t>
            </w:r>
          </w:p>
        </w:tc>
        <w:tc>
          <w:tcPr>
            <w:tcW w:w="4009" w:type="pct"/>
            <w:shd w:val="clear" w:color="auto" w:fill="FFFFFF" w:themeFill="background1"/>
            <w:vAlign w:val="center"/>
          </w:tcPr>
          <w:p w14:paraId="61317995" w14:textId="77777777" w:rsidR="00E8424E" w:rsidRPr="008958B5" w:rsidRDefault="00E8424E" w:rsidP="00E8424E">
            <w:pPr>
              <w:autoSpaceDE w:val="0"/>
              <w:autoSpaceDN w:val="0"/>
              <w:adjustRightInd w:val="0"/>
              <w:spacing w:line="300" w:lineRule="exact"/>
              <w:ind w:leftChars="17" w:left="41"/>
              <w:rPr>
                <w:rFonts w:ascii="Times New Roman" w:eastAsia="標楷體" w:hAnsi="Times New Roman" w:cs="Times New Roman"/>
                <w:snapToGrid w:val="0"/>
                <w:kern w:val="0"/>
                <w:sz w:val="21"/>
                <w:szCs w:val="21"/>
              </w:rPr>
            </w:pPr>
            <w:r w:rsidRPr="008958B5">
              <w:rPr>
                <w:rFonts w:ascii="Times New Roman" w:eastAsia="標楷體" w:hAnsi="Times New Roman" w:cs="Times New Roman" w:hint="eastAsia"/>
                <w:snapToGrid w:val="0"/>
                <w:kern w:val="0"/>
                <w:sz w:val="21"/>
                <w:szCs w:val="21"/>
              </w:rPr>
              <w:t>連結標的相關資訊如下：</w:t>
            </w:r>
          </w:p>
          <w:p w14:paraId="42122298" w14:textId="77777777" w:rsidR="00E8424E" w:rsidRPr="008958B5" w:rsidRDefault="00E8424E" w:rsidP="00B22650">
            <w:pPr>
              <w:numPr>
                <w:ilvl w:val="0"/>
                <w:numId w:val="21"/>
              </w:numPr>
              <w:autoSpaceDE w:val="0"/>
              <w:autoSpaceDN w:val="0"/>
              <w:adjustRightInd w:val="0"/>
              <w:spacing w:line="300" w:lineRule="exact"/>
              <w:ind w:left="233" w:rightChars="28" w:right="67" w:hanging="6"/>
              <w:jc w:val="both"/>
              <w:rPr>
                <w:rFonts w:ascii="Times New Roman" w:eastAsia="標楷體" w:hAnsi="Times New Roman" w:cs="Times New Roman"/>
                <w:snapToGrid w:val="0"/>
                <w:kern w:val="0"/>
                <w:sz w:val="21"/>
                <w:szCs w:val="21"/>
              </w:rPr>
            </w:pPr>
            <w:r w:rsidRPr="008958B5">
              <w:rPr>
                <w:rFonts w:ascii="Times New Roman" w:eastAsia="標楷體" w:hAnsi="Times New Roman" w:cs="Times New Roman" w:hint="eastAsia"/>
                <w:snapToGrid w:val="0"/>
                <w:kern w:val="0"/>
                <w:sz w:val="21"/>
                <w:szCs w:val="21"/>
              </w:rPr>
              <w:t>連結標的名稱：</w:t>
            </w:r>
          </w:p>
          <w:p w14:paraId="4CC5F669" w14:textId="77777777" w:rsidR="00E8424E" w:rsidRPr="008958B5" w:rsidRDefault="00E8424E" w:rsidP="00E8424E">
            <w:pPr>
              <w:autoSpaceDE w:val="0"/>
              <w:autoSpaceDN w:val="0"/>
              <w:adjustRightInd w:val="0"/>
              <w:spacing w:line="300" w:lineRule="exact"/>
              <w:ind w:left="233" w:rightChars="28" w:right="67"/>
              <w:jc w:val="both"/>
              <w:rPr>
                <w:rFonts w:ascii="Times New Roman" w:eastAsia="標楷體" w:hAnsi="Times New Roman" w:cs="Times New Roman"/>
                <w:snapToGrid w:val="0"/>
                <w:kern w:val="0"/>
                <w:sz w:val="21"/>
                <w:szCs w:val="21"/>
              </w:rPr>
            </w:pPr>
            <w:r w:rsidRPr="008958B5">
              <w:rPr>
                <w:rFonts w:ascii="Times New Roman" w:eastAsia="標楷體" w:hAnsi="Times New Roman" w:cs="Times New Roman" w:hint="eastAsia"/>
                <w:snapToGrid w:val="0"/>
                <w:sz w:val="21"/>
                <w:szCs w:val="21"/>
              </w:rPr>
              <w:t>國泰人壽保險股份有限公司</w:t>
            </w:r>
            <w:proofErr w:type="gramStart"/>
            <w:r w:rsidRPr="008958B5">
              <w:rPr>
                <w:rFonts w:ascii="Times New Roman" w:eastAsia="標楷體" w:hAnsi="Times New Roman" w:cs="Times New Roman"/>
                <w:snapToGrid w:val="0"/>
                <w:sz w:val="21"/>
                <w:szCs w:val="21"/>
              </w:rPr>
              <w:t>113</w:t>
            </w:r>
            <w:proofErr w:type="gramEnd"/>
            <w:r w:rsidRPr="008958B5">
              <w:rPr>
                <w:rFonts w:ascii="Times New Roman" w:eastAsia="標楷體" w:hAnsi="Times New Roman" w:cs="Times New Roman" w:hint="eastAsia"/>
                <w:snapToGrid w:val="0"/>
                <w:sz w:val="21"/>
                <w:szCs w:val="21"/>
              </w:rPr>
              <w:t>年度第一期無擔保累積次順位普通公司債甲</w:t>
            </w:r>
            <w:proofErr w:type="gramStart"/>
            <w:r w:rsidRPr="008958B5">
              <w:rPr>
                <w:rFonts w:ascii="Times New Roman" w:eastAsia="標楷體" w:hAnsi="Times New Roman" w:cs="Times New Roman" w:hint="eastAsia"/>
                <w:snapToGrid w:val="0"/>
                <w:sz w:val="21"/>
                <w:szCs w:val="21"/>
              </w:rPr>
              <w:t>券</w:t>
            </w:r>
            <w:proofErr w:type="gramEnd"/>
          </w:p>
          <w:p w14:paraId="618B0823" w14:textId="77777777" w:rsidR="00E8424E" w:rsidRPr="008958B5" w:rsidRDefault="00E8424E" w:rsidP="00B22650">
            <w:pPr>
              <w:numPr>
                <w:ilvl w:val="0"/>
                <w:numId w:val="21"/>
              </w:numPr>
              <w:autoSpaceDE w:val="0"/>
              <w:autoSpaceDN w:val="0"/>
              <w:adjustRightInd w:val="0"/>
              <w:spacing w:line="300" w:lineRule="exact"/>
              <w:ind w:left="233" w:rightChars="28" w:right="67" w:hanging="6"/>
              <w:jc w:val="both"/>
              <w:rPr>
                <w:rFonts w:ascii="Times New Roman" w:eastAsia="標楷體" w:hAnsi="Times New Roman" w:cs="Times New Roman"/>
                <w:snapToGrid w:val="0"/>
                <w:kern w:val="0"/>
                <w:sz w:val="21"/>
                <w:szCs w:val="21"/>
              </w:rPr>
            </w:pPr>
            <w:r w:rsidRPr="008958B5">
              <w:rPr>
                <w:rFonts w:ascii="Times New Roman" w:eastAsia="標楷體" w:hAnsi="Times New Roman" w:cs="Times New Roman" w:hint="eastAsia"/>
                <w:snapToGrid w:val="0"/>
                <w:kern w:val="0"/>
                <w:sz w:val="21"/>
                <w:szCs w:val="21"/>
              </w:rPr>
              <w:t>連結標的每張面額：新臺幣</w:t>
            </w:r>
            <w:r w:rsidRPr="008958B5">
              <w:rPr>
                <w:rFonts w:ascii="Times New Roman" w:eastAsia="標楷體" w:hAnsi="Times New Roman" w:cs="Times New Roman"/>
                <w:snapToGrid w:val="0"/>
                <w:kern w:val="0"/>
                <w:sz w:val="21"/>
                <w:szCs w:val="21"/>
              </w:rPr>
              <w:t>1,000,000</w:t>
            </w:r>
            <w:r w:rsidRPr="008958B5">
              <w:rPr>
                <w:rFonts w:ascii="Times New Roman" w:eastAsia="標楷體" w:hAnsi="Times New Roman" w:cs="Times New Roman" w:hint="eastAsia"/>
                <w:snapToGrid w:val="0"/>
                <w:kern w:val="0"/>
                <w:sz w:val="21"/>
                <w:szCs w:val="21"/>
              </w:rPr>
              <w:t>元</w:t>
            </w:r>
          </w:p>
          <w:p w14:paraId="2DC4196E" w14:textId="77777777" w:rsidR="00E8424E" w:rsidRPr="008958B5" w:rsidRDefault="00E8424E" w:rsidP="00B22650">
            <w:pPr>
              <w:numPr>
                <w:ilvl w:val="0"/>
                <w:numId w:val="21"/>
              </w:numPr>
              <w:autoSpaceDE w:val="0"/>
              <w:autoSpaceDN w:val="0"/>
              <w:adjustRightInd w:val="0"/>
              <w:spacing w:line="300" w:lineRule="exact"/>
              <w:ind w:left="233" w:rightChars="28" w:right="67" w:hanging="6"/>
              <w:jc w:val="both"/>
              <w:rPr>
                <w:rFonts w:ascii="Times New Roman" w:eastAsia="標楷體" w:hAnsi="Times New Roman" w:cs="Times New Roman"/>
                <w:snapToGrid w:val="0"/>
                <w:kern w:val="0"/>
                <w:sz w:val="21"/>
                <w:szCs w:val="21"/>
              </w:rPr>
            </w:pPr>
            <w:r w:rsidRPr="008958B5">
              <w:rPr>
                <w:rFonts w:ascii="Times New Roman" w:eastAsia="標楷體" w:hAnsi="Times New Roman" w:cs="Times New Roman" w:hint="eastAsia"/>
                <w:snapToGrid w:val="0"/>
                <w:kern w:val="0"/>
                <w:sz w:val="21"/>
                <w:szCs w:val="21"/>
              </w:rPr>
              <w:t>連結標的發行期間及發行日：發行期間為</w:t>
            </w:r>
            <w:r w:rsidRPr="008958B5">
              <w:rPr>
                <w:rFonts w:ascii="Times New Roman" w:eastAsia="標楷體" w:hAnsi="Times New Roman" w:cs="Times New Roman"/>
                <w:snapToGrid w:val="0"/>
                <w:kern w:val="0"/>
                <w:sz w:val="21"/>
                <w:szCs w:val="21"/>
              </w:rPr>
              <w:t>10</w:t>
            </w:r>
            <w:r w:rsidRPr="008958B5">
              <w:rPr>
                <w:rFonts w:ascii="Times New Roman" w:eastAsia="標楷體" w:hAnsi="Times New Roman" w:cs="Times New Roman" w:hint="eastAsia"/>
                <w:snapToGrid w:val="0"/>
                <w:kern w:val="0"/>
                <w:sz w:val="21"/>
                <w:szCs w:val="21"/>
              </w:rPr>
              <w:t>年，發行日為</w:t>
            </w:r>
            <w:r w:rsidRPr="008958B5">
              <w:rPr>
                <w:rFonts w:ascii="Times New Roman" w:eastAsia="標楷體" w:hAnsi="Times New Roman" w:cs="Times New Roman"/>
                <w:snapToGrid w:val="0"/>
                <w:kern w:val="0"/>
                <w:sz w:val="21"/>
                <w:szCs w:val="21"/>
                <w:u w:val="single"/>
              </w:rPr>
              <w:t>2024/4/24</w:t>
            </w:r>
          </w:p>
          <w:p w14:paraId="57106E52" w14:textId="77777777" w:rsidR="00E8424E" w:rsidRPr="008958B5" w:rsidRDefault="00E8424E" w:rsidP="00B22650">
            <w:pPr>
              <w:numPr>
                <w:ilvl w:val="0"/>
                <w:numId w:val="21"/>
              </w:numPr>
              <w:autoSpaceDE w:val="0"/>
              <w:autoSpaceDN w:val="0"/>
              <w:adjustRightInd w:val="0"/>
              <w:spacing w:line="300" w:lineRule="exact"/>
              <w:ind w:left="233" w:rightChars="28" w:right="67" w:hanging="6"/>
              <w:jc w:val="both"/>
              <w:rPr>
                <w:rFonts w:ascii="Times New Roman" w:eastAsia="標楷體" w:hAnsi="Times New Roman" w:cs="Times New Roman"/>
                <w:snapToGrid w:val="0"/>
                <w:kern w:val="0"/>
                <w:sz w:val="21"/>
                <w:szCs w:val="21"/>
              </w:rPr>
            </w:pPr>
            <w:r w:rsidRPr="008958B5">
              <w:rPr>
                <w:rFonts w:ascii="Times New Roman" w:eastAsia="標楷體" w:hAnsi="Times New Roman" w:cs="Times New Roman" w:hint="eastAsia"/>
                <w:snapToGrid w:val="0"/>
                <w:kern w:val="0"/>
                <w:sz w:val="21"/>
                <w:szCs w:val="21"/>
              </w:rPr>
              <w:t>連結標的計付息方式：自連結標的發行日起依連結標的票面利率每年單利計付息一次。連結標的還本付息日如為付款銀行停止營業日時，則於停止營業日之次一臺北市銀行營業日給付本息</w:t>
            </w:r>
            <w:r w:rsidRPr="008958B5">
              <w:rPr>
                <w:rFonts w:ascii="Times New Roman" w:eastAsia="標楷體" w:hAnsi="Times New Roman" w:cs="Times New Roman"/>
                <w:snapToGrid w:val="0"/>
                <w:kern w:val="0"/>
                <w:sz w:val="21"/>
                <w:szCs w:val="21"/>
              </w:rPr>
              <w:t>(</w:t>
            </w:r>
            <w:r w:rsidRPr="008958B5">
              <w:rPr>
                <w:rFonts w:ascii="Times New Roman" w:eastAsia="標楷體" w:hAnsi="Times New Roman" w:cs="Times New Roman" w:hint="eastAsia"/>
                <w:snapToGrid w:val="0"/>
                <w:kern w:val="0"/>
                <w:sz w:val="21"/>
                <w:szCs w:val="21"/>
              </w:rPr>
              <w:t>即連結標的付息交割日</w:t>
            </w:r>
            <w:r w:rsidRPr="008958B5">
              <w:rPr>
                <w:rFonts w:ascii="Times New Roman" w:eastAsia="標楷體" w:hAnsi="Times New Roman" w:cs="Times New Roman"/>
                <w:snapToGrid w:val="0"/>
                <w:kern w:val="0"/>
                <w:sz w:val="21"/>
                <w:szCs w:val="21"/>
              </w:rPr>
              <w:t>)</w:t>
            </w:r>
            <w:r w:rsidRPr="008958B5">
              <w:rPr>
                <w:rFonts w:ascii="Times New Roman" w:eastAsia="標楷體" w:hAnsi="Times New Roman" w:cs="Times New Roman" w:hint="eastAsia"/>
                <w:snapToGrid w:val="0"/>
                <w:kern w:val="0"/>
                <w:sz w:val="21"/>
                <w:szCs w:val="21"/>
              </w:rPr>
              <w:t>，且</w:t>
            </w:r>
            <w:proofErr w:type="gramStart"/>
            <w:r w:rsidRPr="008958B5">
              <w:rPr>
                <w:rFonts w:ascii="Times New Roman" w:eastAsia="標楷體" w:hAnsi="Times New Roman" w:cs="Times New Roman" w:hint="eastAsia"/>
                <w:snapToGrid w:val="0"/>
                <w:kern w:val="0"/>
                <w:sz w:val="21"/>
                <w:szCs w:val="21"/>
              </w:rPr>
              <w:t>不</w:t>
            </w:r>
            <w:proofErr w:type="gramEnd"/>
            <w:r w:rsidRPr="008958B5">
              <w:rPr>
                <w:rFonts w:ascii="Times New Roman" w:eastAsia="標楷體" w:hAnsi="Times New Roman" w:cs="Times New Roman" w:hint="eastAsia"/>
                <w:snapToGrid w:val="0"/>
                <w:kern w:val="0"/>
                <w:sz w:val="21"/>
                <w:szCs w:val="21"/>
              </w:rPr>
              <w:t>另付利息。連結標的發行公司於其資本適足率低於法定要求時，仍按條件支付利息。</w:t>
            </w:r>
            <w:r w:rsidRPr="008958B5">
              <w:rPr>
                <w:rFonts w:ascii="Times New Roman" w:eastAsia="標楷體" w:hAnsi="Times New Roman" w:cs="Times New Roman"/>
                <w:snapToGrid w:val="0"/>
                <w:kern w:val="0"/>
                <w:sz w:val="21"/>
                <w:szCs w:val="21"/>
              </w:rPr>
              <w:t>(</w:t>
            </w:r>
            <w:r w:rsidRPr="008958B5">
              <w:rPr>
                <w:rFonts w:ascii="Times New Roman" w:eastAsia="標楷體" w:hAnsi="Times New Roman" w:cs="Times New Roman" w:hint="eastAsia"/>
                <w:snapToGrid w:val="0"/>
                <w:kern w:val="0"/>
                <w:sz w:val="21"/>
                <w:szCs w:val="21"/>
              </w:rPr>
              <w:t>無止付遞延</w:t>
            </w:r>
            <w:r w:rsidRPr="008958B5">
              <w:rPr>
                <w:rFonts w:ascii="Times New Roman" w:eastAsia="標楷體" w:hAnsi="Times New Roman" w:cs="Times New Roman"/>
                <w:snapToGrid w:val="0"/>
                <w:kern w:val="0"/>
                <w:sz w:val="21"/>
                <w:szCs w:val="21"/>
              </w:rPr>
              <w:t>)</w:t>
            </w:r>
          </w:p>
          <w:p w14:paraId="2C652611" w14:textId="77777777" w:rsidR="00E8424E" w:rsidRPr="008958B5" w:rsidRDefault="00E8424E" w:rsidP="00B22650">
            <w:pPr>
              <w:numPr>
                <w:ilvl w:val="0"/>
                <w:numId w:val="21"/>
              </w:numPr>
              <w:autoSpaceDE w:val="0"/>
              <w:autoSpaceDN w:val="0"/>
              <w:adjustRightInd w:val="0"/>
              <w:spacing w:line="300" w:lineRule="exact"/>
              <w:ind w:left="233" w:rightChars="28" w:right="67" w:hanging="6"/>
              <w:jc w:val="both"/>
              <w:rPr>
                <w:rFonts w:ascii="Times New Roman" w:eastAsia="標楷體" w:hAnsi="Times New Roman" w:cs="Times New Roman"/>
                <w:snapToGrid w:val="0"/>
                <w:kern w:val="0"/>
                <w:sz w:val="21"/>
                <w:szCs w:val="21"/>
              </w:rPr>
            </w:pPr>
            <w:r w:rsidRPr="008958B5">
              <w:rPr>
                <w:rFonts w:ascii="Times New Roman" w:eastAsia="標楷體" w:hAnsi="Times New Roman" w:cs="Times New Roman" w:hint="eastAsia"/>
                <w:snapToGrid w:val="0"/>
                <w:kern w:val="0"/>
                <w:sz w:val="21"/>
                <w:szCs w:val="21"/>
              </w:rPr>
              <w:t>連結標的</w:t>
            </w:r>
            <w:r w:rsidRPr="008958B5">
              <w:rPr>
                <w:rFonts w:ascii="Times New Roman" w:eastAsia="標楷體" w:hAnsi="Times New Roman" w:cs="Times New Roman"/>
                <w:snapToGrid w:val="0"/>
                <w:kern w:val="0"/>
                <w:sz w:val="21"/>
                <w:szCs w:val="21"/>
              </w:rPr>
              <w:t>ISIN Code/</w:t>
            </w:r>
            <w:r w:rsidRPr="008958B5">
              <w:rPr>
                <w:rFonts w:ascii="Times New Roman" w:eastAsia="標楷體" w:hAnsi="Times New Roman" w:cs="Times New Roman" w:hint="eastAsia"/>
                <w:snapToGrid w:val="0"/>
                <w:kern w:val="0"/>
                <w:sz w:val="21"/>
                <w:szCs w:val="21"/>
              </w:rPr>
              <w:t>債券代號：</w:t>
            </w:r>
            <w:r w:rsidRPr="008958B5">
              <w:rPr>
                <w:rFonts w:ascii="Times New Roman" w:eastAsia="標楷體" w:hAnsi="Times New Roman" w:cs="Times New Roman" w:hint="eastAsia"/>
                <w:b/>
                <w:bCs/>
                <w:color w:val="000000"/>
                <w:kern w:val="0"/>
                <w:sz w:val="21"/>
                <w:szCs w:val="21"/>
              </w:rPr>
              <w:t>依交易確認書記載為</w:t>
            </w:r>
            <w:proofErr w:type="gramStart"/>
            <w:r w:rsidRPr="008958B5">
              <w:rPr>
                <w:rFonts w:ascii="Times New Roman" w:eastAsia="標楷體" w:hAnsi="Times New Roman" w:cs="Times New Roman" w:hint="eastAsia"/>
                <w:b/>
                <w:bCs/>
                <w:color w:val="000000"/>
                <w:kern w:val="0"/>
                <w:sz w:val="21"/>
                <w:szCs w:val="21"/>
              </w:rPr>
              <w:t>準</w:t>
            </w:r>
            <w:proofErr w:type="gramEnd"/>
          </w:p>
          <w:p w14:paraId="3F7231B1" w14:textId="77777777" w:rsidR="00E8424E" w:rsidRPr="008958B5" w:rsidRDefault="00E8424E" w:rsidP="00B22650">
            <w:pPr>
              <w:numPr>
                <w:ilvl w:val="0"/>
                <w:numId w:val="21"/>
              </w:numPr>
              <w:autoSpaceDE w:val="0"/>
              <w:autoSpaceDN w:val="0"/>
              <w:adjustRightInd w:val="0"/>
              <w:spacing w:line="300" w:lineRule="exact"/>
              <w:ind w:left="233" w:rightChars="28" w:right="67" w:hanging="6"/>
              <w:jc w:val="both"/>
              <w:rPr>
                <w:rFonts w:ascii="Times New Roman" w:eastAsia="標楷體" w:hAnsi="Times New Roman" w:cs="Times New Roman"/>
                <w:snapToGrid w:val="0"/>
                <w:kern w:val="0"/>
                <w:sz w:val="21"/>
                <w:szCs w:val="21"/>
              </w:rPr>
            </w:pPr>
            <w:r w:rsidRPr="008958B5">
              <w:rPr>
                <w:rFonts w:ascii="Times New Roman" w:eastAsia="標楷體" w:hAnsi="Times New Roman" w:cs="Times New Roman" w:hint="eastAsia"/>
                <w:snapToGrid w:val="0"/>
                <w:kern w:val="0"/>
                <w:sz w:val="21"/>
                <w:szCs w:val="21"/>
              </w:rPr>
              <w:t>連結標的發行公司：國泰人壽保險股份有限公司</w:t>
            </w:r>
          </w:p>
          <w:p w14:paraId="1AE93323" w14:textId="77777777" w:rsidR="00E8424E" w:rsidRPr="008958B5" w:rsidRDefault="00E8424E" w:rsidP="00B22650">
            <w:pPr>
              <w:numPr>
                <w:ilvl w:val="0"/>
                <w:numId w:val="21"/>
              </w:numPr>
              <w:autoSpaceDE w:val="0"/>
              <w:autoSpaceDN w:val="0"/>
              <w:adjustRightInd w:val="0"/>
              <w:spacing w:line="300" w:lineRule="exact"/>
              <w:ind w:left="233" w:rightChars="28" w:right="67" w:hanging="6"/>
              <w:jc w:val="both"/>
              <w:rPr>
                <w:rFonts w:ascii="Times New Roman" w:eastAsia="標楷體" w:hAnsi="Times New Roman" w:cs="Times New Roman"/>
                <w:snapToGrid w:val="0"/>
                <w:kern w:val="0"/>
                <w:sz w:val="21"/>
                <w:szCs w:val="21"/>
              </w:rPr>
            </w:pPr>
            <w:r w:rsidRPr="008958B5">
              <w:rPr>
                <w:rFonts w:ascii="Times New Roman" w:eastAsia="標楷體" w:hAnsi="Times New Roman" w:cs="Times New Roman" w:hint="eastAsia"/>
                <w:snapToGrid w:val="0"/>
                <w:kern w:val="0"/>
                <w:sz w:val="21"/>
                <w:szCs w:val="21"/>
              </w:rPr>
              <w:t>連結標的類別：公開募集之有價證券</w:t>
            </w:r>
          </w:p>
          <w:p w14:paraId="7F5B8566" w14:textId="77777777" w:rsidR="00E8424E" w:rsidRPr="008958B5" w:rsidRDefault="00E8424E" w:rsidP="00B22650">
            <w:pPr>
              <w:numPr>
                <w:ilvl w:val="0"/>
                <w:numId w:val="21"/>
              </w:numPr>
              <w:autoSpaceDE w:val="0"/>
              <w:autoSpaceDN w:val="0"/>
              <w:adjustRightInd w:val="0"/>
              <w:spacing w:line="300" w:lineRule="exact"/>
              <w:ind w:left="233" w:rightChars="28" w:right="67" w:hanging="6"/>
              <w:jc w:val="both"/>
              <w:rPr>
                <w:rFonts w:ascii="Times New Roman" w:eastAsia="標楷體" w:hAnsi="Times New Roman" w:cs="Times New Roman"/>
                <w:snapToGrid w:val="0"/>
                <w:kern w:val="0"/>
                <w:sz w:val="21"/>
                <w:szCs w:val="21"/>
              </w:rPr>
            </w:pPr>
            <w:r w:rsidRPr="008958B5">
              <w:rPr>
                <w:rFonts w:ascii="Times New Roman" w:eastAsia="標楷體" w:hAnsi="Times New Roman" w:cs="Times New Roman" w:hint="eastAsia"/>
                <w:snapToGrid w:val="0"/>
                <w:kern w:val="0"/>
                <w:sz w:val="21"/>
                <w:szCs w:val="21"/>
              </w:rPr>
              <w:t>連結標的文件：指連結標的於公開募集時所交付或上傳至公開資訊觀測站</w:t>
            </w:r>
            <w:r w:rsidRPr="008958B5">
              <w:rPr>
                <w:rFonts w:ascii="Times New Roman" w:eastAsia="標楷體" w:hAnsi="Times New Roman" w:cs="Times New Roman"/>
                <w:snapToGrid w:val="0"/>
                <w:kern w:val="0"/>
                <w:sz w:val="21"/>
                <w:szCs w:val="21"/>
              </w:rPr>
              <w:t>(http://mops.twse.com.tw)</w:t>
            </w:r>
            <w:r w:rsidRPr="008958B5">
              <w:rPr>
                <w:rFonts w:ascii="Times New Roman" w:eastAsia="標楷體" w:hAnsi="Times New Roman" w:cs="Times New Roman" w:hint="eastAsia"/>
                <w:snapToGrid w:val="0"/>
                <w:kern w:val="0"/>
                <w:sz w:val="21"/>
                <w:szCs w:val="21"/>
              </w:rPr>
              <w:t>之發行辦法、公開說明書及連結標的發行公司之公告。</w:t>
            </w:r>
          </w:p>
        </w:tc>
      </w:tr>
      <w:tr w:rsidR="00E8424E" w:rsidRPr="008958B5" w14:paraId="7AF24DCD" w14:textId="77777777" w:rsidTr="00436974">
        <w:trPr>
          <w:trHeight w:val="1405"/>
        </w:trPr>
        <w:tc>
          <w:tcPr>
            <w:tcW w:w="976" w:type="pct"/>
            <w:shd w:val="clear" w:color="auto" w:fill="FFFFFF" w:themeFill="background1"/>
            <w:vAlign w:val="center"/>
          </w:tcPr>
          <w:p w14:paraId="74844D99" w14:textId="77777777" w:rsidR="00E8424E" w:rsidRPr="008958B5" w:rsidRDefault="003C5382" w:rsidP="00E8424E">
            <w:pPr>
              <w:widowControl/>
              <w:ind w:leftChars="17" w:left="41" w:rightChars="28" w:right="67"/>
              <w:jc w:val="distribute"/>
              <w:rPr>
                <w:rFonts w:ascii="Cambria Math" w:eastAsia="標楷體" w:hAnsi="Cambria Math" w:cs="Times New Roman"/>
                <w:kern w:val="0"/>
                <w:sz w:val="21"/>
                <w:szCs w:val="21"/>
                <w:oMath/>
              </w:rPr>
            </w:pPr>
            <m:oMathPara>
              <m:oMath>
                <m:sSub>
                  <m:sSubPr>
                    <m:ctrlPr>
                      <w:rPr>
                        <w:rFonts w:ascii="Cambria Math" w:eastAsia="標楷體" w:hAnsi="Cambria Math" w:cs="Times New Roman"/>
                        <w:b/>
                        <w:sz w:val="21"/>
                      </w:rPr>
                    </m:ctrlPr>
                  </m:sSubPr>
                  <m:e>
                    <m:r>
                      <m:rPr>
                        <m:sty m:val="b"/>
                      </m:rPr>
                      <w:rPr>
                        <w:rFonts w:ascii="Cambria Math" w:eastAsia="標楷體" w:hAnsi="Cambria Math" w:cs="Times New Roman" w:hint="eastAsia"/>
                        <w:kern w:val="0"/>
                        <w:sz w:val="21"/>
                        <w:szCs w:val="21"/>
                      </w:rPr>
                      <m:t>連結標的票面利率</m:t>
                    </m:r>
                  </m:e>
                  <m:sub>
                    <m:r>
                      <m:rPr>
                        <m:sty m:val="bi"/>
                      </m:rPr>
                      <w:rPr>
                        <w:rFonts w:ascii="Cambria Math" w:eastAsia="標楷體" w:hAnsi="Cambria Math" w:cs="Times New Roman"/>
                        <w:kern w:val="0"/>
                        <w:sz w:val="21"/>
                        <w:szCs w:val="21"/>
                      </w:rPr>
                      <m:t>i</m:t>
                    </m:r>
                  </m:sub>
                </m:sSub>
              </m:oMath>
            </m:oMathPara>
          </w:p>
          <w:p w14:paraId="12A1D28F" w14:textId="77777777" w:rsidR="00E8424E" w:rsidRPr="008958B5" w:rsidRDefault="003C5382" w:rsidP="00E8424E">
            <w:pPr>
              <w:widowControl/>
              <w:ind w:leftChars="17" w:left="41" w:rightChars="28" w:right="67"/>
              <w:jc w:val="distribute"/>
              <w:rPr>
                <w:rFonts w:ascii="Times New Roman" w:eastAsia="標楷體" w:hAnsi="Times New Roman" w:cs="Times New Roman"/>
                <w:b/>
                <w:kern w:val="0"/>
                <w:sz w:val="21"/>
                <w:szCs w:val="21"/>
              </w:rPr>
            </w:pPr>
            <m:oMathPara>
              <m:oMath>
                <m:sSub>
                  <m:sSubPr>
                    <m:ctrlPr>
                      <w:rPr>
                        <w:rFonts w:ascii="Cambria Math" w:eastAsia="標楷體" w:hAnsi="Cambria Math" w:cs="Times New Roman"/>
                        <w:b/>
                        <w:sz w:val="21"/>
                      </w:rPr>
                    </m:ctrlPr>
                  </m:sSubPr>
                  <m:e>
                    <m:r>
                      <m:rPr>
                        <m:sty m:val="bi"/>
                      </m:rPr>
                      <w:rPr>
                        <w:rFonts w:ascii="Cambria Math" w:eastAsia="標楷體" w:hAnsi="Cambria Math" w:cs="Times New Roman"/>
                        <w:kern w:val="0"/>
                        <w:sz w:val="21"/>
                        <w:szCs w:val="21"/>
                      </w:rPr>
                      <m:t>(C</m:t>
                    </m:r>
                  </m:e>
                  <m:sub>
                    <m:r>
                      <m:rPr>
                        <m:sty m:val="bi"/>
                      </m:rPr>
                      <w:rPr>
                        <w:rFonts w:ascii="Cambria Math" w:eastAsia="標楷體" w:hAnsi="Cambria Math" w:cs="Times New Roman"/>
                        <w:kern w:val="0"/>
                        <w:sz w:val="21"/>
                        <w:szCs w:val="21"/>
                      </w:rPr>
                      <m:t>i</m:t>
                    </m:r>
                  </m:sub>
                </m:sSub>
                <m:r>
                  <m:rPr>
                    <m:sty m:val="bi"/>
                  </m:rPr>
                  <w:rPr>
                    <w:rFonts w:ascii="Cambria Math" w:eastAsia="標楷體" w:hAnsi="Cambria Math" w:cs="Times New Roman"/>
                    <w:kern w:val="0"/>
                    <w:sz w:val="21"/>
                    <w:szCs w:val="21"/>
                  </w:rPr>
                  <m:t>)</m:t>
                </m:r>
              </m:oMath>
            </m:oMathPara>
          </w:p>
          <w:p w14:paraId="651761AF" w14:textId="77777777" w:rsidR="00E8424E" w:rsidRPr="008958B5" w:rsidRDefault="00E8424E" w:rsidP="00E8424E">
            <w:pPr>
              <w:widowControl/>
              <w:spacing w:line="300" w:lineRule="exact"/>
              <w:ind w:leftChars="24" w:left="58" w:rightChars="14" w:right="34"/>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及</w:t>
            </w:r>
          </w:p>
          <w:p w14:paraId="4D0B5715"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Cs/>
                <w:kern w:val="0"/>
                <w:sz w:val="21"/>
                <w:szCs w:val="21"/>
              </w:rPr>
            </w:pPr>
            <w:r w:rsidRPr="008958B5">
              <w:rPr>
                <w:rFonts w:ascii="Times New Roman" w:eastAsia="標楷體" w:hAnsi="Times New Roman" w:cs="Times New Roman" w:hint="eastAsia"/>
                <w:b/>
                <w:bCs/>
                <w:kern w:val="0"/>
                <w:sz w:val="21"/>
                <w:szCs w:val="21"/>
              </w:rPr>
              <w:t>連結標的計息期間</w:t>
            </w:r>
          </w:p>
        </w:tc>
        <w:tc>
          <w:tcPr>
            <w:tcW w:w="4009" w:type="pct"/>
            <w:shd w:val="clear" w:color="auto" w:fill="FFFFFF" w:themeFill="background1"/>
            <w:vAlign w:val="center"/>
          </w:tcPr>
          <w:tbl>
            <w:tblPr>
              <w:tblStyle w:val="1"/>
              <w:tblW w:w="0" w:type="auto"/>
              <w:jc w:val="center"/>
              <w:tblLayout w:type="fixed"/>
              <w:tblCellMar>
                <w:left w:w="28" w:type="dxa"/>
                <w:right w:w="28" w:type="dxa"/>
              </w:tblCellMar>
              <w:tblLook w:val="04A0" w:firstRow="1" w:lastRow="0" w:firstColumn="1" w:lastColumn="0" w:noHBand="0" w:noVBand="1"/>
            </w:tblPr>
            <w:tblGrid>
              <w:gridCol w:w="1168"/>
              <w:gridCol w:w="2122"/>
              <w:gridCol w:w="1750"/>
              <w:gridCol w:w="1751"/>
              <w:gridCol w:w="1560"/>
            </w:tblGrid>
            <w:tr w:rsidR="00E8424E" w:rsidRPr="008958B5" w14:paraId="6C8CD057" w14:textId="77777777" w:rsidTr="00B22650">
              <w:trPr>
                <w:trHeight w:val="340"/>
                <w:jc w:val="center"/>
              </w:trPr>
              <w:tc>
                <w:tcPr>
                  <w:tcW w:w="1168" w:type="dxa"/>
                  <w:shd w:val="clear" w:color="auto" w:fill="F2F2F2" w:themeFill="background1" w:themeFillShade="F2"/>
                  <w:vAlign w:val="center"/>
                </w:tcPr>
                <w:p w14:paraId="471898AB"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連結標的計息期間</w:t>
                  </w:r>
                </w:p>
              </w:tc>
              <w:tc>
                <w:tcPr>
                  <w:tcW w:w="2122" w:type="dxa"/>
                  <w:shd w:val="clear" w:color="auto" w:fill="F2F2F2" w:themeFill="background1" w:themeFillShade="F2"/>
                  <w:vAlign w:val="center"/>
                </w:tcPr>
                <w:p w14:paraId="15A5C25F"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連結標的票面利率</w:t>
                  </w:r>
                </w:p>
              </w:tc>
              <w:tc>
                <w:tcPr>
                  <w:tcW w:w="1750" w:type="dxa"/>
                  <w:shd w:val="clear" w:color="auto" w:fill="F2F2F2" w:themeFill="background1" w:themeFillShade="F2"/>
                  <w:vAlign w:val="center"/>
                </w:tcPr>
                <w:p w14:paraId="131E7FB8"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連結標的計息期間起始日</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w:t>
                  </w:r>
                </w:p>
              </w:tc>
              <w:tc>
                <w:tcPr>
                  <w:tcW w:w="1751" w:type="dxa"/>
                  <w:shd w:val="clear" w:color="auto" w:fill="F2F2F2" w:themeFill="background1" w:themeFillShade="F2"/>
                  <w:vAlign w:val="center"/>
                </w:tcPr>
                <w:p w14:paraId="14167B1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連結標的計息期間終止日</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p>
              </w:tc>
              <w:tc>
                <w:tcPr>
                  <w:tcW w:w="1560" w:type="dxa"/>
                  <w:shd w:val="clear" w:color="auto" w:fill="F2F2F2" w:themeFill="background1" w:themeFillShade="F2"/>
                  <w:vAlign w:val="center"/>
                </w:tcPr>
                <w:p w14:paraId="3D7C81D0"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連結標的付息日</w:t>
                  </w:r>
                </w:p>
              </w:tc>
            </w:tr>
            <w:tr w:rsidR="00E8424E" w:rsidRPr="008958B5" w14:paraId="1C7016A7" w14:textId="77777777" w:rsidTr="00B22650">
              <w:trPr>
                <w:trHeight w:val="340"/>
                <w:jc w:val="center"/>
              </w:trPr>
              <w:tc>
                <w:tcPr>
                  <w:tcW w:w="1168" w:type="dxa"/>
                  <w:vAlign w:val="center"/>
                </w:tcPr>
                <w:p w14:paraId="71219A41"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w:t>
                  </w:r>
                </w:p>
              </w:tc>
              <w:tc>
                <w:tcPr>
                  <w:tcW w:w="2122" w:type="dxa"/>
                  <w:vAlign w:val="center"/>
                </w:tcPr>
                <w:p w14:paraId="3127AB2C"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kern w:val="0"/>
                      <w:sz w:val="18"/>
                      <w:szCs w:val="18"/>
                    </w:rPr>
                  </w:pPr>
                  <w:r w:rsidRPr="008958B5">
                    <w:rPr>
                      <w:rFonts w:ascii="Times New Roman" w:eastAsia="標楷體" w:hAnsi="Times New Roman" w:cs="Times New Roman"/>
                      <w:kern w:val="0"/>
                      <w:sz w:val="18"/>
                      <w:szCs w:val="18"/>
                    </w:rPr>
                    <w:t>3.70%</w:t>
                  </w:r>
                </w:p>
              </w:tc>
              <w:tc>
                <w:tcPr>
                  <w:tcW w:w="1750" w:type="dxa"/>
                  <w:vAlign w:val="center"/>
                </w:tcPr>
                <w:p w14:paraId="59DE7EB1"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2024/4/24</w:t>
                  </w:r>
                </w:p>
              </w:tc>
              <w:tc>
                <w:tcPr>
                  <w:tcW w:w="1751" w:type="dxa"/>
                  <w:vAlign w:val="center"/>
                </w:tcPr>
                <w:p w14:paraId="47AF1F9F"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2025/4/24</w:t>
                  </w:r>
                </w:p>
              </w:tc>
              <w:tc>
                <w:tcPr>
                  <w:tcW w:w="1560" w:type="dxa"/>
                  <w:vAlign w:val="center"/>
                </w:tcPr>
                <w:p w14:paraId="245CF001"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2025/4/24</w:t>
                  </w:r>
                </w:p>
              </w:tc>
            </w:tr>
            <w:tr w:rsidR="00E8424E" w:rsidRPr="008958B5" w14:paraId="225208A8" w14:textId="77777777" w:rsidTr="00B22650">
              <w:trPr>
                <w:trHeight w:val="340"/>
                <w:jc w:val="center"/>
              </w:trPr>
              <w:tc>
                <w:tcPr>
                  <w:tcW w:w="1168" w:type="dxa"/>
                  <w:vAlign w:val="center"/>
                </w:tcPr>
                <w:p w14:paraId="1321D8AA"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=2</w:t>
                  </w:r>
                </w:p>
              </w:tc>
              <w:tc>
                <w:tcPr>
                  <w:tcW w:w="2122" w:type="dxa"/>
                  <w:vAlign w:val="center"/>
                </w:tcPr>
                <w:p w14:paraId="1481BCFD"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kern w:val="0"/>
                      <w:sz w:val="18"/>
                      <w:szCs w:val="18"/>
                    </w:rPr>
                  </w:pPr>
                  <w:r w:rsidRPr="008958B5">
                    <w:rPr>
                      <w:rFonts w:ascii="Times New Roman" w:eastAsia="標楷體" w:hAnsi="Times New Roman" w:cs="Times New Roman"/>
                      <w:kern w:val="0"/>
                      <w:sz w:val="18"/>
                      <w:szCs w:val="18"/>
                    </w:rPr>
                    <w:t>3.70%</w:t>
                  </w:r>
                </w:p>
              </w:tc>
              <w:tc>
                <w:tcPr>
                  <w:tcW w:w="1750" w:type="dxa"/>
                  <w:vAlign w:val="center"/>
                </w:tcPr>
                <w:p w14:paraId="503BF779"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2025/4/24</w:t>
                  </w:r>
                </w:p>
              </w:tc>
              <w:tc>
                <w:tcPr>
                  <w:tcW w:w="1751" w:type="dxa"/>
                  <w:vAlign w:val="center"/>
                </w:tcPr>
                <w:p w14:paraId="2791B453"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2026/4/24</w:t>
                  </w:r>
                </w:p>
              </w:tc>
              <w:tc>
                <w:tcPr>
                  <w:tcW w:w="1560" w:type="dxa"/>
                  <w:vAlign w:val="center"/>
                </w:tcPr>
                <w:p w14:paraId="1BBFA60D"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2026/4/24</w:t>
                  </w:r>
                </w:p>
              </w:tc>
            </w:tr>
            <w:tr w:rsidR="00E8424E" w:rsidRPr="008958B5" w14:paraId="5FDD3B64" w14:textId="77777777" w:rsidTr="00B22650">
              <w:trPr>
                <w:trHeight w:val="340"/>
                <w:jc w:val="center"/>
              </w:trPr>
              <w:tc>
                <w:tcPr>
                  <w:tcW w:w="1168" w:type="dxa"/>
                  <w:vAlign w:val="center"/>
                </w:tcPr>
                <w:p w14:paraId="4022D6E5"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=3</w:t>
                  </w:r>
                </w:p>
              </w:tc>
              <w:tc>
                <w:tcPr>
                  <w:tcW w:w="2122" w:type="dxa"/>
                  <w:vAlign w:val="center"/>
                </w:tcPr>
                <w:p w14:paraId="139ADC12"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kern w:val="0"/>
                      <w:sz w:val="18"/>
                      <w:szCs w:val="18"/>
                    </w:rPr>
                  </w:pPr>
                  <w:r w:rsidRPr="008958B5">
                    <w:rPr>
                      <w:rFonts w:ascii="Times New Roman" w:eastAsia="標楷體" w:hAnsi="Times New Roman" w:cs="Times New Roman"/>
                      <w:kern w:val="0"/>
                      <w:sz w:val="18"/>
                      <w:szCs w:val="18"/>
                    </w:rPr>
                    <w:t>3.70%</w:t>
                  </w:r>
                </w:p>
              </w:tc>
              <w:tc>
                <w:tcPr>
                  <w:tcW w:w="1750" w:type="dxa"/>
                  <w:vAlign w:val="center"/>
                </w:tcPr>
                <w:p w14:paraId="36F95FF4"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2026/4/24</w:t>
                  </w:r>
                </w:p>
              </w:tc>
              <w:tc>
                <w:tcPr>
                  <w:tcW w:w="1751" w:type="dxa"/>
                  <w:vAlign w:val="center"/>
                </w:tcPr>
                <w:p w14:paraId="17E2DD13"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2027/4/24</w:t>
                  </w:r>
                </w:p>
              </w:tc>
              <w:tc>
                <w:tcPr>
                  <w:tcW w:w="1560" w:type="dxa"/>
                  <w:vAlign w:val="center"/>
                </w:tcPr>
                <w:p w14:paraId="7547D5AD"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2027/4/24</w:t>
                  </w:r>
                </w:p>
              </w:tc>
            </w:tr>
            <w:tr w:rsidR="00E8424E" w:rsidRPr="008958B5" w14:paraId="1A38D6E0" w14:textId="77777777" w:rsidTr="00B22650">
              <w:trPr>
                <w:trHeight w:val="340"/>
                <w:jc w:val="center"/>
              </w:trPr>
              <w:tc>
                <w:tcPr>
                  <w:tcW w:w="1168" w:type="dxa"/>
                  <w:vAlign w:val="center"/>
                </w:tcPr>
                <w:p w14:paraId="453C5ABF"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=4</w:t>
                  </w:r>
                </w:p>
              </w:tc>
              <w:tc>
                <w:tcPr>
                  <w:tcW w:w="2122" w:type="dxa"/>
                  <w:vAlign w:val="center"/>
                </w:tcPr>
                <w:p w14:paraId="37722F0C"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kern w:val="0"/>
                      <w:sz w:val="18"/>
                      <w:szCs w:val="18"/>
                    </w:rPr>
                  </w:pPr>
                  <w:r w:rsidRPr="008958B5">
                    <w:rPr>
                      <w:rFonts w:ascii="Times New Roman" w:eastAsia="標楷體" w:hAnsi="Times New Roman" w:cs="Times New Roman"/>
                      <w:kern w:val="0"/>
                      <w:sz w:val="18"/>
                      <w:szCs w:val="18"/>
                    </w:rPr>
                    <w:t>3.70%</w:t>
                  </w:r>
                </w:p>
              </w:tc>
              <w:tc>
                <w:tcPr>
                  <w:tcW w:w="1750" w:type="dxa"/>
                  <w:vAlign w:val="center"/>
                </w:tcPr>
                <w:p w14:paraId="3283BB26"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2027/4/24</w:t>
                  </w:r>
                </w:p>
              </w:tc>
              <w:tc>
                <w:tcPr>
                  <w:tcW w:w="1751" w:type="dxa"/>
                  <w:vAlign w:val="center"/>
                </w:tcPr>
                <w:p w14:paraId="02AF67D7"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2028/4/24</w:t>
                  </w:r>
                </w:p>
              </w:tc>
              <w:tc>
                <w:tcPr>
                  <w:tcW w:w="1560" w:type="dxa"/>
                  <w:vAlign w:val="center"/>
                </w:tcPr>
                <w:p w14:paraId="1E2F5E14"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2028/4/24</w:t>
                  </w:r>
                </w:p>
              </w:tc>
            </w:tr>
            <w:tr w:rsidR="00E8424E" w:rsidRPr="008958B5" w14:paraId="3BCC0B37" w14:textId="77777777" w:rsidTr="00B22650">
              <w:trPr>
                <w:trHeight w:val="340"/>
                <w:jc w:val="center"/>
              </w:trPr>
              <w:tc>
                <w:tcPr>
                  <w:tcW w:w="1168" w:type="dxa"/>
                  <w:vAlign w:val="center"/>
                </w:tcPr>
                <w:p w14:paraId="1197FCEF"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=5</w:t>
                  </w:r>
                </w:p>
              </w:tc>
              <w:tc>
                <w:tcPr>
                  <w:tcW w:w="2122" w:type="dxa"/>
                  <w:vAlign w:val="center"/>
                </w:tcPr>
                <w:p w14:paraId="0ECF2116"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kern w:val="0"/>
                      <w:sz w:val="18"/>
                      <w:szCs w:val="18"/>
                    </w:rPr>
                  </w:pPr>
                  <w:r w:rsidRPr="008958B5">
                    <w:rPr>
                      <w:rFonts w:ascii="Times New Roman" w:eastAsia="標楷體" w:hAnsi="Times New Roman" w:cs="Times New Roman"/>
                      <w:kern w:val="0"/>
                      <w:sz w:val="18"/>
                      <w:szCs w:val="18"/>
                    </w:rPr>
                    <w:t>3.70%</w:t>
                  </w:r>
                </w:p>
              </w:tc>
              <w:tc>
                <w:tcPr>
                  <w:tcW w:w="1750" w:type="dxa"/>
                  <w:vAlign w:val="center"/>
                </w:tcPr>
                <w:p w14:paraId="3B350EAD"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2028/4/24</w:t>
                  </w:r>
                </w:p>
              </w:tc>
              <w:tc>
                <w:tcPr>
                  <w:tcW w:w="1751" w:type="dxa"/>
                  <w:vAlign w:val="center"/>
                </w:tcPr>
                <w:p w14:paraId="7D80D9D6"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2029/4/24</w:t>
                  </w:r>
                </w:p>
              </w:tc>
              <w:tc>
                <w:tcPr>
                  <w:tcW w:w="1560" w:type="dxa"/>
                  <w:vAlign w:val="center"/>
                </w:tcPr>
                <w:p w14:paraId="5331E286"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2029/4/24</w:t>
                  </w:r>
                </w:p>
              </w:tc>
            </w:tr>
            <w:tr w:rsidR="00E8424E" w:rsidRPr="008958B5" w14:paraId="01AFF2CC" w14:textId="77777777" w:rsidTr="00B22650">
              <w:trPr>
                <w:trHeight w:val="340"/>
                <w:jc w:val="center"/>
              </w:trPr>
              <w:tc>
                <w:tcPr>
                  <w:tcW w:w="1168" w:type="dxa"/>
                  <w:vAlign w:val="center"/>
                </w:tcPr>
                <w:p w14:paraId="1DD72356"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=6</w:t>
                  </w:r>
                </w:p>
              </w:tc>
              <w:tc>
                <w:tcPr>
                  <w:tcW w:w="2122" w:type="dxa"/>
                  <w:vAlign w:val="center"/>
                </w:tcPr>
                <w:p w14:paraId="6173525D"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kern w:val="0"/>
                      <w:sz w:val="18"/>
                      <w:szCs w:val="18"/>
                    </w:rPr>
                  </w:pPr>
                  <w:r w:rsidRPr="008958B5">
                    <w:rPr>
                      <w:rFonts w:ascii="Times New Roman" w:eastAsia="標楷體" w:hAnsi="Times New Roman" w:cs="Times New Roman"/>
                      <w:kern w:val="0"/>
                      <w:sz w:val="18"/>
                      <w:szCs w:val="18"/>
                    </w:rPr>
                    <w:t>3.70%</w:t>
                  </w:r>
                </w:p>
              </w:tc>
              <w:tc>
                <w:tcPr>
                  <w:tcW w:w="1750" w:type="dxa"/>
                  <w:vAlign w:val="center"/>
                </w:tcPr>
                <w:p w14:paraId="202B9580"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2029/4/24</w:t>
                  </w:r>
                </w:p>
              </w:tc>
              <w:tc>
                <w:tcPr>
                  <w:tcW w:w="1751" w:type="dxa"/>
                  <w:vAlign w:val="center"/>
                </w:tcPr>
                <w:p w14:paraId="43130F90" w14:textId="77777777" w:rsidR="00E8424E" w:rsidRPr="008958B5" w:rsidRDefault="00E8424E" w:rsidP="00E8424E">
                  <w:pPr>
                    <w:adjustRightInd w:val="0"/>
                    <w:snapToGrid w:val="0"/>
                    <w:jc w:val="center"/>
                    <w:rPr>
                      <w:rFonts w:cs="Times New Roman"/>
                      <w:sz w:val="18"/>
                      <w:szCs w:val="18"/>
                    </w:rPr>
                  </w:pPr>
                  <w:r w:rsidRPr="008958B5">
                    <w:rPr>
                      <w:rFonts w:ascii="Times New Roman" w:eastAsia="標楷體" w:hAnsi="Times New Roman" w:cs="Times New Roman"/>
                      <w:snapToGrid w:val="0"/>
                      <w:sz w:val="18"/>
                      <w:szCs w:val="18"/>
                    </w:rPr>
                    <w:t>2030/4/24</w:t>
                  </w:r>
                </w:p>
              </w:tc>
              <w:tc>
                <w:tcPr>
                  <w:tcW w:w="1560" w:type="dxa"/>
                  <w:vAlign w:val="center"/>
                </w:tcPr>
                <w:p w14:paraId="4D48ECC4" w14:textId="77777777" w:rsidR="00E8424E" w:rsidRPr="008958B5" w:rsidRDefault="00E8424E" w:rsidP="00E8424E">
                  <w:pPr>
                    <w:adjustRightInd w:val="0"/>
                    <w:snapToGrid w:val="0"/>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2030/4/24</w:t>
                  </w:r>
                </w:p>
              </w:tc>
            </w:tr>
            <w:tr w:rsidR="00E8424E" w:rsidRPr="008958B5" w14:paraId="67E78FEF" w14:textId="77777777" w:rsidTr="00B22650">
              <w:trPr>
                <w:trHeight w:val="340"/>
                <w:jc w:val="center"/>
              </w:trPr>
              <w:tc>
                <w:tcPr>
                  <w:tcW w:w="1168" w:type="dxa"/>
                  <w:vAlign w:val="center"/>
                </w:tcPr>
                <w:p w14:paraId="56023C8C"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=7</w:t>
                  </w:r>
                </w:p>
              </w:tc>
              <w:tc>
                <w:tcPr>
                  <w:tcW w:w="2122" w:type="dxa"/>
                  <w:vAlign w:val="center"/>
                </w:tcPr>
                <w:p w14:paraId="2ED9A8CB"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kern w:val="0"/>
                      <w:sz w:val="18"/>
                      <w:szCs w:val="18"/>
                    </w:rPr>
                  </w:pPr>
                  <w:r w:rsidRPr="008958B5">
                    <w:rPr>
                      <w:rFonts w:ascii="Times New Roman" w:eastAsia="標楷體" w:hAnsi="Times New Roman" w:cs="Times New Roman"/>
                      <w:kern w:val="0"/>
                      <w:sz w:val="18"/>
                      <w:szCs w:val="18"/>
                    </w:rPr>
                    <w:t>3.70%</w:t>
                  </w:r>
                </w:p>
              </w:tc>
              <w:tc>
                <w:tcPr>
                  <w:tcW w:w="1750" w:type="dxa"/>
                  <w:vAlign w:val="center"/>
                </w:tcPr>
                <w:p w14:paraId="6F2D4DBB"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2030/4/24</w:t>
                  </w:r>
                </w:p>
              </w:tc>
              <w:tc>
                <w:tcPr>
                  <w:tcW w:w="1751" w:type="dxa"/>
                  <w:vAlign w:val="center"/>
                </w:tcPr>
                <w:p w14:paraId="380C04E8" w14:textId="77777777" w:rsidR="00E8424E" w:rsidRPr="008958B5" w:rsidRDefault="00E8424E" w:rsidP="00E8424E">
                  <w:pPr>
                    <w:adjustRightInd w:val="0"/>
                    <w:snapToGrid w:val="0"/>
                    <w:jc w:val="center"/>
                    <w:rPr>
                      <w:rFonts w:cs="Times New Roman"/>
                      <w:sz w:val="18"/>
                      <w:szCs w:val="18"/>
                    </w:rPr>
                  </w:pPr>
                  <w:r w:rsidRPr="008958B5">
                    <w:rPr>
                      <w:rFonts w:ascii="Times New Roman" w:eastAsia="標楷體" w:hAnsi="Times New Roman" w:cs="Times New Roman"/>
                      <w:snapToGrid w:val="0"/>
                      <w:sz w:val="18"/>
                      <w:szCs w:val="18"/>
                    </w:rPr>
                    <w:t>2031/4/24</w:t>
                  </w:r>
                </w:p>
              </w:tc>
              <w:tc>
                <w:tcPr>
                  <w:tcW w:w="1560" w:type="dxa"/>
                  <w:vAlign w:val="center"/>
                </w:tcPr>
                <w:p w14:paraId="4025096E" w14:textId="77777777" w:rsidR="00E8424E" w:rsidRPr="008958B5" w:rsidRDefault="00E8424E" w:rsidP="00E8424E">
                  <w:pPr>
                    <w:adjustRightInd w:val="0"/>
                    <w:snapToGrid w:val="0"/>
                    <w:jc w:val="center"/>
                    <w:rPr>
                      <w:rFonts w:ascii="Times New Roman" w:eastAsia="標楷體" w:hAnsi="Times New Roman" w:cs="Times New Roman"/>
                      <w:kern w:val="0"/>
                      <w:sz w:val="18"/>
                      <w:szCs w:val="18"/>
                    </w:rPr>
                  </w:pPr>
                  <w:r w:rsidRPr="008958B5">
                    <w:rPr>
                      <w:rFonts w:ascii="Times New Roman" w:eastAsia="標楷體" w:hAnsi="Times New Roman" w:cs="Times New Roman"/>
                      <w:snapToGrid w:val="0"/>
                      <w:sz w:val="18"/>
                      <w:szCs w:val="18"/>
                    </w:rPr>
                    <w:t>2031/4/24</w:t>
                  </w:r>
                </w:p>
              </w:tc>
            </w:tr>
            <w:tr w:rsidR="00E8424E" w:rsidRPr="008958B5" w14:paraId="7F3E49C2" w14:textId="77777777" w:rsidTr="00B22650">
              <w:trPr>
                <w:trHeight w:val="340"/>
                <w:jc w:val="center"/>
              </w:trPr>
              <w:tc>
                <w:tcPr>
                  <w:tcW w:w="1168" w:type="dxa"/>
                  <w:vAlign w:val="center"/>
                </w:tcPr>
                <w:p w14:paraId="3989AEE6"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color w:val="FFC000"/>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=8</w:t>
                  </w:r>
                </w:p>
              </w:tc>
              <w:tc>
                <w:tcPr>
                  <w:tcW w:w="2122" w:type="dxa"/>
                  <w:vAlign w:val="center"/>
                </w:tcPr>
                <w:p w14:paraId="720776AF"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FFC000"/>
                      <w:kern w:val="0"/>
                      <w:sz w:val="18"/>
                      <w:szCs w:val="18"/>
                    </w:rPr>
                  </w:pPr>
                  <w:r w:rsidRPr="008958B5">
                    <w:rPr>
                      <w:rFonts w:ascii="Times New Roman" w:eastAsia="標楷體" w:hAnsi="Times New Roman" w:cs="Times New Roman"/>
                      <w:kern w:val="0"/>
                      <w:sz w:val="18"/>
                      <w:szCs w:val="18"/>
                    </w:rPr>
                    <w:t>3.70%</w:t>
                  </w:r>
                </w:p>
              </w:tc>
              <w:tc>
                <w:tcPr>
                  <w:tcW w:w="1750" w:type="dxa"/>
                  <w:vAlign w:val="center"/>
                </w:tcPr>
                <w:p w14:paraId="2360FC34" w14:textId="77777777" w:rsidR="00E8424E" w:rsidRPr="008958B5" w:rsidRDefault="00E8424E" w:rsidP="00E8424E">
                  <w:pPr>
                    <w:adjustRightInd w:val="0"/>
                    <w:snapToGrid w:val="0"/>
                    <w:spacing w:line="260" w:lineRule="exact"/>
                    <w:jc w:val="center"/>
                    <w:rPr>
                      <w:rFonts w:ascii="Times New Roman" w:eastAsia="標楷體" w:hAnsi="Times New Roman" w:cs="Times New Roman"/>
                      <w:snapToGrid w:val="0"/>
                      <w:color w:val="FFC000"/>
                      <w:sz w:val="18"/>
                      <w:szCs w:val="18"/>
                    </w:rPr>
                  </w:pPr>
                  <w:r w:rsidRPr="008958B5">
                    <w:rPr>
                      <w:rFonts w:ascii="Times New Roman" w:eastAsia="標楷體" w:hAnsi="Times New Roman" w:cs="Times New Roman"/>
                      <w:snapToGrid w:val="0"/>
                      <w:sz w:val="18"/>
                      <w:szCs w:val="18"/>
                    </w:rPr>
                    <w:t>2031/4/24</w:t>
                  </w:r>
                </w:p>
              </w:tc>
              <w:tc>
                <w:tcPr>
                  <w:tcW w:w="1751" w:type="dxa"/>
                  <w:vAlign w:val="center"/>
                </w:tcPr>
                <w:p w14:paraId="5AB82EA1" w14:textId="77777777" w:rsidR="00E8424E" w:rsidRPr="008958B5" w:rsidRDefault="00E8424E" w:rsidP="00E8424E">
                  <w:pPr>
                    <w:adjustRightInd w:val="0"/>
                    <w:snapToGrid w:val="0"/>
                    <w:jc w:val="center"/>
                    <w:rPr>
                      <w:rFonts w:ascii="Times New Roman" w:eastAsia="標楷體" w:hAnsi="Times New Roman" w:cs="Times New Roman"/>
                      <w:snapToGrid w:val="0"/>
                      <w:color w:val="FFC000"/>
                      <w:sz w:val="18"/>
                      <w:szCs w:val="18"/>
                    </w:rPr>
                  </w:pPr>
                  <w:r w:rsidRPr="008958B5">
                    <w:rPr>
                      <w:rFonts w:ascii="Times New Roman" w:eastAsia="標楷體" w:hAnsi="Times New Roman" w:cs="Times New Roman"/>
                      <w:snapToGrid w:val="0"/>
                      <w:sz w:val="18"/>
                      <w:szCs w:val="18"/>
                    </w:rPr>
                    <w:t>2032/4/24</w:t>
                  </w:r>
                </w:p>
              </w:tc>
              <w:tc>
                <w:tcPr>
                  <w:tcW w:w="1560" w:type="dxa"/>
                  <w:vAlign w:val="center"/>
                </w:tcPr>
                <w:p w14:paraId="66E1CB39" w14:textId="77777777" w:rsidR="00E8424E" w:rsidRPr="008958B5" w:rsidRDefault="00E8424E" w:rsidP="00E8424E">
                  <w:pPr>
                    <w:adjustRightInd w:val="0"/>
                    <w:snapToGrid w:val="0"/>
                    <w:jc w:val="center"/>
                    <w:rPr>
                      <w:rFonts w:ascii="Times New Roman" w:eastAsia="標楷體" w:hAnsi="Times New Roman" w:cs="Times New Roman"/>
                      <w:snapToGrid w:val="0"/>
                      <w:color w:val="FFC000"/>
                      <w:sz w:val="18"/>
                      <w:szCs w:val="18"/>
                    </w:rPr>
                  </w:pPr>
                  <w:r w:rsidRPr="008958B5">
                    <w:rPr>
                      <w:rFonts w:ascii="Times New Roman" w:eastAsia="標楷體" w:hAnsi="Times New Roman" w:cs="Times New Roman"/>
                      <w:snapToGrid w:val="0"/>
                      <w:sz w:val="18"/>
                      <w:szCs w:val="18"/>
                    </w:rPr>
                    <w:t>2032/4/24</w:t>
                  </w:r>
                </w:p>
              </w:tc>
            </w:tr>
            <w:tr w:rsidR="00E8424E" w:rsidRPr="008958B5" w14:paraId="50D90FB1" w14:textId="77777777" w:rsidTr="00B22650">
              <w:trPr>
                <w:trHeight w:val="340"/>
                <w:jc w:val="center"/>
              </w:trPr>
              <w:tc>
                <w:tcPr>
                  <w:tcW w:w="1168" w:type="dxa"/>
                  <w:vAlign w:val="center"/>
                </w:tcPr>
                <w:p w14:paraId="13A08194"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color w:val="FFC000"/>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=9</w:t>
                  </w:r>
                </w:p>
              </w:tc>
              <w:tc>
                <w:tcPr>
                  <w:tcW w:w="2122" w:type="dxa"/>
                  <w:vAlign w:val="center"/>
                </w:tcPr>
                <w:p w14:paraId="0F97C60A"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FFC000"/>
                      <w:kern w:val="0"/>
                      <w:sz w:val="18"/>
                      <w:szCs w:val="18"/>
                    </w:rPr>
                  </w:pPr>
                  <w:r w:rsidRPr="008958B5">
                    <w:rPr>
                      <w:rFonts w:ascii="Times New Roman" w:eastAsia="標楷體" w:hAnsi="Times New Roman" w:cs="Times New Roman"/>
                      <w:kern w:val="0"/>
                      <w:sz w:val="18"/>
                      <w:szCs w:val="18"/>
                    </w:rPr>
                    <w:t>3.70%</w:t>
                  </w:r>
                </w:p>
              </w:tc>
              <w:tc>
                <w:tcPr>
                  <w:tcW w:w="1750" w:type="dxa"/>
                  <w:vAlign w:val="center"/>
                </w:tcPr>
                <w:p w14:paraId="4C9514BF" w14:textId="77777777" w:rsidR="00E8424E" w:rsidRPr="008958B5" w:rsidRDefault="00E8424E" w:rsidP="00E8424E">
                  <w:pPr>
                    <w:adjustRightInd w:val="0"/>
                    <w:snapToGrid w:val="0"/>
                    <w:spacing w:line="260" w:lineRule="exact"/>
                    <w:jc w:val="center"/>
                    <w:rPr>
                      <w:rFonts w:ascii="Times New Roman" w:eastAsia="標楷體" w:hAnsi="Times New Roman" w:cs="Times New Roman"/>
                      <w:snapToGrid w:val="0"/>
                      <w:color w:val="FFC000"/>
                      <w:sz w:val="18"/>
                      <w:szCs w:val="18"/>
                    </w:rPr>
                  </w:pPr>
                  <w:r w:rsidRPr="008958B5">
                    <w:rPr>
                      <w:rFonts w:ascii="Times New Roman" w:eastAsia="標楷體" w:hAnsi="Times New Roman" w:cs="Times New Roman"/>
                      <w:snapToGrid w:val="0"/>
                      <w:sz w:val="18"/>
                      <w:szCs w:val="18"/>
                    </w:rPr>
                    <w:t>2032/4/24</w:t>
                  </w:r>
                </w:p>
              </w:tc>
              <w:tc>
                <w:tcPr>
                  <w:tcW w:w="1751" w:type="dxa"/>
                  <w:vAlign w:val="center"/>
                </w:tcPr>
                <w:p w14:paraId="0E49B630" w14:textId="77777777" w:rsidR="00E8424E" w:rsidRPr="008958B5" w:rsidRDefault="00E8424E" w:rsidP="00E8424E">
                  <w:pPr>
                    <w:adjustRightInd w:val="0"/>
                    <w:snapToGrid w:val="0"/>
                    <w:jc w:val="center"/>
                    <w:rPr>
                      <w:rFonts w:ascii="Times New Roman" w:eastAsia="標楷體" w:hAnsi="Times New Roman" w:cs="Times New Roman"/>
                      <w:snapToGrid w:val="0"/>
                      <w:color w:val="FFC000"/>
                      <w:sz w:val="18"/>
                      <w:szCs w:val="18"/>
                    </w:rPr>
                  </w:pPr>
                  <w:r w:rsidRPr="008958B5">
                    <w:rPr>
                      <w:rFonts w:ascii="Times New Roman" w:eastAsia="標楷體" w:hAnsi="Times New Roman" w:cs="Times New Roman"/>
                      <w:snapToGrid w:val="0"/>
                      <w:sz w:val="18"/>
                      <w:szCs w:val="18"/>
                    </w:rPr>
                    <w:t>2033/4/24</w:t>
                  </w:r>
                </w:p>
              </w:tc>
              <w:tc>
                <w:tcPr>
                  <w:tcW w:w="1560" w:type="dxa"/>
                  <w:vAlign w:val="center"/>
                </w:tcPr>
                <w:p w14:paraId="3CDEF7E6" w14:textId="77777777" w:rsidR="00E8424E" w:rsidRPr="008958B5" w:rsidRDefault="00E8424E" w:rsidP="00E8424E">
                  <w:pPr>
                    <w:adjustRightInd w:val="0"/>
                    <w:snapToGrid w:val="0"/>
                    <w:jc w:val="center"/>
                    <w:rPr>
                      <w:rFonts w:ascii="Times New Roman" w:eastAsia="標楷體" w:hAnsi="Times New Roman" w:cs="Times New Roman"/>
                      <w:snapToGrid w:val="0"/>
                      <w:color w:val="FFC000"/>
                      <w:sz w:val="18"/>
                      <w:szCs w:val="18"/>
                    </w:rPr>
                  </w:pPr>
                  <w:r w:rsidRPr="008958B5">
                    <w:rPr>
                      <w:rFonts w:ascii="Times New Roman" w:eastAsia="標楷體" w:hAnsi="Times New Roman" w:cs="Times New Roman"/>
                      <w:snapToGrid w:val="0"/>
                      <w:sz w:val="18"/>
                      <w:szCs w:val="18"/>
                    </w:rPr>
                    <w:t>2033/4/24</w:t>
                  </w:r>
                </w:p>
              </w:tc>
            </w:tr>
            <w:tr w:rsidR="00E8424E" w:rsidRPr="008958B5" w14:paraId="7F21605E" w14:textId="77777777" w:rsidTr="00B22650">
              <w:trPr>
                <w:trHeight w:val="340"/>
                <w:jc w:val="center"/>
              </w:trPr>
              <w:tc>
                <w:tcPr>
                  <w:tcW w:w="1168" w:type="dxa"/>
                  <w:vAlign w:val="center"/>
                </w:tcPr>
                <w:p w14:paraId="323BCAAD"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=10</w:t>
                  </w:r>
                </w:p>
              </w:tc>
              <w:tc>
                <w:tcPr>
                  <w:tcW w:w="2122" w:type="dxa"/>
                  <w:vAlign w:val="center"/>
                </w:tcPr>
                <w:p w14:paraId="3ADB0C5D" w14:textId="77777777" w:rsidR="00E8424E" w:rsidRPr="008958B5" w:rsidRDefault="00E8424E" w:rsidP="00E8424E">
                  <w:pPr>
                    <w:adjustRightInd w:val="0"/>
                    <w:snapToGri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t>3.70%</w:t>
                  </w:r>
                </w:p>
              </w:tc>
              <w:tc>
                <w:tcPr>
                  <w:tcW w:w="1750" w:type="dxa"/>
                  <w:vAlign w:val="center"/>
                </w:tcPr>
                <w:p w14:paraId="00762A80" w14:textId="77777777" w:rsidR="00E8424E" w:rsidRPr="008958B5" w:rsidRDefault="00E8424E" w:rsidP="00E8424E">
                  <w:pPr>
                    <w:adjustRightInd w:val="0"/>
                    <w:snapToGrid w:val="0"/>
                    <w:spacing w:line="26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2033/4/24</w:t>
                  </w:r>
                </w:p>
              </w:tc>
              <w:tc>
                <w:tcPr>
                  <w:tcW w:w="1751" w:type="dxa"/>
                  <w:vAlign w:val="center"/>
                </w:tcPr>
                <w:p w14:paraId="50491464" w14:textId="77777777" w:rsidR="00E8424E" w:rsidRPr="008958B5" w:rsidRDefault="00E8424E" w:rsidP="00E8424E">
                  <w:pPr>
                    <w:adjustRightInd w:val="0"/>
                    <w:snapToGrid w:val="0"/>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2034/4/24</w:t>
                  </w:r>
                </w:p>
              </w:tc>
              <w:tc>
                <w:tcPr>
                  <w:tcW w:w="1560" w:type="dxa"/>
                  <w:vAlign w:val="center"/>
                </w:tcPr>
                <w:p w14:paraId="1EA01A65" w14:textId="77777777" w:rsidR="00E8424E" w:rsidRPr="008958B5" w:rsidRDefault="00E8424E" w:rsidP="00E8424E">
                  <w:pPr>
                    <w:adjustRightInd w:val="0"/>
                    <w:snapToGrid w:val="0"/>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2034/4/24</w:t>
                  </w:r>
                </w:p>
              </w:tc>
            </w:tr>
          </w:tbl>
          <w:p w14:paraId="3E7AE185" w14:textId="77777777" w:rsidR="00E8424E" w:rsidRPr="008958B5" w:rsidRDefault="00E8424E" w:rsidP="00B22650">
            <w:pPr>
              <w:numPr>
                <w:ilvl w:val="0"/>
                <w:numId w:val="19"/>
              </w:numPr>
              <w:autoSpaceDE w:val="0"/>
              <w:autoSpaceDN w:val="0"/>
              <w:adjustRightInd w:val="0"/>
              <w:spacing w:line="320" w:lineRule="exact"/>
              <w:ind w:left="255" w:rightChars="28" w:right="67" w:hanging="6"/>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如</w:t>
            </w:r>
            <w:r w:rsidRPr="008958B5">
              <w:rPr>
                <w:rFonts w:ascii="Times New Roman" w:eastAsia="標楷體" w:hAnsi="Times New Roman" w:cs="Times New Roman" w:hint="eastAsia"/>
                <w:color w:val="000000"/>
                <w:kern w:val="0"/>
                <w:sz w:val="21"/>
                <w:szCs w:val="21"/>
              </w:rPr>
              <w:t>適用之</w:t>
            </w:r>
            <w:r w:rsidRPr="008958B5">
              <w:rPr>
                <w:rFonts w:ascii="Times New Roman" w:eastAsia="標楷體" w:hAnsi="Times New Roman" w:cs="Times New Roman" w:hint="eastAsia"/>
                <w:color w:val="000000" w:themeColor="text1"/>
                <w:kern w:val="0"/>
                <w:sz w:val="21"/>
                <w:szCs w:val="21"/>
              </w:rPr>
              <w:t>第</w:t>
            </w:r>
            <w:r w:rsidRPr="008958B5">
              <w:rPr>
                <w:rFonts w:ascii="Times New Roman" w:eastAsia="標楷體" w:hAnsi="Times New Roman" w:cs="Times New Roman"/>
                <w:i/>
                <w:color w:val="000000" w:themeColor="text1"/>
                <w:kern w:val="0"/>
                <w:sz w:val="21"/>
                <w:szCs w:val="21"/>
              </w:rPr>
              <w:t>i</w:t>
            </w:r>
            <w:proofErr w:type="gramStart"/>
            <w:r w:rsidRPr="008958B5">
              <w:rPr>
                <w:rFonts w:ascii="Times New Roman" w:eastAsia="標楷體" w:hAnsi="Times New Roman" w:cs="Times New Roman" w:hint="eastAsia"/>
                <w:color w:val="000000" w:themeColor="text1"/>
                <w:kern w:val="0"/>
                <w:sz w:val="21"/>
                <w:szCs w:val="21"/>
              </w:rPr>
              <w:t>個</w:t>
            </w:r>
            <w:proofErr w:type="gramEnd"/>
            <w:r w:rsidRPr="008958B5">
              <w:rPr>
                <w:rFonts w:ascii="Times New Roman" w:eastAsia="標楷體" w:hAnsi="Times New Roman" w:cs="Times New Roman" w:hint="eastAsia"/>
                <w:color w:val="000000" w:themeColor="text1"/>
                <w:kern w:val="0"/>
                <w:sz w:val="21"/>
                <w:szCs w:val="21"/>
              </w:rPr>
              <w:t>連結標的計息期間有發生連結標的</w:t>
            </w:r>
            <w:proofErr w:type="gramStart"/>
            <w:r w:rsidRPr="008958B5">
              <w:rPr>
                <w:rFonts w:ascii="Times New Roman" w:eastAsia="標楷體" w:hAnsi="Times New Roman" w:cs="Times New Roman" w:hint="eastAsia"/>
                <w:color w:val="000000" w:themeColor="text1"/>
                <w:kern w:val="0"/>
                <w:sz w:val="21"/>
                <w:szCs w:val="21"/>
              </w:rPr>
              <w:t>評價日者</w:t>
            </w:r>
            <w:proofErr w:type="gramEnd"/>
            <w:r w:rsidRPr="008958B5">
              <w:rPr>
                <w:rFonts w:ascii="Times New Roman" w:eastAsia="標楷體" w:hAnsi="Times New Roman" w:cs="Times New Roman" w:hint="eastAsia"/>
                <w:color w:val="000000" w:themeColor="text1"/>
                <w:kern w:val="0"/>
                <w:sz w:val="21"/>
                <w:szCs w:val="21"/>
              </w:rPr>
              <w:t>，該期連結標的計息期間之終止日為連結標的評價日</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不含</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w:t>
            </w:r>
          </w:p>
          <w:p w14:paraId="0B2A9066" w14:textId="77777777" w:rsidR="00E8424E" w:rsidRPr="008958B5" w:rsidRDefault="00E8424E" w:rsidP="00B22650">
            <w:pPr>
              <w:numPr>
                <w:ilvl w:val="0"/>
                <w:numId w:val="19"/>
              </w:numPr>
              <w:autoSpaceDE w:val="0"/>
              <w:autoSpaceDN w:val="0"/>
              <w:adjustRightInd w:val="0"/>
              <w:spacing w:line="320" w:lineRule="exact"/>
              <w:ind w:left="255" w:rightChars="28" w:right="67" w:hanging="6"/>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如</w:t>
            </w:r>
            <w:r w:rsidRPr="008958B5">
              <w:rPr>
                <w:rFonts w:ascii="Times New Roman" w:eastAsia="標楷體" w:hAnsi="Times New Roman" w:cs="Times New Roman" w:hint="eastAsia"/>
                <w:color w:val="000000"/>
                <w:kern w:val="0"/>
                <w:sz w:val="21"/>
                <w:szCs w:val="21"/>
              </w:rPr>
              <w:t>適用之</w:t>
            </w:r>
            <w:r w:rsidRPr="008958B5">
              <w:rPr>
                <w:rFonts w:ascii="Times New Roman" w:eastAsia="標楷體" w:hAnsi="Times New Roman" w:cs="Times New Roman" w:hint="eastAsia"/>
                <w:color w:val="000000" w:themeColor="text1"/>
                <w:kern w:val="0"/>
                <w:sz w:val="21"/>
                <w:szCs w:val="21"/>
              </w:rPr>
              <w:t>第</w:t>
            </w:r>
            <w:r w:rsidRPr="008958B5">
              <w:rPr>
                <w:rFonts w:ascii="Times New Roman" w:eastAsia="標楷體" w:hAnsi="Times New Roman" w:cs="Times New Roman"/>
                <w:i/>
                <w:color w:val="000000" w:themeColor="text1"/>
                <w:kern w:val="0"/>
                <w:sz w:val="21"/>
                <w:szCs w:val="21"/>
              </w:rPr>
              <w:t>i</w:t>
            </w:r>
            <w:proofErr w:type="gramStart"/>
            <w:r w:rsidRPr="008958B5">
              <w:rPr>
                <w:rFonts w:ascii="Times New Roman" w:eastAsia="標楷體" w:hAnsi="Times New Roman" w:cs="Times New Roman" w:hint="eastAsia"/>
                <w:color w:val="000000" w:themeColor="text1"/>
                <w:kern w:val="0"/>
                <w:sz w:val="21"/>
                <w:szCs w:val="21"/>
              </w:rPr>
              <w:t>個</w:t>
            </w:r>
            <w:proofErr w:type="gramEnd"/>
            <w:r w:rsidRPr="008958B5">
              <w:rPr>
                <w:rFonts w:ascii="Times New Roman" w:eastAsia="標楷體" w:hAnsi="Times New Roman" w:cs="Times New Roman" w:hint="eastAsia"/>
                <w:color w:val="000000" w:themeColor="text1"/>
                <w:kern w:val="0"/>
                <w:sz w:val="21"/>
                <w:szCs w:val="21"/>
              </w:rPr>
              <w:t>連結標的計息期間有發生淨額交割日或實物交割日，則該期連結標的計息期間之終止日為淨額交割日</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不含</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或實物交割日</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不含</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w:t>
            </w:r>
          </w:p>
        </w:tc>
      </w:tr>
      <w:tr w:rsidR="00E8424E" w:rsidRPr="008958B5" w14:paraId="70E438E4" w14:textId="77777777" w:rsidTr="00436974">
        <w:trPr>
          <w:trHeight w:val="567"/>
        </w:trPr>
        <w:tc>
          <w:tcPr>
            <w:tcW w:w="976" w:type="pct"/>
            <w:shd w:val="clear" w:color="auto" w:fill="FFFFFF" w:themeFill="background1"/>
            <w:vAlign w:val="center"/>
          </w:tcPr>
          <w:p w14:paraId="3C9FACE1"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計算基礎</w:t>
            </w:r>
          </w:p>
        </w:tc>
        <w:tc>
          <w:tcPr>
            <w:tcW w:w="4009" w:type="pct"/>
            <w:shd w:val="clear" w:color="auto" w:fill="FFFFFF" w:themeFill="background1"/>
            <w:vAlign w:val="center"/>
          </w:tcPr>
          <w:p w14:paraId="54B813DF" w14:textId="234A6EB5" w:rsidR="00E8424E" w:rsidRPr="008958B5" w:rsidRDefault="00E8424E" w:rsidP="00B22650">
            <w:pPr>
              <w:numPr>
                <w:ilvl w:val="0"/>
                <w:numId w:val="39"/>
              </w:numPr>
              <w:autoSpaceDE w:val="0"/>
              <w:autoSpaceDN w:val="0"/>
              <w:adjustRightInd w:val="0"/>
              <w:spacing w:line="320" w:lineRule="exact"/>
              <w:ind w:left="255" w:rightChars="28" w:right="67" w:hanging="6"/>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color w:val="000000" w:themeColor="text1"/>
                <w:kern w:val="0"/>
                <w:sz w:val="21"/>
                <w:szCs w:val="21"/>
              </w:rPr>
              <w:t>連結標的票面利率之計算基礎</w:t>
            </w:r>
            <w:r w:rsidRPr="008958B5">
              <w:rPr>
                <w:rFonts w:ascii="Times New Roman" w:eastAsia="標楷體" w:hAnsi="Times New Roman" w:cs="Times New Roman"/>
                <w:color w:val="000000" w:themeColor="text1"/>
                <w:kern w:val="0"/>
                <w:sz w:val="20"/>
                <w:szCs w:val="20"/>
              </w:rPr>
              <w:t>(</w:t>
            </w:r>
            <m:oMath>
              <m:sSub>
                <m:sSubPr>
                  <m:ctrlPr>
                    <w:rPr>
                      <w:rFonts w:ascii="Cambria Math" w:eastAsia="標楷體" w:hAnsi="Cambria Math" w:cs="Times New Roman"/>
                      <w:i/>
                      <w:color w:val="000000" w:themeColor="text1"/>
                      <w:sz w:val="20"/>
                    </w:rPr>
                  </m:ctrlPr>
                </m:sSubPr>
                <m:e>
                  <m:r>
                    <w:rPr>
                      <w:rFonts w:ascii="Cambria Math" w:eastAsia="標楷體" w:hAnsi="Cambria Math" w:cs="Times New Roman"/>
                      <w:color w:val="000000" w:themeColor="text1"/>
                      <w:kern w:val="0"/>
                      <w:sz w:val="20"/>
                      <w:szCs w:val="20"/>
                    </w:rPr>
                    <m:t>N</m:t>
                  </m:r>
                </m:e>
                <m:sub>
                  <m:r>
                    <w:rPr>
                      <w:rFonts w:ascii="Cambria Math" w:eastAsia="標楷體" w:hAnsi="Cambria Math" w:cs="Times New Roman"/>
                      <w:color w:val="000000" w:themeColor="text1"/>
                      <w:kern w:val="0"/>
                      <w:sz w:val="20"/>
                      <w:szCs w:val="20"/>
                    </w:rPr>
                    <m:t>1</m:t>
                  </m:r>
                </m:sub>
              </m:sSub>
            </m:oMath>
            <w:r w:rsidRPr="008958B5">
              <w:rPr>
                <w:rFonts w:ascii="Times New Roman" w:eastAsia="標楷體" w:hAnsi="Times New Roman" w:cs="Times New Roman"/>
                <w:color w:val="000000" w:themeColor="text1"/>
                <w:kern w:val="0"/>
                <w:sz w:val="20"/>
                <w:szCs w:val="20"/>
              </w:rPr>
              <w:t>)</w:t>
            </w:r>
            <w:r w:rsidRPr="008958B5">
              <w:rPr>
                <w:rFonts w:ascii="Times New Roman" w:eastAsia="標楷體" w:hAnsi="Times New Roman" w:cs="Times New Roman" w:hint="eastAsia"/>
                <w:color w:val="000000" w:themeColor="text1"/>
                <w:kern w:val="0"/>
                <w:sz w:val="21"/>
                <w:szCs w:val="21"/>
              </w:rPr>
              <w:t>為實際天數</w:t>
            </w:r>
            <w:r w:rsidRPr="008958B5">
              <w:rPr>
                <w:rFonts w:ascii="Times New Roman" w:eastAsia="標楷體" w:hAnsi="Times New Roman" w:cs="Times New Roman"/>
                <w:color w:val="000000" w:themeColor="text1"/>
                <w:kern w:val="0"/>
                <w:sz w:val="21"/>
                <w:szCs w:val="21"/>
              </w:rPr>
              <w:t>(Actual)/</w:t>
            </w:r>
            <w:r w:rsidR="00730731" w:rsidRPr="008958B5">
              <w:rPr>
                <w:rFonts w:ascii="Times New Roman" w:eastAsia="標楷體" w:hAnsi="Times New Roman" w:cs="Times New Roman" w:hint="eastAsia"/>
                <w:color w:val="000000" w:themeColor="text1"/>
                <w:kern w:val="0"/>
                <w:sz w:val="21"/>
                <w:szCs w:val="21"/>
              </w:rPr>
              <w:t>365</w:t>
            </w:r>
            <w:r w:rsidRPr="008958B5">
              <w:rPr>
                <w:rFonts w:ascii="Times New Roman" w:eastAsia="標楷體" w:hAnsi="Times New Roman" w:cs="Times New Roman" w:hint="eastAsia"/>
                <w:color w:val="000000" w:themeColor="text1"/>
                <w:kern w:val="0"/>
                <w:sz w:val="21"/>
                <w:szCs w:val="21"/>
              </w:rPr>
              <w:t>。</w:t>
            </w:r>
          </w:p>
          <w:p w14:paraId="34DF2D93" w14:textId="3F368723" w:rsidR="00E8424E" w:rsidRPr="008958B5" w:rsidRDefault="00E8424E" w:rsidP="00CE0B32">
            <w:pPr>
              <w:numPr>
                <w:ilvl w:val="0"/>
                <w:numId w:val="39"/>
              </w:numPr>
              <w:autoSpaceDE w:val="0"/>
              <w:autoSpaceDN w:val="0"/>
              <w:adjustRightInd w:val="0"/>
              <w:spacing w:line="320" w:lineRule="exact"/>
              <w:ind w:left="255" w:rightChars="28" w:right="67" w:hanging="6"/>
              <w:jc w:val="both"/>
              <w:rPr>
                <w:rFonts w:ascii="Times New Roman" w:eastAsia="標楷體" w:hAnsi="Times New Roman" w:cs="Times New Roman"/>
                <w:b/>
                <w:bCs/>
                <w:sz w:val="22"/>
              </w:rPr>
            </w:pPr>
            <w:r w:rsidRPr="008958B5">
              <w:rPr>
                <w:rFonts w:ascii="Times New Roman" w:eastAsia="標楷體" w:hAnsi="Times New Roman" w:cs="Times New Roman" w:hint="eastAsia"/>
                <w:color w:val="000000" w:themeColor="text1"/>
                <w:kern w:val="0"/>
                <w:sz w:val="21"/>
                <w:szCs w:val="21"/>
              </w:rPr>
              <w:t>避險資金成本之計算基礎</w:t>
            </w:r>
            <w:r w:rsidRPr="008958B5">
              <w:rPr>
                <w:rFonts w:ascii="Times New Roman" w:eastAsia="標楷體" w:hAnsi="Times New Roman" w:cs="Times New Roman"/>
                <w:color w:val="000000" w:themeColor="text1"/>
                <w:kern w:val="0"/>
                <w:sz w:val="20"/>
                <w:szCs w:val="20"/>
              </w:rPr>
              <w:t>(</w:t>
            </w:r>
            <m:oMath>
              <m:sSub>
                <m:sSubPr>
                  <m:ctrlPr>
                    <w:rPr>
                      <w:rFonts w:ascii="Cambria Math" w:eastAsia="標楷體" w:hAnsi="Cambria Math" w:cs="Times New Roman"/>
                      <w:i/>
                      <w:color w:val="000000" w:themeColor="text1"/>
                      <w:sz w:val="20"/>
                    </w:rPr>
                  </m:ctrlPr>
                </m:sSubPr>
                <m:e>
                  <m:r>
                    <w:rPr>
                      <w:rFonts w:ascii="Cambria Math" w:eastAsia="標楷體" w:hAnsi="Cambria Math" w:cs="Times New Roman"/>
                      <w:color w:val="000000" w:themeColor="text1"/>
                      <w:kern w:val="0"/>
                      <w:sz w:val="20"/>
                      <w:szCs w:val="20"/>
                    </w:rPr>
                    <m:t>N</m:t>
                  </m:r>
                </m:e>
                <m:sub>
                  <m:r>
                    <w:rPr>
                      <w:rFonts w:ascii="Cambria Math" w:eastAsia="標楷體" w:hAnsi="Cambria Math" w:cs="Times New Roman"/>
                      <w:color w:val="000000" w:themeColor="text1"/>
                      <w:kern w:val="0"/>
                      <w:sz w:val="20"/>
                      <w:szCs w:val="20"/>
                    </w:rPr>
                    <m:t>2</m:t>
                  </m:r>
                </m:sub>
              </m:sSub>
            </m:oMath>
            <w:r w:rsidRPr="008958B5">
              <w:rPr>
                <w:rFonts w:ascii="Times New Roman" w:eastAsia="標楷體" w:hAnsi="Times New Roman" w:cs="Times New Roman"/>
                <w:color w:val="000000" w:themeColor="text1"/>
                <w:kern w:val="0"/>
                <w:sz w:val="20"/>
                <w:szCs w:val="20"/>
              </w:rPr>
              <w:t>)</w:t>
            </w:r>
            <w:r w:rsidRPr="008958B5">
              <w:rPr>
                <w:rFonts w:ascii="Times New Roman" w:eastAsia="標楷體" w:hAnsi="Times New Roman" w:cs="Times New Roman" w:hint="eastAsia"/>
                <w:color w:val="000000" w:themeColor="text1"/>
                <w:kern w:val="0"/>
                <w:sz w:val="21"/>
                <w:szCs w:val="21"/>
              </w:rPr>
              <w:t>為實際天數</w:t>
            </w:r>
            <w:r w:rsidRPr="008958B5">
              <w:rPr>
                <w:rFonts w:ascii="Times New Roman" w:eastAsia="標楷體" w:hAnsi="Times New Roman" w:cs="Times New Roman"/>
                <w:color w:val="000000" w:themeColor="text1"/>
                <w:kern w:val="0"/>
                <w:sz w:val="21"/>
                <w:szCs w:val="21"/>
              </w:rPr>
              <w:t>(Actual)/</w:t>
            </w:r>
            <w:r w:rsidR="00CE0B32" w:rsidRPr="008958B5">
              <w:rPr>
                <w:rFonts w:ascii="Times New Roman" w:eastAsia="標楷體" w:hAnsi="Times New Roman" w:cs="Times New Roman" w:hint="eastAsia"/>
                <w:color w:val="000000" w:themeColor="text1"/>
                <w:kern w:val="0"/>
                <w:sz w:val="21"/>
                <w:szCs w:val="21"/>
              </w:rPr>
              <w:t>36</w:t>
            </w:r>
            <w:r w:rsidR="0039044C" w:rsidRPr="008958B5">
              <w:rPr>
                <w:rFonts w:ascii="Times New Roman" w:eastAsia="標楷體" w:hAnsi="Times New Roman" w:cs="Times New Roman" w:hint="eastAsia"/>
                <w:color w:val="000000" w:themeColor="text1"/>
                <w:kern w:val="0"/>
                <w:sz w:val="21"/>
                <w:szCs w:val="21"/>
              </w:rPr>
              <w:t>5</w:t>
            </w:r>
            <w:r w:rsidRPr="008958B5">
              <w:rPr>
                <w:rFonts w:ascii="微軟正黑體" w:eastAsia="微軟正黑體" w:hAnsi="微軟正黑體" w:cs="Times New Roman" w:hint="eastAsia"/>
                <w:color w:val="000000" w:themeColor="text1"/>
                <w:kern w:val="0"/>
                <w:sz w:val="21"/>
                <w:szCs w:val="21"/>
              </w:rPr>
              <w:t>，</w:t>
            </w:r>
            <w:r w:rsidRPr="008958B5">
              <w:rPr>
                <w:rFonts w:ascii="Times New Roman" w:eastAsia="標楷體" w:hAnsi="Times New Roman" w:cs="Times New Roman"/>
                <w:color w:val="000000" w:themeColor="text1"/>
                <w:kern w:val="0"/>
                <w:sz w:val="21"/>
                <w:szCs w:val="21"/>
              </w:rPr>
              <w:t>ISDA</w:t>
            </w:r>
            <w:r w:rsidRPr="008958B5">
              <w:rPr>
                <w:rFonts w:ascii="Times New Roman" w:eastAsia="標楷體" w:hAnsi="Times New Roman" w:cs="Times New Roman" w:hint="eastAsia"/>
                <w:color w:val="000000" w:themeColor="text1"/>
                <w:kern w:val="0"/>
                <w:sz w:val="21"/>
                <w:szCs w:val="21"/>
              </w:rPr>
              <w:t>。</w:t>
            </w:r>
          </w:p>
        </w:tc>
      </w:tr>
      <w:tr w:rsidR="00E8424E" w:rsidRPr="008958B5" w14:paraId="05DF2B3D" w14:textId="77777777" w:rsidTr="00436974">
        <w:trPr>
          <w:trHeight w:val="567"/>
        </w:trPr>
        <w:tc>
          <w:tcPr>
            <w:tcW w:w="976" w:type="pct"/>
            <w:shd w:val="clear" w:color="auto" w:fill="FFFFFF" w:themeFill="background1"/>
            <w:vAlign w:val="center"/>
          </w:tcPr>
          <w:p w14:paraId="7E677085"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連結標的與投資績效之關連性</w:t>
            </w:r>
          </w:p>
        </w:tc>
        <w:tc>
          <w:tcPr>
            <w:tcW w:w="4009" w:type="pct"/>
            <w:shd w:val="clear" w:color="auto" w:fill="FFFFFF" w:themeFill="background1"/>
            <w:vAlign w:val="center"/>
          </w:tcPr>
          <w:p w14:paraId="61549B85" w14:textId="77777777" w:rsidR="00E8424E" w:rsidRPr="008958B5" w:rsidRDefault="00E8424E" w:rsidP="00E8424E">
            <w:pPr>
              <w:widowControl/>
              <w:spacing w:line="300" w:lineRule="exact"/>
              <w:ind w:leftChars="17" w:left="41" w:rightChars="14" w:right="34"/>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sz w:val="22"/>
              </w:rPr>
              <w:t>依</w:t>
            </w:r>
            <w:r w:rsidRPr="008958B5">
              <w:rPr>
                <w:rFonts w:ascii="Times New Roman" w:eastAsia="標楷體" w:hAnsi="Times New Roman" w:cs="Times New Roman" w:hint="eastAsia"/>
                <w:b/>
                <w:color w:val="000000"/>
                <w:kern w:val="0"/>
                <w:sz w:val="21"/>
                <w:szCs w:val="21"/>
              </w:rPr>
              <w:t>「</w:t>
            </w:r>
            <w:r w:rsidRPr="008958B5">
              <w:rPr>
                <w:rFonts w:ascii="Times New Roman" w:eastAsia="標楷體" w:hAnsi="Times New Roman" w:cs="Times New Roman" w:hint="eastAsia"/>
                <w:b/>
                <w:bCs/>
                <w:sz w:val="22"/>
              </w:rPr>
              <w:t>投資收益本息給付及其計算方式</w:t>
            </w:r>
            <w:r w:rsidRPr="008958B5">
              <w:rPr>
                <w:rFonts w:ascii="Times New Roman" w:eastAsia="標楷體" w:hAnsi="Times New Roman" w:cs="Times New Roman" w:hint="eastAsia"/>
                <w:b/>
                <w:color w:val="000000"/>
                <w:kern w:val="0"/>
                <w:sz w:val="21"/>
                <w:szCs w:val="21"/>
              </w:rPr>
              <w:t>」</w:t>
            </w:r>
          </w:p>
        </w:tc>
      </w:tr>
      <w:tr w:rsidR="00E8424E" w:rsidRPr="008958B5" w14:paraId="5728C53E" w14:textId="77777777" w:rsidTr="00436974">
        <w:trPr>
          <w:trHeight w:val="567"/>
        </w:trPr>
        <w:tc>
          <w:tcPr>
            <w:tcW w:w="976" w:type="pct"/>
            <w:shd w:val="clear" w:color="auto" w:fill="FFFFFF" w:themeFill="background1"/>
            <w:vAlign w:val="center"/>
          </w:tcPr>
          <w:p w14:paraId="5D8A888B"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lastRenderedPageBreak/>
              <w:t>連結標的調整</w:t>
            </w:r>
          </w:p>
          <w:p w14:paraId="26A51DFB"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之條件及方法</w:t>
            </w:r>
          </w:p>
        </w:tc>
        <w:tc>
          <w:tcPr>
            <w:tcW w:w="4009" w:type="pct"/>
            <w:shd w:val="clear" w:color="auto" w:fill="FFFFFF" w:themeFill="background1"/>
            <w:vAlign w:val="center"/>
          </w:tcPr>
          <w:p w14:paraId="277BE5BA" w14:textId="77777777" w:rsidR="00E8424E" w:rsidRPr="008958B5" w:rsidRDefault="00E8424E" w:rsidP="00E8424E">
            <w:pPr>
              <w:widowControl/>
              <w:spacing w:line="300" w:lineRule="exact"/>
              <w:ind w:leftChars="17" w:left="41" w:rightChars="14" w:right="34"/>
              <w:rPr>
                <w:rFonts w:ascii="Times New Roman" w:eastAsia="標楷體" w:hAnsi="Times New Roman" w:cs="Times New Roman"/>
                <w:b/>
                <w:snapToGrid w:val="0"/>
                <w:sz w:val="21"/>
                <w:szCs w:val="21"/>
              </w:rPr>
            </w:pPr>
            <w:r w:rsidRPr="008958B5">
              <w:rPr>
                <w:rFonts w:ascii="Times New Roman" w:eastAsia="標楷體" w:hAnsi="Times New Roman" w:cs="Times New Roman" w:hint="eastAsia"/>
                <w:b/>
                <w:snapToGrid w:val="0"/>
                <w:sz w:val="22"/>
              </w:rPr>
              <w:t>無調整機制</w:t>
            </w:r>
          </w:p>
        </w:tc>
      </w:tr>
      <w:tr w:rsidR="00E8424E" w:rsidRPr="008958B5" w14:paraId="410AA666" w14:textId="77777777" w:rsidTr="00436974">
        <w:trPr>
          <w:trHeight w:val="567"/>
        </w:trPr>
        <w:tc>
          <w:tcPr>
            <w:tcW w:w="976" w:type="pct"/>
            <w:shd w:val="clear" w:color="auto" w:fill="FFFFFF" w:themeFill="background1"/>
            <w:vAlign w:val="center"/>
          </w:tcPr>
          <w:p w14:paraId="5223CFF6" w14:textId="77777777" w:rsidR="00E8424E" w:rsidRPr="008958B5" w:rsidRDefault="00E8424E" w:rsidP="00E8424E">
            <w:pPr>
              <w:widowControl/>
              <w:spacing w:line="24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參與率</w:t>
            </w:r>
          </w:p>
          <w:p w14:paraId="42EDF48C" w14:textId="77777777" w:rsidR="00E8424E" w:rsidRPr="008958B5" w:rsidRDefault="00E8424E" w:rsidP="00E8424E">
            <w:pPr>
              <w:widowControl/>
              <w:spacing w:line="240" w:lineRule="exact"/>
              <w:ind w:leftChars="17" w:left="41" w:rightChars="28" w:right="67"/>
              <w:jc w:val="center"/>
              <w:rPr>
                <w:rFonts w:ascii="Times New Roman" w:eastAsia="標楷體" w:hAnsi="Times New Roman" w:cs="Times New Roman"/>
                <w:b/>
                <w:bCs/>
                <w:i/>
                <w:kern w:val="0"/>
                <w:sz w:val="21"/>
                <w:szCs w:val="21"/>
              </w:rPr>
            </w:pPr>
            <w:r w:rsidRPr="008958B5">
              <w:rPr>
                <w:rFonts w:ascii="Times New Roman" w:eastAsia="標楷體" w:hAnsi="Times New Roman" w:cs="Times New Roman"/>
                <w:b/>
                <w:bCs/>
                <w:i/>
                <w:kern w:val="0"/>
                <w:sz w:val="21"/>
                <w:szCs w:val="21"/>
              </w:rPr>
              <w:t>(P)</w:t>
            </w:r>
          </w:p>
        </w:tc>
        <w:tc>
          <w:tcPr>
            <w:tcW w:w="4009" w:type="pct"/>
            <w:shd w:val="clear" w:color="auto" w:fill="FFFFFF" w:themeFill="background1"/>
            <w:vAlign w:val="center"/>
          </w:tcPr>
          <w:p w14:paraId="3DCB7314" w14:textId="77777777" w:rsidR="00E8424E" w:rsidRPr="008958B5" w:rsidDel="00141505" w:rsidRDefault="00E8424E" w:rsidP="00E8424E">
            <w:pPr>
              <w:widowControl/>
              <w:spacing w:line="300" w:lineRule="exact"/>
              <w:ind w:leftChars="17" w:left="41" w:rightChars="28" w:right="67"/>
              <w:rPr>
                <w:rFonts w:ascii="Times New Roman" w:eastAsia="標楷體" w:hAnsi="Times New Roman" w:cs="Times New Roman"/>
                <w:snapToGrid w:val="0"/>
                <w:sz w:val="21"/>
                <w:szCs w:val="21"/>
              </w:rPr>
            </w:pPr>
            <w:r w:rsidRPr="008958B5">
              <w:rPr>
                <w:rFonts w:ascii="Times New Roman" w:eastAsia="標楷體" w:hAnsi="Times New Roman" w:cs="Times New Roman"/>
                <w:color w:val="000000" w:themeColor="text1"/>
                <w:kern w:val="0"/>
                <w:sz w:val="21"/>
                <w:szCs w:val="21"/>
              </w:rPr>
              <w:t>500%</w:t>
            </w:r>
          </w:p>
        </w:tc>
      </w:tr>
      <w:tr w:rsidR="00E8424E" w:rsidRPr="008958B5" w14:paraId="46128CBD" w14:textId="77777777" w:rsidTr="00436974">
        <w:trPr>
          <w:trHeight w:val="567"/>
        </w:trPr>
        <w:tc>
          <w:tcPr>
            <w:tcW w:w="976" w:type="pct"/>
            <w:shd w:val="clear" w:color="auto" w:fill="FFFFFF" w:themeFill="background1"/>
            <w:vAlign w:val="center"/>
          </w:tcPr>
          <w:p w14:paraId="509E729E"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連結標的</w:t>
            </w:r>
          </w:p>
          <w:p w14:paraId="699FEFE3"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權重</w:t>
            </w:r>
          </w:p>
        </w:tc>
        <w:tc>
          <w:tcPr>
            <w:tcW w:w="4009" w:type="pct"/>
            <w:shd w:val="clear" w:color="auto" w:fill="FFFFFF" w:themeFill="background1"/>
            <w:vAlign w:val="center"/>
          </w:tcPr>
          <w:p w14:paraId="37C2C529"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snapToGrid w:val="0"/>
                <w:sz w:val="21"/>
                <w:szCs w:val="21"/>
              </w:rPr>
            </w:pPr>
            <w:r w:rsidRPr="008958B5">
              <w:rPr>
                <w:rFonts w:ascii="Times New Roman" w:eastAsia="標楷體" w:hAnsi="Times New Roman" w:cs="Times New Roman"/>
                <w:snapToGrid w:val="0"/>
                <w:sz w:val="21"/>
                <w:szCs w:val="21"/>
              </w:rPr>
              <w:t>100%</w:t>
            </w:r>
          </w:p>
        </w:tc>
      </w:tr>
      <w:tr w:rsidR="00E8424E" w:rsidRPr="008958B5" w14:paraId="59DCAB4C" w14:textId="77777777" w:rsidTr="00436974">
        <w:trPr>
          <w:trHeight w:hRule="exact" w:val="1191"/>
        </w:trPr>
        <w:tc>
          <w:tcPr>
            <w:tcW w:w="976" w:type="pct"/>
            <w:shd w:val="clear" w:color="auto" w:fill="FFFFFF" w:themeFill="background1"/>
            <w:vAlign w:val="center"/>
          </w:tcPr>
          <w:p w14:paraId="50ADF624"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連結標的期初價格</w:t>
            </w:r>
          </w:p>
          <w:p w14:paraId="3CC8A7DB" w14:textId="77777777" w:rsidR="00E8424E" w:rsidRPr="008958B5" w:rsidRDefault="003C5382" w:rsidP="00E8424E">
            <w:pPr>
              <w:widowControl/>
              <w:spacing w:line="280" w:lineRule="exact"/>
              <w:ind w:leftChars="17" w:left="41" w:rightChars="28" w:right="67"/>
              <w:jc w:val="center"/>
              <w:rPr>
                <w:rFonts w:ascii="Times New Roman" w:eastAsia="標楷體" w:hAnsi="Times New Roman" w:cs="Times New Roman"/>
                <w:b/>
                <w:bCs/>
                <w:i/>
                <w:kern w:val="0"/>
                <w:sz w:val="21"/>
                <w:szCs w:val="21"/>
              </w:rPr>
            </w:pPr>
            <m:oMathPara>
              <m:oMath>
                <m:sSub>
                  <m:sSubPr>
                    <m:ctrlPr>
                      <w:rPr>
                        <w:rFonts w:ascii="Cambria Math" w:eastAsia="標楷體" w:hAnsi="Cambria Math" w:cs="Times New Roman"/>
                        <w:b/>
                        <w:sz w:val="21"/>
                      </w:rPr>
                    </m:ctrlPr>
                  </m:sSubPr>
                  <m:e>
                    <m:r>
                      <m:rPr>
                        <m:sty m:val="bi"/>
                      </m:rPr>
                      <w:rPr>
                        <w:rFonts w:ascii="Cambria Math" w:eastAsia="標楷體" w:hAnsi="Cambria Math" w:cs="Times New Roman"/>
                        <w:kern w:val="0"/>
                        <w:sz w:val="21"/>
                        <w:szCs w:val="21"/>
                      </w:rPr>
                      <m:t>(S</m:t>
                    </m:r>
                  </m:e>
                  <m:sub>
                    <m:r>
                      <m:rPr>
                        <m:sty m:val="bi"/>
                      </m:rPr>
                      <w:rPr>
                        <w:rFonts w:ascii="Cambria Math" w:eastAsia="標楷體" w:hAnsi="Cambria Math" w:cs="Times New Roman"/>
                        <w:kern w:val="0"/>
                        <w:sz w:val="21"/>
                        <w:szCs w:val="21"/>
                      </w:rPr>
                      <m:t>0</m:t>
                    </m:r>
                  </m:sub>
                </m:sSub>
                <m:r>
                  <m:rPr>
                    <m:sty m:val="bi"/>
                  </m:rPr>
                  <w:rPr>
                    <w:rFonts w:ascii="Cambria Math" w:eastAsia="標楷體" w:hAnsi="Cambria Math" w:cs="Times New Roman"/>
                    <w:kern w:val="0"/>
                    <w:sz w:val="21"/>
                    <w:szCs w:val="21"/>
                  </w:rPr>
                  <m:t>)</m:t>
                </m:r>
              </m:oMath>
            </m:oMathPara>
          </w:p>
        </w:tc>
        <w:tc>
          <w:tcPr>
            <w:tcW w:w="4009" w:type="pct"/>
            <w:shd w:val="clear" w:color="auto" w:fill="FFFFFF" w:themeFill="background1"/>
            <w:vAlign w:val="center"/>
          </w:tcPr>
          <w:p w14:paraId="78DC6229"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sz w:val="21"/>
                <w:szCs w:val="21"/>
              </w:rPr>
            </w:pPr>
            <w:r w:rsidRPr="008958B5">
              <w:rPr>
                <w:rFonts w:ascii="Times New Roman" w:eastAsia="標楷體" w:hAnsi="Times New Roman" w:cs="Times New Roman" w:hint="eastAsia"/>
                <w:sz w:val="21"/>
                <w:szCs w:val="21"/>
              </w:rPr>
              <w:t>連結標的期初價格視發行機構實際因</w:t>
            </w:r>
            <w:proofErr w:type="gramStart"/>
            <w:r w:rsidRPr="008958B5">
              <w:rPr>
                <w:rFonts w:ascii="Times New Roman" w:eastAsia="標楷體" w:hAnsi="Times New Roman" w:cs="Times New Roman" w:hint="eastAsia"/>
                <w:sz w:val="21"/>
                <w:szCs w:val="21"/>
              </w:rPr>
              <w:t>承作</w:t>
            </w:r>
            <w:proofErr w:type="gramEnd"/>
            <w:r w:rsidRPr="008958B5">
              <w:rPr>
                <w:rFonts w:ascii="Times New Roman" w:eastAsia="標楷體" w:hAnsi="Times New Roman" w:cs="Times New Roman" w:hint="eastAsia"/>
                <w:sz w:val="21"/>
                <w:szCs w:val="21"/>
              </w:rPr>
              <w:t>本商品而購入連結標的之方式，由計算代理人依情形計算如下：</w:t>
            </w:r>
          </w:p>
          <w:p w14:paraId="39AEA46C" w14:textId="77777777" w:rsidR="00E8424E" w:rsidRPr="008958B5" w:rsidRDefault="00E8424E" w:rsidP="00B22650">
            <w:pPr>
              <w:numPr>
                <w:ilvl w:val="0"/>
                <w:numId w:val="24"/>
              </w:numPr>
              <w:autoSpaceDE w:val="0"/>
              <w:autoSpaceDN w:val="0"/>
              <w:adjustRightInd w:val="0"/>
              <w:spacing w:line="300" w:lineRule="exact"/>
              <w:ind w:left="233" w:hanging="6"/>
              <w:jc w:val="both"/>
              <w:rPr>
                <w:rFonts w:ascii="Times New Roman" w:eastAsia="標楷體" w:hAnsi="Times New Roman" w:cs="Times New Roman"/>
                <w:sz w:val="21"/>
                <w:szCs w:val="21"/>
              </w:rPr>
            </w:pPr>
            <w:r w:rsidRPr="008958B5">
              <w:rPr>
                <w:rFonts w:ascii="Times New Roman" w:eastAsia="標楷體" w:hAnsi="Times New Roman" w:cs="Times New Roman" w:hint="eastAsia"/>
                <w:sz w:val="21"/>
                <w:szCs w:val="21"/>
              </w:rPr>
              <w:t>以連結標的票面利率為</w:t>
            </w:r>
            <w:proofErr w:type="gramStart"/>
            <w:r w:rsidRPr="008958B5">
              <w:rPr>
                <w:rFonts w:ascii="Times New Roman" w:eastAsia="標楷體" w:hAnsi="Times New Roman" w:cs="Times New Roman" w:hint="eastAsia"/>
                <w:sz w:val="21"/>
                <w:szCs w:val="21"/>
              </w:rPr>
              <w:t>殖</w:t>
            </w:r>
            <w:proofErr w:type="gramEnd"/>
            <w:r w:rsidRPr="008958B5">
              <w:rPr>
                <w:rFonts w:ascii="Times New Roman" w:eastAsia="標楷體" w:hAnsi="Times New Roman" w:cs="Times New Roman" w:hint="eastAsia"/>
                <w:sz w:val="21"/>
                <w:szCs w:val="21"/>
              </w:rPr>
              <w:t>利率折現至交易生效日之百元除息價格</w:t>
            </w:r>
            <w:r w:rsidRPr="008958B5">
              <w:rPr>
                <w:rFonts w:ascii="新細明體" w:eastAsia="新細明體" w:hAnsi="新細明體" w:cs="Times New Roman" w:hint="eastAsia"/>
                <w:sz w:val="21"/>
                <w:szCs w:val="21"/>
              </w:rPr>
              <w:t>；</w:t>
            </w:r>
            <w:r w:rsidRPr="008958B5">
              <w:rPr>
                <w:rFonts w:ascii="Times New Roman" w:eastAsia="標楷體" w:hAnsi="Times New Roman" w:cs="Times New Roman" w:hint="eastAsia"/>
                <w:sz w:val="21"/>
                <w:szCs w:val="21"/>
              </w:rPr>
              <w:t>或</w:t>
            </w:r>
          </w:p>
          <w:p w14:paraId="7BE6A1DE" w14:textId="77777777" w:rsidR="00E8424E" w:rsidRPr="008958B5" w:rsidRDefault="00E8424E" w:rsidP="00B22650">
            <w:pPr>
              <w:numPr>
                <w:ilvl w:val="0"/>
                <w:numId w:val="24"/>
              </w:numPr>
              <w:autoSpaceDE w:val="0"/>
              <w:autoSpaceDN w:val="0"/>
              <w:adjustRightInd w:val="0"/>
              <w:spacing w:line="300" w:lineRule="exact"/>
              <w:ind w:left="233" w:hanging="6"/>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sz w:val="21"/>
                <w:szCs w:val="21"/>
              </w:rPr>
              <w:t>於交易日雙方議定之連結標的期初價格</w:t>
            </w:r>
            <w:r w:rsidRPr="008958B5">
              <w:rPr>
                <w:rFonts w:ascii="Times New Roman" w:eastAsia="標楷體" w:hAnsi="Times New Roman" w:cs="Times New Roman"/>
                <w:sz w:val="21"/>
                <w:szCs w:val="21"/>
              </w:rPr>
              <w:t>(</w:t>
            </w:r>
            <w:r w:rsidRPr="008958B5">
              <w:rPr>
                <w:rFonts w:ascii="Times New Roman" w:eastAsia="標楷體" w:hAnsi="Times New Roman" w:cs="Times New Roman" w:hint="eastAsia"/>
                <w:sz w:val="21"/>
                <w:szCs w:val="21"/>
              </w:rPr>
              <w:t>百元除息價格</w:t>
            </w:r>
            <w:r w:rsidRPr="008958B5">
              <w:rPr>
                <w:rFonts w:ascii="Times New Roman" w:eastAsia="標楷體" w:hAnsi="Times New Roman" w:cs="Times New Roman"/>
                <w:sz w:val="21"/>
                <w:szCs w:val="21"/>
              </w:rPr>
              <w:t>)</w:t>
            </w:r>
            <w:r w:rsidRPr="008958B5">
              <w:rPr>
                <w:rFonts w:ascii="Times New Roman" w:eastAsia="標楷體" w:hAnsi="Times New Roman" w:cs="Times New Roman" w:hint="eastAsia"/>
                <w:sz w:val="21"/>
                <w:szCs w:val="21"/>
              </w:rPr>
              <w:t>。</w:t>
            </w:r>
          </w:p>
        </w:tc>
      </w:tr>
      <w:tr w:rsidR="00E8424E" w:rsidRPr="008958B5" w14:paraId="1D58B5D0" w14:textId="77777777" w:rsidTr="00436974">
        <w:trPr>
          <w:trHeight w:hRule="exact" w:val="3345"/>
        </w:trPr>
        <w:tc>
          <w:tcPr>
            <w:tcW w:w="976" w:type="pct"/>
            <w:shd w:val="clear" w:color="auto" w:fill="FFFFFF" w:themeFill="background1"/>
            <w:vAlign w:val="center"/>
          </w:tcPr>
          <w:p w14:paraId="01A460F3"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連結標的每日價格</w:t>
            </w:r>
            <w:r w:rsidRPr="008958B5">
              <w:rPr>
                <w:rFonts w:ascii="Times New Roman" w:eastAsia="標楷體" w:hAnsi="Times New Roman" w:cs="Times New Roman"/>
                <w:b/>
                <w:bCs/>
                <w:kern w:val="0"/>
                <w:sz w:val="21"/>
                <w:szCs w:val="21"/>
              </w:rPr>
              <w:t xml:space="preserve"> </w:t>
            </w:r>
          </w:p>
          <w:p w14:paraId="1A27F1B1" w14:textId="77777777" w:rsidR="00E8424E" w:rsidRPr="008958B5" w:rsidRDefault="003C5382"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m:oMathPara>
              <m:oMath>
                <m:sSub>
                  <m:sSubPr>
                    <m:ctrlPr>
                      <w:rPr>
                        <w:rFonts w:ascii="Cambria Math" w:eastAsia="標楷體" w:hAnsi="Cambria Math" w:cs="Times New Roman"/>
                        <w:b/>
                        <w:sz w:val="21"/>
                      </w:rPr>
                    </m:ctrlPr>
                  </m:sSubPr>
                  <m:e>
                    <m:r>
                      <m:rPr>
                        <m:sty m:val="b"/>
                      </m:rPr>
                      <w:rPr>
                        <w:rFonts w:ascii="Cambria Math" w:eastAsia="標楷體" w:hAnsi="Cambria Math" w:cs="Times New Roman"/>
                        <w:kern w:val="0"/>
                        <w:sz w:val="21"/>
                        <w:szCs w:val="21"/>
                      </w:rPr>
                      <m:t>(</m:t>
                    </m:r>
                    <m:r>
                      <m:rPr>
                        <m:sty m:val="bi"/>
                      </m:rPr>
                      <w:rPr>
                        <w:rFonts w:ascii="Cambria Math" w:eastAsia="標楷體" w:hAnsi="Cambria Math" w:cs="Times New Roman"/>
                        <w:kern w:val="0"/>
                        <w:sz w:val="21"/>
                        <w:szCs w:val="21"/>
                      </w:rPr>
                      <m:t>V</m:t>
                    </m:r>
                  </m:e>
                  <m:sub>
                    <m:r>
                      <m:rPr>
                        <m:sty m:val="bi"/>
                      </m:rPr>
                      <w:rPr>
                        <w:rFonts w:ascii="Cambria Math" w:eastAsia="標楷體" w:hAnsi="Cambria Math" w:cs="Times New Roman"/>
                        <w:kern w:val="0"/>
                        <w:sz w:val="21"/>
                        <w:szCs w:val="21"/>
                      </w:rPr>
                      <m:t>t</m:t>
                    </m:r>
                  </m:sub>
                </m:sSub>
                <m:r>
                  <m:rPr>
                    <m:sty m:val="b"/>
                  </m:rPr>
                  <w:rPr>
                    <w:rFonts w:ascii="Cambria Math" w:eastAsia="標楷體" w:hAnsi="Cambria Math" w:cs="Times New Roman"/>
                    <w:kern w:val="0"/>
                    <w:sz w:val="21"/>
                    <w:szCs w:val="21"/>
                  </w:rPr>
                  <m:t>)</m:t>
                </m:r>
              </m:oMath>
            </m:oMathPara>
          </w:p>
        </w:tc>
        <w:tc>
          <w:tcPr>
            <w:tcW w:w="4009" w:type="pct"/>
            <w:shd w:val="clear" w:color="auto" w:fill="FFFFFF" w:themeFill="background1"/>
            <w:vAlign w:val="center"/>
          </w:tcPr>
          <w:p w14:paraId="15C6757F" w14:textId="77777777" w:rsidR="000C2F87" w:rsidRPr="000C2F87" w:rsidRDefault="000C2F87" w:rsidP="000C2F87">
            <w:pPr>
              <w:widowControl/>
              <w:spacing w:line="300" w:lineRule="exact"/>
              <w:ind w:leftChars="17" w:left="41" w:rightChars="28" w:right="67"/>
              <w:jc w:val="distribute"/>
              <w:rPr>
                <w:ins w:id="30" w:author="林心羽" w:date="2024-10-15T10:42:00Z"/>
                <w:rFonts w:ascii="Times New Roman" w:eastAsia="標楷體" w:hAnsi="Times New Roman" w:cs="Times New Roman"/>
                <w:sz w:val="21"/>
                <w:szCs w:val="21"/>
              </w:rPr>
            </w:pPr>
            <w:ins w:id="31" w:author="林心羽" w:date="2024-10-15T10:42:00Z">
              <w:r w:rsidRPr="000C2F87">
                <w:rPr>
                  <w:rFonts w:ascii="Times New Roman" w:eastAsia="標楷體" w:hAnsi="Times New Roman" w:cs="Times New Roman" w:hint="eastAsia"/>
                  <w:sz w:val="21"/>
                  <w:szCs w:val="21"/>
                </w:rPr>
                <w:t>連結標的每日價格由計算代理人計算，採用如下之順序</w:t>
              </w:r>
              <w:bookmarkStart w:id="32" w:name="_GoBack"/>
              <w:bookmarkEnd w:id="32"/>
              <w:r w:rsidRPr="000C2F87">
                <w:rPr>
                  <w:rFonts w:ascii="Times New Roman" w:eastAsia="標楷體" w:hAnsi="Times New Roman" w:cs="Times New Roman" w:hint="eastAsia"/>
                  <w:sz w:val="21"/>
                  <w:szCs w:val="21"/>
                </w:rPr>
                <w:t>，擇</w:t>
              </w:r>
              <w:proofErr w:type="gramStart"/>
              <w:r w:rsidRPr="000C2F87">
                <w:rPr>
                  <w:rFonts w:ascii="Times New Roman" w:eastAsia="標楷體" w:hAnsi="Times New Roman" w:cs="Times New Roman" w:hint="eastAsia"/>
                  <w:sz w:val="21"/>
                  <w:szCs w:val="21"/>
                </w:rPr>
                <w:t>一</w:t>
              </w:r>
              <w:proofErr w:type="gramEnd"/>
              <w:r w:rsidRPr="000C2F87">
                <w:rPr>
                  <w:rFonts w:ascii="Times New Roman" w:eastAsia="標楷體" w:hAnsi="Times New Roman" w:cs="Times New Roman" w:hint="eastAsia"/>
                  <w:sz w:val="21"/>
                  <w:szCs w:val="21"/>
                </w:rPr>
                <w:t>作為計算之基礎：</w:t>
              </w:r>
            </w:ins>
          </w:p>
          <w:p w14:paraId="6959FD0B" w14:textId="5261460D" w:rsidR="000C2F87" w:rsidRDefault="000C2F87" w:rsidP="000C2F87">
            <w:pPr>
              <w:autoSpaceDE w:val="0"/>
              <w:autoSpaceDN w:val="0"/>
              <w:adjustRightInd w:val="0"/>
              <w:spacing w:line="300" w:lineRule="exact"/>
              <w:ind w:rightChars="28" w:right="67"/>
              <w:jc w:val="both"/>
              <w:rPr>
                <w:ins w:id="33" w:author="林心羽" w:date="2024-10-15T10:42:00Z"/>
                <w:rFonts w:ascii="Times New Roman" w:eastAsia="標楷體" w:hAnsi="Times New Roman" w:cs="Times New Roman"/>
                <w:sz w:val="21"/>
                <w:szCs w:val="21"/>
              </w:rPr>
            </w:pPr>
            <w:ins w:id="34" w:author="林心羽" w:date="2024-10-15T10:42:00Z">
              <w:r w:rsidRPr="000C2F87">
                <w:rPr>
                  <w:rFonts w:ascii="Times New Roman" w:eastAsia="標楷體" w:hAnsi="Times New Roman" w:cs="Times New Roman" w:hint="eastAsia"/>
                  <w:sz w:val="21"/>
                  <w:szCs w:val="21"/>
                </w:rPr>
                <w:t>1.</w:t>
              </w:r>
              <w:r w:rsidRPr="000C2F87">
                <w:rPr>
                  <w:rFonts w:ascii="Times New Roman" w:eastAsia="標楷體" w:hAnsi="Times New Roman" w:cs="Times New Roman" w:hint="eastAsia"/>
                  <w:sz w:val="21"/>
                  <w:szCs w:val="21"/>
                </w:rPr>
                <w:t>取連結標的於證券櫃檯買賣中心</w:t>
              </w:r>
            </w:ins>
            <w:ins w:id="35" w:author="林心羽" w:date="2025-03-03T10:59:00Z">
              <w:r w:rsidR="005D2A55">
                <w:rPr>
                  <w:rFonts w:ascii="Times New Roman" w:eastAsia="標楷體" w:hAnsi="Times New Roman" w:cs="Times New Roman" w:hint="eastAsia"/>
                  <w:sz w:val="21"/>
                  <w:szCs w:val="21"/>
                </w:rPr>
                <w:t>營業處所行情表</w:t>
              </w:r>
            </w:ins>
            <w:ins w:id="36" w:author="林心羽" w:date="2024-10-15T10:42:00Z">
              <w:r w:rsidRPr="000C2F87">
                <w:rPr>
                  <w:rFonts w:ascii="Times New Roman" w:eastAsia="標楷體" w:hAnsi="Times New Roman" w:cs="Times New Roman" w:hint="eastAsia"/>
                  <w:sz w:val="21"/>
                  <w:szCs w:val="21"/>
                </w:rPr>
                <w:t>之</w:t>
              </w:r>
              <w:proofErr w:type="gramStart"/>
              <w:r w:rsidRPr="000C2F87">
                <w:rPr>
                  <w:rFonts w:ascii="Times New Roman" w:eastAsia="標楷體" w:hAnsi="Times New Roman" w:cs="Times New Roman" w:hint="eastAsia"/>
                  <w:sz w:val="21"/>
                  <w:szCs w:val="21"/>
                </w:rPr>
                <w:t>殖</w:t>
              </w:r>
              <w:proofErr w:type="gramEnd"/>
              <w:r w:rsidRPr="000C2F87">
                <w:rPr>
                  <w:rFonts w:ascii="Times New Roman" w:eastAsia="標楷體" w:hAnsi="Times New Roman" w:cs="Times New Roman" w:hint="eastAsia"/>
                  <w:sz w:val="21"/>
                  <w:szCs w:val="21"/>
                </w:rPr>
                <w:t>利率計算相對應百元除息價格；或</w:t>
              </w:r>
            </w:ins>
          </w:p>
          <w:p w14:paraId="096FDB9D" w14:textId="1E4F7576" w:rsidR="00E8424E" w:rsidRPr="008958B5" w:rsidDel="000C2F87" w:rsidRDefault="000C2F87">
            <w:pPr>
              <w:widowControl/>
              <w:spacing w:line="300" w:lineRule="exact"/>
              <w:ind w:leftChars="17" w:left="41" w:rightChars="28" w:right="67"/>
              <w:jc w:val="distribute"/>
              <w:rPr>
                <w:del w:id="37" w:author="林心羽" w:date="2024-10-15T10:42:00Z"/>
                <w:rFonts w:ascii="Times New Roman" w:eastAsia="標楷體" w:hAnsi="Times New Roman" w:cs="Times New Roman"/>
                <w:sz w:val="21"/>
                <w:szCs w:val="21"/>
              </w:rPr>
              <w:pPrChange w:id="38" w:author="林心羽" w:date="2024-10-15T10:42:00Z">
                <w:pPr>
                  <w:widowControl/>
                  <w:spacing w:line="300" w:lineRule="exact"/>
                  <w:ind w:leftChars="17" w:left="41" w:rightChars="28" w:right="67"/>
                  <w:jc w:val="both"/>
                </w:pPr>
              </w:pPrChange>
            </w:pPr>
            <w:ins w:id="39" w:author="林心羽" w:date="2024-10-15T10:42:00Z">
              <w:r w:rsidRPr="000C2F87">
                <w:rPr>
                  <w:rFonts w:ascii="Times New Roman" w:eastAsia="標楷體" w:hAnsi="Times New Roman" w:cs="Times New Roman" w:hint="eastAsia"/>
                  <w:sz w:val="21"/>
                  <w:szCs w:val="21"/>
                </w:rPr>
                <w:t>2.</w:t>
              </w:r>
              <w:r w:rsidRPr="000C2F87">
                <w:rPr>
                  <w:rFonts w:ascii="Times New Roman" w:eastAsia="標楷體" w:hAnsi="Times New Roman" w:cs="Times New Roman" w:hint="eastAsia"/>
                  <w:sz w:val="21"/>
                  <w:szCs w:val="21"/>
                </w:rPr>
                <w:t>取連結標的於證券櫃檯買賣中心公佈之「公平價格」</w:t>
              </w:r>
            </w:ins>
            <w:del w:id="40" w:author="林心羽" w:date="2024-10-15T10:42:00Z">
              <w:r w:rsidR="00E8424E" w:rsidRPr="008958B5" w:rsidDel="000C2F87">
                <w:rPr>
                  <w:rFonts w:ascii="Times New Roman" w:eastAsia="標楷體" w:hAnsi="Times New Roman" w:cs="Times New Roman" w:hint="eastAsia"/>
                  <w:sz w:val="21"/>
                  <w:szCs w:val="21"/>
                </w:rPr>
                <w:delText>連結標的每日價格由計算代理人計算，採用如下之順序，擇一作為計算之基礎：</w:delText>
              </w:r>
            </w:del>
          </w:p>
          <w:p w14:paraId="2348B984" w14:textId="75F80695" w:rsidR="00E8424E" w:rsidRPr="008958B5" w:rsidDel="000C2F87" w:rsidRDefault="00E8424E" w:rsidP="000C2F87">
            <w:pPr>
              <w:autoSpaceDE w:val="0"/>
              <w:autoSpaceDN w:val="0"/>
              <w:adjustRightInd w:val="0"/>
              <w:spacing w:line="300" w:lineRule="exact"/>
              <w:ind w:right="74"/>
              <w:jc w:val="both"/>
              <w:rPr>
                <w:del w:id="41" w:author="林心羽" w:date="2024-10-15T10:42:00Z"/>
                <w:rFonts w:ascii="標楷體" w:eastAsia="標楷體" w:hAnsi="標楷體" w:cs="細明體"/>
                <w:color w:val="000000"/>
                <w:kern w:val="0"/>
                <w:sz w:val="21"/>
                <w:szCs w:val="21"/>
              </w:rPr>
            </w:pPr>
            <w:del w:id="42" w:author="林心羽" w:date="2024-10-15T10:42:00Z">
              <w:r w:rsidRPr="008958B5" w:rsidDel="000C2F87">
                <w:rPr>
                  <w:rFonts w:ascii="標楷體" w:eastAsia="標楷體" w:hAnsi="標楷體" w:cs="Arial" w:hint="eastAsia"/>
                  <w:color w:val="000000"/>
                  <w:kern w:val="0"/>
                  <w:sz w:val="21"/>
                  <w:szCs w:val="21"/>
                </w:rPr>
                <w:delText>取連結標的於證券櫃檯買賣中心</w:delText>
              </w:r>
              <w:r w:rsidRPr="008958B5" w:rsidDel="000C2F87">
                <w:rPr>
                  <w:rFonts w:ascii="標楷體" w:eastAsia="標楷體" w:hAnsi="標楷體" w:cs="細明體" w:hint="eastAsia"/>
                  <w:color w:val="000000"/>
                  <w:kern w:val="0"/>
                  <w:sz w:val="21"/>
                  <w:szCs w:val="21"/>
                </w:rPr>
                <w:delText>等殖成交系統行情表之加權平均殖利率</w:delText>
              </w:r>
              <w:r w:rsidRPr="008958B5" w:rsidDel="000C2F87">
                <w:rPr>
                  <w:rFonts w:ascii="Times New Roman" w:eastAsia="標楷體" w:hAnsi="Times New Roman" w:cs="Times New Roman" w:hint="eastAsia"/>
                  <w:color w:val="000000"/>
                  <w:kern w:val="0"/>
                  <w:sz w:val="21"/>
                  <w:szCs w:val="21"/>
                </w:rPr>
                <w:delText>計算</w:delText>
              </w:r>
              <w:r w:rsidRPr="008958B5" w:rsidDel="000C2F87">
                <w:rPr>
                  <w:rFonts w:ascii="標楷體" w:eastAsia="標楷體" w:hAnsi="標楷體" w:cs="細明體" w:hint="eastAsia"/>
                  <w:color w:val="000000"/>
                  <w:kern w:val="0"/>
                  <w:sz w:val="21"/>
                  <w:szCs w:val="21"/>
                </w:rPr>
                <w:delText>相對應百元除息價格；或</w:delText>
              </w:r>
            </w:del>
          </w:p>
          <w:p w14:paraId="3801C3E0" w14:textId="69F649BE" w:rsidR="00E8424E" w:rsidRPr="008958B5" w:rsidDel="000C2F87" w:rsidRDefault="00E8424E" w:rsidP="000C2F87">
            <w:pPr>
              <w:autoSpaceDE w:val="0"/>
              <w:autoSpaceDN w:val="0"/>
              <w:adjustRightInd w:val="0"/>
              <w:spacing w:line="300" w:lineRule="exact"/>
              <w:ind w:rightChars="28" w:right="67"/>
              <w:jc w:val="both"/>
              <w:rPr>
                <w:del w:id="43" w:author="林心羽" w:date="2024-10-15T10:42:00Z"/>
                <w:rFonts w:ascii="標楷體" w:eastAsia="標楷體" w:hAnsi="標楷體" w:cs="細明體"/>
                <w:color w:val="000000"/>
                <w:kern w:val="0"/>
                <w:sz w:val="21"/>
                <w:szCs w:val="21"/>
              </w:rPr>
            </w:pPr>
            <w:del w:id="44" w:author="林心羽" w:date="2024-10-15T10:42:00Z">
              <w:r w:rsidRPr="008958B5" w:rsidDel="000C2F87">
                <w:rPr>
                  <w:rFonts w:ascii="標楷體" w:eastAsia="標楷體" w:hAnsi="標楷體" w:cs="Arial" w:hint="eastAsia"/>
                  <w:color w:val="000000"/>
                  <w:kern w:val="0"/>
                  <w:sz w:val="21"/>
                  <w:szCs w:val="21"/>
                </w:rPr>
                <w:delText>取</w:delText>
              </w:r>
              <w:r w:rsidRPr="008958B5" w:rsidDel="000C2F87">
                <w:rPr>
                  <w:rFonts w:ascii="標楷體" w:eastAsia="標楷體" w:hAnsi="標楷體" w:cs="細明體" w:hint="eastAsia"/>
                  <w:color w:val="000000"/>
                  <w:kern w:val="0"/>
                  <w:sz w:val="21"/>
                  <w:szCs w:val="21"/>
                </w:rPr>
                <w:delText>連結標的於證券櫃檯買賣中心處所成交行情表之加權平均殖利率</w:delText>
              </w:r>
              <w:r w:rsidRPr="008958B5" w:rsidDel="000C2F87">
                <w:rPr>
                  <w:rFonts w:ascii="Times New Roman" w:eastAsia="標楷體" w:hAnsi="Times New Roman" w:cs="Times New Roman" w:hint="eastAsia"/>
                  <w:color w:val="000000"/>
                  <w:kern w:val="0"/>
                  <w:sz w:val="21"/>
                  <w:szCs w:val="21"/>
                </w:rPr>
                <w:delText>計算</w:delText>
              </w:r>
              <w:r w:rsidRPr="008958B5" w:rsidDel="000C2F87">
                <w:rPr>
                  <w:rFonts w:ascii="標楷體" w:eastAsia="標楷體" w:hAnsi="標楷體" w:cs="細明體" w:hint="eastAsia"/>
                  <w:color w:val="000000"/>
                  <w:kern w:val="0"/>
                  <w:sz w:val="21"/>
                  <w:szCs w:val="21"/>
                </w:rPr>
                <w:delText>相對應百元除息價格；或</w:delText>
              </w:r>
            </w:del>
          </w:p>
          <w:p w14:paraId="36C42C13" w14:textId="2E8F45E6" w:rsidR="00E8424E" w:rsidRPr="008958B5" w:rsidDel="000C2F87" w:rsidRDefault="00E8424E" w:rsidP="000C2F87">
            <w:pPr>
              <w:autoSpaceDE w:val="0"/>
              <w:autoSpaceDN w:val="0"/>
              <w:adjustRightInd w:val="0"/>
              <w:spacing w:line="300" w:lineRule="exact"/>
              <w:ind w:rightChars="28" w:right="67"/>
              <w:jc w:val="both"/>
              <w:rPr>
                <w:del w:id="45" w:author="林心羽" w:date="2024-10-15T10:42:00Z"/>
                <w:rFonts w:ascii="標楷體" w:eastAsia="標楷體" w:hAnsi="標楷體" w:cs="細明體"/>
                <w:color w:val="000000"/>
                <w:kern w:val="0"/>
                <w:sz w:val="21"/>
                <w:szCs w:val="21"/>
              </w:rPr>
            </w:pPr>
            <w:del w:id="46" w:author="林心羽" w:date="2024-10-15T10:42:00Z">
              <w:r w:rsidRPr="008958B5" w:rsidDel="000C2F87">
                <w:rPr>
                  <w:rFonts w:ascii="標楷體" w:eastAsia="標楷體" w:hAnsi="標楷體" w:cs="Arial" w:hint="eastAsia"/>
                  <w:color w:val="000000"/>
                  <w:kern w:val="0"/>
                  <w:sz w:val="21"/>
                  <w:szCs w:val="21"/>
                </w:rPr>
                <w:delText>取</w:delText>
              </w:r>
              <w:r w:rsidRPr="008958B5" w:rsidDel="000C2F87">
                <w:rPr>
                  <w:rFonts w:ascii="標楷體" w:eastAsia="標楷體" w:hAnsi="標楷體" w:cs="細明體" w:hint="eastAsia"/>
                  <w:color w:val="000000"/>
                  <w:kern w:val="0"/>
                  <w:sz w:val="21"/>
                  <w:szCs w:val="21"/>
                </w:rPr>
                <w:delText>連結標的近二個月內最近期證券櫃檯買賣中心公佈之公開市場加權平均殖利率</w:delText>
              </w:r>
              <w:r w:rsidRPr="008958B5" w:rsidDel="000C2F87">
                <w:rPr>
                  <w:rFonts w:ascii="Times New Roman" w:eastAsia="標楷體" w:hAnsi="Times New Roman" w:cs="Times New Roman" w:hint="eastAsia"/>
                  <w:color w:val="000000"/>
                  <w:kern w:val="0"/>
                  <w:sz w:val="21"/>
                  <w:szCs w:val="21"/>
                </w:rPr>
                <w:delText>，計算</w:delText>
              </w:r>
              <w:r w:rsidRPr="008958B5" w:rsidDel="000C2F87">
                <w:rPr>
                  <w:rFonts w:ascii="標楷體" w:eastAsia="標楷體" w:hAnsi="標楷體" w:cs="細明體" w:hint="eastAsia"/>
                  <w:color w:val="000000"/>
                  <w:kern w:val="0"/>
                  <w:sz w:val="21"/>
                  <w:szCs w:val="21"/>
                </w:rPr>
                <w:delText>相對應百元除息價格；或</w:delText>
              </w:r>
            </w:del>
          </w:p>
          <w:p w14:paraId="1EDB9FD5" w14:textId="4FFA3749" w:rsidR="00E8424E" w:rsidRPr="008958B5" w:rsidDel="000C2F87" w:rsidRDefault="00E8424E" w:rsidP="000C2F87">
            <w:pPr>
              <w:autoSpaceDE w:val="0"/>
              <w:autoSpaceDN w:val="0"/>
              <w:adjustRightInd w:val="0"/>
              <w:spacing w:line="300" w:lineRule="exact"/>
              <w:ind w:rightChars="28" w:right="67"/>
              <w:jc w:val="both"/>
              <w:rPr>
                <w:del w:id="47" w:author="林心羽" w:date="2024-10-15T10:42:00Z"/>
                <w:rFonts w:ascii="標楷體" w:eastAsia="標楷體" w:hAnsi="標楷體" w:cs="細明體"/>
                <w:color w:val="000000"/>
                <w:kern w:val="0"/>
                <w:sz w:val="21"/>
                <w:szCs w:val="21"/>
              </w:rPr>
            </w:pPr>
            <w:del w:id="48" w:author="林心羽" w:date="2024-10-15T10:42:00Z">
              <w:r w:rsidRPr="008958B5" w:rsidDel="000C2F87">
                <w:rPr>
                  <w:rFonts w:ascii="標楷體" w:eastAsia="標楷體" w:hAnsi="標楷體" w:cs="細明體" w:hint="eastAsia"/>
                  <w:color w:val="000000"/>
                  <w:kern w:val="0"/>
                  <w:sz w:val="20"/>
                  <w:szCs w:val="20"/>
                </w:rPr>
                <w:delText>取連結標的於證券櫃檯買賣中心公佈之「公平價格」；或</w:delText>
              </w:r>
            </w:del>
          </w:p>
          <w:p w14:paraId="6A8F7A6E" w14:textId="06503564" w:rsidR="00E8424E" w:rsidRPr="008958B5" w:rsidRDefault="00E8424E" w:rsidP="000C2F87">
            <w:pPr>
              <w:autoSpaceDE w:val="0"/>
              <w:autoSpaceDN w:val="0"/>
              <w:adjustRightInd w:val="0"/>
              <w:spacing w:line="300" w:lineRule="exact"/>
              <w:ind w:rightChars="28" w:right="67"/>
              <w:jc w:val="both"/>
              <w:rPr>
                <w:rFonts w:ascii="Times New Roman" w:eastAsia="標楷體" w:hAnsi="Times New Roman" w:cs="Times New Roman"/>
                <w:strike/>
                <w:sz w:val="21"/>
                <w:szCs w:val="21"/>
              </w:rPr>
            </w:pPr>
            <w:del w:id="49" w:author="林心羽" w:date="2024-10-15T10:42:00Z">
              <w:r w:rsidRPr="008958B5" w:rsidDel="000C2F87">
                <w:rPr>
                  <w:rFonts w:ascii="標楷體" w:eastAsia="標楷體" w:hAnsi="標楷體" w:cs="Arial" w:hint="eastAsia"/>
                  <w:color w:val="000000"/>
                  <w:kern w:val="0"/>
                  <w:sz w:val="21"/>
                  <w:szCs w:val="21"/>
                </w:rPr>
                <w:delText>取</w:delText>
              </w:r>
              <w:r w:rsidRPr="008958B5" w:rsidDel="000C2F87">
                <w:rPr>
                  <w:rFonts w:ascii="Times New Roman" w:eastAsia="標楷體" w:hAnsi="Times New Roman" w:cs="Times New Roman" w:hint="eastAsia"/>
                  <w:sz w:val="21"/>
                  <w:szCs w:val="21"/>
                </w:rPr>
                <w:delText>連結標的</w:delText>
              </w:r>
              <w:r w:rsidRPr="008958B5" w:rsidDel="000C2F87">
                <w:rPr>
                  <w:rFonts w:ascii="Times New Roman" w:eastAsia="標楷體" w:hAnsi="Times New Roman" w:cs="Times New Roman" w:hint="eastAsia"/>
                  <w:color w:val="000000"/>
                  <w:kern w:val="0"/>
                  <w:sz w:val="21"/>
                  <w:szCs w:val="21"/>
                </w:rPr>
                <w:delText>於證券櫃檯買賣中心處所議價盤中報價行情之最後一盤殖利率中價</w:delText>
              </w:r>
              <w:r w:rsidRPr="008958B5" w:rsidDel="000C2F87">
                <w:rPr>
                  <w:rFonts w:ascii="Times New Roman" w:eastAsia="標楷體" w:hAnsi="Times New Roman" w:cs="Times New Roman"/>
                  <w:color w:val="000000"/>
                  <w:kern w:val="0"/>
                  <w:sz w:val="21"/>
                  <w:szCs w:val="21"/>
                </w:rPr>
                <w:delText>(</w:delText>
              </w:r>
              <w:r w:rsidRPr="008958B5" w:rsidDel="000C2F87">
                <w:rPr>
                  <w:rFonts w:ascii="Times New Roman" w:eastAsia="標楷體" w:hAnsi="Times New Roman" w:cs="Times New Roman" w:hint="eastAsia"/>
                  <w:color w:val="000000"/>
                  <w:kern w:val="0"/>
                  <w:sz w:val="21"/>
                  <w:szCs w:val="21"/>
                </w:rPr>
                <w:delText>即</w:delText>
              </w:r>
              <w:r w:rsidRPr="008958B5" w:rsidDel="000C2F87">
                <w:rPr>
                  <w:rFonts w:eastAsia="標楷體" w:cs="Times New Roman" w:hint="eastAsia"/>
                  <w:color w:val="000000"/>
                  <w:kern w:val="0"/>
                  <w:sz w:val="20"/>
                  <w:szCs w:val="20"/>
                </w:rPr>
                <w:delText>最後一盤</w:delText>
              </w:r>
              <w:r w:rsidRPr="008958B5" w:rsidDel="000C2F87">
                <w:rPr>
                  <w:rFonts w:ascii="Times New Roman" w:eastAsia="標楷體" w:hAnsi="Times New Roman" w:cs="Times New Roman" w:hint="eastAsia"/>
                  <w:color w:val="000000"/>
                  <w:kern w:val="0"/>
                  <w:sz w:val="21"/>
                  <w:szCs w:val="21"/>
                </w:rPr>
                <w:delText>最佳買入殖利率加</w:delText>
              </w:r>
              <w:r w:rsidRPr="008958B5" w:rsidDel="000C2F87">
                <w:rPr>
                  <w:rFonts w:eastAsia="標楷體" w:cs="Times New Roman" w:hint="eastAsia"/>
                  <w:color w:val="000000"/>
                  <w:kern w:val="0"/>
                  <w:sz w:val="20"/>
                  <w:szCs w:val="20"/>
                </w:rPr>
                <w:delText>最後一盤</w:delText>
              </w:r>
              <w:r w:rsidRPr="008958B5" w:rsidDel="000C2F87">
                <w:rPr>
                  <w:rFonts w:ascii="Times New Roman" w:eastAsia="標楷體" w:hAnsi="Times New Roman" w:cs="Times New Roman" w:hint="eastAsia"/>
                  <w:color w:val="000000"/>
                  <w:kern w:val="0"/>
                  <w:sz w:val="21"/>
                  <w:szCs w:val="21"/>
                </w:rPr>
                <w:delText>最佳賣出殖利率後除以</w:delText>
              </w:r>
              <w:r w:rsidRPr="008958B5" w:rsidDel="000C2F87">
                <w:rPr>
                  <w:rFonts w:ascii="Times New Roman" w:eastAsia="標楷體" w:hAnsi="Times New Roman" w:cs="Times New Roman"/>
                  <w:color w:val="000000"/>
                  <w:kern w:val="0"/>
                  <w:sz w:val="21"/>
                  <w:szCs w:val="21"/>
                </w:rPr>
                <w:delText>2)</w:delText>
              </w:r>
              <w:r w:rsidRPr="008958B5" w:rsidDel="000C2F87">
                <w:rPr>
                  <w:rFonts w:ascii="Times New Roman" w:eastAsia="標楷體" w:hAnsi="Times New Roman" w:cs="Times New Roman" w:hint="eastAsia"/>
                  <w:color w:val="000000"/>
                  <w:kern w:val="0"/>
                  <w:sz w:val="21"/>
                  <w:szCs w:val="21"/>
                </w:rPr>
                <w:delText>，計算</w:delText>
              </w:r>
              <w:r w:rsidRPr="008958B5" w:rsidDel="000C2F87">
                <w:rPr>
                  <w:rFonts w:ascii="標楷體" w:eastAsia="標楷體" w:hAnsi="標楷體" w:cs="細明體" w:hint="eastAsia"/>
                  <w:color w:val="000000"/>
                  <w:kern w:val="0"/>
                  <w:sz w:val="21"/>
                  <w:szCs w:val="21"/>
                </w:rPr>
                <w:delText>相對應百元除息價格</w:delText>
              </w:r>
              <w:r w:rsidRPr="008958B5" w:rsidDel="000C2F87">
                <w:rPr>
                  <w:rFonts w:ascii="Times New Roman" w:eastAsia="標楷體" w:hAnsi="Times New Roman" w:cs="Times New Roman" w:hint="eastAsia"/>
                  <w:color w:val="000000"/>
                  <w:kern w:val="0"/>
                  <w:sz w:val="21"/>
                  <w:szCs w:val="21"/>
                </w:rPr>
                <w:delText>。</w:delText>
              </w:r>
              <w:r w:rsidRPr="008958B5" w:rsidDel="000C2F87">
                <w:rPr>
                  <w:rFonts w:eastAsia="標楷體" w:cs="Times New Roman" w:hint="eastAsia"/>
                  <w:color w:val="000000"/>
                  <w:kern w:val="0"/>
                  <w:sz w:val="20"/>
                  <w:szCs w:val="20"/>
                </w:rPr>
                <w:delText>若最後一盤僅有最佳買入殖利率或最佳賣出殖利率時，則取其一。</w:delText>
              </w:r>
            </w:del>
          </w:p>
        </w:tc>
      </w:tr>
      <w:tr w:rsidR="00E8424E" w:rsidRPr="008958B5" w14:paraId="6DCF219D" w14:textId="77777777" w:rsidTr="00436974">
        <w:trPr>
          <w:trHeight w:hRule="exact" w:val="6528"/>
        </w:trPr>
        <w:tc>
          <w:tcPr>
            <w:tcW w:w="976" w:type="pct"/>
            <w:shd w:val="clear" w:color="auto" w:fill="FFFFFF" w:themeFill="background1"/>
            <w:vAlign w:val="center"/>
          </w:tcPr>
          <w:p w14:paraId="6F43BCF5"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連結標的期末價格</w:t>
            </w:r>
          </w:p>
          <w:p w14:paraId="14B4FF63" w14:textId="77777777" w:rsidR="00E8424E" w:rsidRPr="008958B5" w:rsidRDefault="003C5382"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m:oMathPara>
              <m:oMath>
                <m:sSub>
                  <m:sSubPr>
                    <m:ctrlPr>
                      <w:rPr>
                        <w:rFonts w:ascii="Cambria Math" w:eastAsia="標楷體" w:hAnsi="Cambria Math" w:cs="Times New Roman"/>
                        <w:b/>
                        <w:sz w:val="21"/>
                      </w:rPr>
                    </m:ctrlPr>
                  </m:sSubPr>
                  <m:e>
                    <m:r>
                      <m:rPr>
                        <m:sty m:val="b"/>
                      </m:rPr>
                      <w:rPr>
                        <w:rFonts w:ascii="Cambria Math" w:eastAsia="標楷體" w:hAnsi="Cambria Math" w:cs="Times New Roman"/>
                        <w:kern w:val="0"/>
                        <w:sz w:val="21"/>
                        <w:szCs w:val="21"/>
                      </w:rPr>
                      <m:t>(</m:t>
                    </m:r>
                    <m:r>
                      <m:rPr>
                        <m:sty m:val="bi"/>
                      </m:rPr>
                      <w:rPr>
                        <w:rFonts w:ascii="Cambria Math" w:eastAsia="標楷體" w:hAnsi="Cambria Math" w:cs="Times New Roman"/>
                        <w:kern w:val="0"/>
                        <w:sz w:val="21"/>
                        <w:szCs w:val="21"/>
                      </w:rPr>
                      <m:t>S</m:t>
                    </m:r>
                  </m:e>
                  <m:sub>
                    <m:r>
                      <m:rPr>
                        <m:sty m:val="b"/>
                      </m:rPr>
                      <w:rPr>
                        <w:rFonts w:ascii="Cambria Math" w:eastAsia="標楷體" w:hAnsi="Cambria Math" w:cs="Times New Roman"/>
                        <w:kern w:val="0"/>
                        <w:sz w:val="21"/>
                        <w:szCs w:val="21"/>
                      </w:rPr>
                      <m:t>1</m:t>
                    </m:r>
                  </m:sub>
                </m:sSub>
                <m:r>
                  <m:rPr>
                    <m:sty m:val="b"/>
                  </m:rPr>
                  <w:rPr>
                    <w:rFonts w:ascii="Cambria Math" w:eastAsia="標楷體" w:hAnsi="Cambria Math" w:cs="Times New Roman"/>
                    <w:kern w:val="0"/>
                    <w:sz w:val="21"/>
                    <w:szCs w:val="21"/>
                  </w:rPr>
                  <m:t>)</m:t>
                </m:r>
              </m:oMath>
            </m:oMathPara>
          </w:p>
        </w:tc>
        <w:tc>
          <w:tcPr>
            <w:tcW w:w="4009" w:type="pct"/>
            <w:vAlign w:val="center"/>
          </w:tcPr>
          <w:p w14:paraId="7EB64085" w14:textId="7432F7A8" w:rsidR="00E8424E" w:rsidRPr="008958B5" w:rsidRDefault="00E8424E" w:rsidP="00B22650">
            <w:pPr>
              <w:numPr>
                <w:ilvl w:val="0"/>
                <w:numId w:val="23"/>
              </w:numPr>
              <w:autoSpaceDE w:val="0"/>
              <w:autoSpaceDN w:val="0"/>
              <w:adjustRightInd w:val="0"/>
              <w:spacing w:line="300" w:lineRule="exact"/>
              <w:ind w:left="233" w:rightChars="28" w:right="67" w:hanging="6"/>
              <w:jc w:val="both"/>
              <w:rPr>
                <w:rFonts w:ascii="Times New Roman" w:eastAsia="標楷體" w:hAnsi="Times New Roman" w:cs="Times New Roman"/>
                <w:b/>
                <w:sz w:val="21"/>
                <w:szCs w:val="21"/>
              </w:rPr>
            </w:pPr>
            <w:r w:rsidRPr="008958B5">
              <w:rPr>
                <w:rFonts w:ascii="Times New Roman" w:eastAsia="標楷體" w:hAnsi="Times New Roman" w:cs="Times New Roman" w:hint="eastAsia"/>
                <w:b/>
                <w:sz w:val="21"/>
                <w:szCs w:val="21"/>
              </w:rPr>
              <w:t>交易人於到期通知日、觸發事件通知日、特殊事件通知日、發行機構提前贖回通知日或提前終止通知日</w:t>
            </w:r>
            <w:proofErr w:type="gramStart"/>
            <w:r w:rsidRPr="008958B5">
              <w:rPr>
                <w:rFonts w:ascii="Times New Roman" w:eastAsia="標楷體" w:hAnsi="Times New Roman" w:cs="Times New Roman" w:hint="eastAsia"/>
                <w:b/>
                <w:sz w:val="21"/>
                <w:szCs w:val="21"/>
              </w:rPr>
              <w:t>採</w:t>
            </w:r>
            <w:proofErr w:type="gramEnd"/>
            <w:r w:rsidRPr="008958B5">
              <w:rPr>
                <w:rFonts w:ascii="Times New Roman" w:eastAsia="標楷體" w:hAnsi="Times New Roman" w:cs="Times New Roman" w:hint="eastAsia"/>
                <w:b/>
                <w:sz w:val="21"/>
                <w:szCs w:val="21"/>
                <w:bdr w:val="single" w:sz="4" w:space="0" w:color="auto"/>
              </w:rPr>
              <w:t>現金結算</w:t>
            </w:r>
            <w:r w:rsidRPr="008958B5">
              <w:rPr>
                <w:rFonts w:ascii="Times New Roman" w:eastAsia="標楷體" w:hAnsi="Times New Roman" w:cs="Times New Roman" w:hint="eastAsia"/>
                <w:b/>
                <w:sz w:val="21"/>
                <w:szCs w:val="21"/>
              </w:rPr>
              <w:t>者，由計算代理人依下列</w:t>
            </w:r>
            <w:r w:rsidRPr="008958B5">
              <w:rPr>
                <w:rFonts w:ascii="Times New Roman" w:eastAsia="標楷體" w:hAnsi="Times New Roman" w:cs="Times New Roman"/>
                <w:b/>
                <w:sz w:val="21"/>
                <w:szCs w:val="21"/>
              </w:rPr>
              <w:t>(1)~(5)</w:t>
            </w:r>
            <w:r w:rsidRPr="008958B5">
              <w:rPr>
                <w:rFonts w:ascii="Times New Roman" w:eastAsia="標楷體" w:hAnsi="Times New Roman" w:cs="Times New Roman" w:hint="eastAsia"/>
                <w:b/>
                <w:sz w:val="21"/>
                <w:szCs w:val="21"/>
              </w:rPr>
              <w:t>計算之。</w:t>
            </w:r>
            <w:commentRangeStart w:id="50"/>
            <w:commentRangeStart w:id="51"/>
            <w:commentRangeStart w:id="52"/>
            <w:del w:id="53" w:author="林心羽" w:date="2025-02-21T12:59:00Z">
              <w:r w:rsidRPr="008958B5" w:rsidDel="00450FAA">
                <w:rPr>
                  <w:rFonts w:ascii="Times New Roman" w:eastAsia="標楷體" w:hAnsi="Times New Roman" w:cs="Times New Roman" w:hint="eastAsia"/>
                  <w:b/>
                  <w:sz w:val="21"/>
                  <w:szCs w:val="21"/>
                  <w:bdr w:val="single" w:sz="4" w:space="0" w:color="auto"/>
                </w:rPr>
                <w:delText>另請注意，</w:delText>
              </w:r>
              <w:r w:rsidRPr="008958B5" w:rsidDel="00450FAA">
                <w:rPr>
                  <w:rFonts w:ascii="Times New Roman" w:eastAsia="標楷體" w:hAnsi="Times New Roman" w:cs="Times New Roman" w:hint="eastAsia"/>
                  <w:b/>
                  <w:kern w:val="0"/>
                  <w:sz w:val="21"/>
                  <w:szCs w:val="21"/>
                  <w:bdr w:val="single" w:sz="4" w:space="0" w:color="auto"/>
                </w:rPr>
                <w:delText>發生發行機構提前贖回得採現金結算</w:delText>
              </w:r>
              <w:commentRangeEnd w:id="50"/>
              <w:r w:rsidR="00F273BE" w:rsidDel="00450FAA">
                <w:rPr>
                  <w:rStyle w:val="ac"/>
                </w:rPr>
                <w:commentReference w:id="50"/>
              </w:r>
              <w:commentRangeEnd w:id="51"/>
              <w:r w:rsidR="00C33078" w:rsidDel="00450FAA">
                <w:rPr>
                  <w:rStyle w:val="ac"/>
                </w:rPr>
                <w:commentReference w:id="51"/>
              </w:r>
              <w:commentRangeEnd w:id="52"/>
              <w:r w:rsidR="00107C63" w:rsidDel="00450FAA">
                <w:rPr>
                  <w:rStyle w:val="ac"/>
                </w:rPr>
                <w:commentReference w:id="52"/>
              </w:r>
              <w:r w:rsidRPr="008958B5" w:rsidDel="00450FAA">
                <w:rPr>
                  <w:rFonts w:ascii="Times New Roman" w:eastAsia="標楷體" w:hAnsi="Times New Roman" w:cs="Times New Roman" w:hint="eastAsia"/>
                  <w:b/>
                  <w:kern w:val="0"/>
                  <w:sz w:val="21"/>
                  <w:szCs w:val="21"/>
                </w:rPr>
                <w:delText>。</w:delText>
              </w:r>
            </w:del>
          </w:p>
          <w:p w14:paraId="30D61A11" w14:textId="77777777" w:rsidR="00E8424E" w:rsidRPr="008958B5" w:rsidRDefault="00E8424E" w:rsidP="00B22650">
            <w:pPr>
              <w:numPr>
                <w:ilvl w:val="1"/>
                <w:numId w:val="23"/>
              </w:numPr>
              <w:autoSpaceDE w:val="0"/>
              <w:autoSpaceDN w:val="0"/>
              <w:adjustRightInd w:val="0"/>
              <w:spacing w:line="300" w:lineRule="exact"/>
              <w:ind w:left="556" w:rightChars="28" w:right="67" w:hanging="57"/>
              <w:jc w:val="both"/>
              <w:rPr>
                <w:rFonts w:ascii="Times New Roman" w:eastAsia="標楷體" w:hAnsi="Times New Roman" w:cs="Times New Roman"/>
                <w:b/>
                <w:sz w:val="21"/>
                <w:szCs w:val="21"/>
              </w:rPr>
            </w:pPr>
            <w:r w:rsidRPr="008958B5">
              <w:rPr>
                <w:rFonts w:ascii="Times New Roman" w:eastAsia="標楷體" w:hAnsi="Times New Roman" w:cs="Times New Roman" w:hint="eastAsia"/>
                <w:b/>
                <w:sz w:val="21"/>
                <w:szCs w:val="21"/>
              </w:rPr>
              <w:t>到期通知日：</w:t>
            </w:r>
            <w:r w:rsidRPr="008958B5">
              <w:rPr>
                <w:rFonts w:ascii="Times New Roman" w:eastAsia="標楷體" w:hAnsi="Times New Roman" w:cs="Times New Roman" w:hint="eastAsia"/>
                <w:sz w:val="21"/>
                <w:szCs w:val="21"/>
              </w:rPr>
              <w:t>到期日前若</w:t>
            </w:r>
            <w:r w:rsidRPr="008958B5">
              <w:rPr>
                <w:rFonts w:ascii="Times New Roman" w:eastAsia="標楷體" w:hAnsi="Times New Roman" w:cs="Times New Roman" w:hint="eastAsia"/>
                <w:sz w:val="21"/>
                <w:szCs w:val="21"/>
                <w:bdr w:val="single" w:sz="4" w:space="0" w:color="auto"/>
              </w:rPr>
              <w:t>未</w:t>
            </w:r>
            <w:r w:rsidRPr="008958B5">
              <w:rPr>
                <w:rFonts w:ascii="Times New Roman" w:eastAsia="標楷體" w:hAnsi="Times New Roman" w:cs="Times New Roman" w:hint="eastAsia"/>
                <w:sz w:val="21"/>
                <w:szCs w:val="21"/>
              </w:rPr>
              <w:t>發生觸發事件、特殊事件、發行機構提前贖回及交易人執行提前終止契約者，</w:t>
            </w:r>
            <w:r w:rsidRPr="008958B5">
              <w:rPr>
                <w:rFonts w:ascii="Times New Roman" w:eastAsia="標楷體" w:hAnsi="Times New Roman" w:cs="Times New Roman" w:hint="eastAsia"/>
                <w:b/>
                <w:sz w:val="21"/>
                <w:szCs w:val="21"/>
              </w:rPr>
              <w:t>由計算代理人決定本商品於到期日之連結標的期末價格。</w:t>
            </w:r>
          </w:p>
          <w:p w14:paraId="20B2B972" w14:textId="77777777" w:rsidR="00E8424E" w:rsidRPr="008958B5" w:rsidRDefault="00E8424E" w:rsidP="00B22650">
            <w:pPr>
              <w:numPr>
                <w:ilvl w:val="1"/>
                <w:numId w:val="23"/>
              </w:numPr>
              <w:autoSpaceDE w:val="0"/>
              <w:autoSpaceDN w:val="0"/>
              <w:adjustRightInd w:val="0"/>
              <w:spacing w:line="300" w:lineRule="exact"/>
              <w:ind w:left="556" w:rightChars="28" w:right="67" w:hanging="57"/>
              <w:jc w:val="both"/>
              <w:rPr>
                <w:rFonts w:ascii="Times New Roman" w:eastAsia="標楷體" w:hAnsi="Times New Roman" w:cs="Times New Roman"/>
                <w:b/>
                <w:sz w:val="21"/>
                <w:szCs w:val="21"/>
              </w:rPr>
            </w:pPr>
            <w:r w:rsidRPr="008958B5">
              <w:rPr>
                <w:rFonts w:ascii="Times New Roman" w:eastAsia="標楷體" w:hAnsi="Times New Roman" w:cs="Times New Roman" w:hint="eastAsia"/>
                <w:b/>
                <w:sz w:val="21"/>
                <w:szCs w:val="21"/>
              </w:rPr>
              <w:t>觸發事件通知日或特殊事件通知日：</w:t>
            </w:r>
            <w:r w:rsidRPr="008958B5">
              <w:rPr>
                <w:rFonts w:ascii="標楷體" w:eastAsia="標楷體" w:hAnsi="標楷體" w:cs="Times New Roman" w:hint="eastAsia"/>
                <w:b/>
                <w:sz w:val="21"/>
                <w:szCs w:val="21"/>
              </w:rPr>
              <w:t>存續期間內發生觸發事件或特殊事件者，由計算代理人參考當時市場利率、流動性、避險成本等因素，決定本商品於觸發事件通知日或特殊事件通知日之連結標的期末價格，在市場顯然缺乏流動性之情形，連結標的期末價格可能極低或為零。</w:t>
            </w:r>
          </w:p>
          <w:p w14:paraId="038117E5" w14:textId="77777777" w:rsidR="00E8424E" w:rsidRPr="008958B5" w:rsidRDefault="00E8424E" w:rsidP="00B22650">
            <w:pPr>
              <w:numPr>
                <w:ilvl w:val="1"/>
                <w:numId w:val="23"/>
              </w:numPr>
              <w:autoSpaceDE w:val="0"/>
              <w:autoSpaceDN w:val="0"/>
              <w:adjustRightInd w:val="0"/>
              <w:spacing w:line="300" w:lineRule="exact"/>
              <w:ind w:left="556" w:rightChars="28" w:right="67" w:hanging="57"/>
              <w:jc w:val="both"/>
              <w:rPr>
                <w:rFonts w:ascii="Times New Roman" w:eastAsia="標楷體" w:hAnsi="Times New Roman" w:cs="Times New Roman"/>
                <w:b/>
                <w:sz w:val="21"/>
                <w:szCs w:val="21"/>
              </w:rPr>
            </w:pPr>
            <w:r w:rsidRPr="008958B5">
              <w:rPr>
                <w:rFonts w:ascii="Times New Roman" w:eastAsia="標楷體" w:hAnsi="Times New Roman" w:cs="Times New Roman" w:hint="eastAsia"/>
                <w:b/>
                <w:sz w:val="21"/>
                <w:szCs w:val="21"/>
              </w:rPr>
              <w:t>發行機構提前贖回通知日：</w:t>
            </w:r>
            <w:r w:rsidRPr="008958B5">
              <w:rPr>
                <w:rFonts w:ascii="Times New Roman" w:eastAsia="標楷體" w:hAnsi="Times New Roman" w:cs="Times New Roman" w:hint="eastAsia"/>
                <w:sz w:val="21"/>
                <w:szCs w:val="21"/>
              </w:rPr>
              <w:t>存續期間內發行機構因連結標的發行公司贖回連結標的而提前贖回本商品者</w:t>
            </w:r>
            <w:r w:rsidRPr="008958B5">
              <w:rPr>
                <w:rFonts w:ascii="Times New Roman" w:eastAsia="標楷體" w:hAnsi="Times New Roman" w:cs="Times New Roman" w:hint="eastAsia"/>
                <w:b/>
                <w:sz w:val="21"/>
                <w:szCs w:val="21"/>
              </w:rPr>
              <w:t>，連結標的期末價格</w:t>
            </w:r>
            <w:proofErr w:type="gramStart"/>
            <w:r w:rsidRPr="008958B5">
              <w:rPr>
                <w:rFonts w:ascii="Times New Roman" w:eastAsia="標楷體" w:hAnsi="Times New Roman" w:cs="Times New Roman" w:hint="eastAsia"/>
                <w:b/>
                <w:sz w:val="21"/>
                <w:szCs w:val="21"/>
              </w:rPr>
              <w:t>採</w:t>
            </w:r>
            <w:proofErr w:type="gramEnd"/>
            <w:r w:rsidRPr="008958B5">
              <w:rPr>
                <w:rFonts w:ascii="Times New Roman" w:eastAsia="標楷體" w:hAnsi="Times New Roman" w:cs="Times New Roman" w:hint="eastAsia"/>
                <w:b/>
                <w:sz w:val="21"/>
                <w:szCs w:val="21"/>
              </w:rPr>
              <w:t>連結標的贖回價格</w:t>
            </w:r>
            <w:r w:rsidRPr="008958B5">
              <w:rPr>
                <w:rFonts w:ascii="Times New Roman" w:eastAsia="標楷體" w:hAnsi="Times New Roman" w:cs="Times New Roman"/>
                <w:b/>
                <w:sz w:val="21"/>
                <w:szCs w:val="21"/>
              </w:rPr>
              <w:t>(</w:t>
            </w:r>
            <w:r w:rsidRPr="008958B5">
              <w:rPr>
                <w:rFonts w:ascii="Times New Roman" w:eastAsia="標楷體" w:hAnsi="Times New Roman" w:cs="Times New Roman" w:hint="eastAsia"/>
                <w:b/>
                <w:sz w:val="21"/>
                <w:szCs w:val="21"/>
              </w:rPr>
              <w:t>參</w:t>
            </w:r>
            <w:r w:rsidRPr="008958B5">
              <w:rPr>
                <w:rFonts w:ascii="標楷體" w:eastAsia="標楷體" w:hAnsi="標楷體" w:cs="Times New Roman" w:hint="eastAsia"/>
                <w:b/>
                <w:sz w:val="21"/>
                <w:szCs w:val="21"/>
              </w:rPr>
              <w:t>「連結標的」欄位及連結標的文件所示</w:t>
            </w:r>
            <w:r w:rsidRPr="008958B5">
              <w:rPr>
                <w:rFonts w:ascii="Times New Roman" w:eastAsia="標楷體" w:hAnsi="Times New Roman" w:cs="Times New Roman"/>
                <w:b/>
                <w:sz w:val="21"/>
                <w:szCs w:val="21"/>
              </w:rPr>
              <w:t>)</w:t>
            </w:r>
            <w:r w:rsidRPr="008958B5">
              <w:rPr>
                <w:rFonts w:ascii="Times New Roman" w:eastAsia="標楷體" w:hAnsi="Times New Roman" w:cs="Times New Roman" w:hint="eastAsia"/>
                <w:b/>
                <w:sz w:val="21"/>
                <w:szCs w:val="21"/>
              </w:rPr>
              <w:t>。</w:t>
            </w:r>
          </w:p>
          <w:p w14:paraId="0A7E58A1" w14:textId="77777777" w:rsidR="00E8424E" w:rsidRPr="008958B5" w:rsidRDefault="00E8424E" w:rsidP="00B22650">
            <w:pPr>
              <w:numPr>
                <w:ilvl w:val="1"/>
                <w:numId w:val="23"/>
              </w:numPr>
              <w:autoSpaceDE w:val="0"/>
              <w:autoSpaceDN w:val="0"/>
              <w:adjustRightInd w:val="0"/>
              <w:spacing w:line="300" w:lineRule="exact"/>
              <w:ind w:left="556" w:rightChars="28" w:right="67" w:hanging="57"/>
              <w:jc w:val="both"/>
              <w:rPr>
                <w:rFonts w:ascii="Times New Roman" w:eastAsia="標楷體" w:hAnsi="Times New Roman" w:cs="Times New Roman"/>
                <w:b/>
                <w:sz w:val="21"/>
                <w:szCs w:val="21"/>
              </w:rPr>
            </w:pPr>
            <w:r w:rsidRPr="008958B5">
              <w:rPr>
                <w:rFonts w:ascii="Times New Roman" w:eastAsia="標楷體" w:hAnsi="Times New Roman" w:cs="Times New Roman" w:hint="eastAsia"/>
                <w:b/>
                <w:sz w:val="21"/>
                <w:szCs w:val="21"/>
              </w:rPr>
              <w:t>提前終止通知日：</w:t>
            </w:r>
            <w:r w:rsidRPr="008958B5">
              <w:rPr>
                <w:rFonts w:ascii="Times New Roman" w:eastAsia="標楷體" w:hAnsi="Times New Roman" w:cs="Times New Roman" w:hint="eastAsia"/>
                <w:sz w:val="21"/>
                <w:szCs w:val="21"/>
              </w:rPr>
              <w:t>於閉鎖期</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不含</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後至到期日前一個交易營業日止</w:t>
            </w:r>
            <w:r w:rsidRPr="008958B5">
              <w:rPr>
                <w:rFonts w:ascii="Times New Roman" w:eastAsia="標楷體" w:hAnsi="Times New Roman" w:cs="Times New Roman" w:hint="eastAsia"/>
                <w:sz w:val="21"/>
                <w:szCs w:val="21"/>
              </w:rPr>
              <w:t>之任</w:t>
            </w:r>
            <w:proofErr w:type="gramStart"/>
            <w:r w:rsidRPr="008958B5">
              <w:rPr>
                <w:rFonts w:ascii="Times New Roman" w:eastAsia="標楷體" w:hAnsi="Times New Roman" w:cs="Times New Roman" w:hint="eastAsia"/>
                <w:sz w:val="21"/>
                <w:szCs w:val="21"/>
              </w:rPr>
              <w:t>一</w:t>
            </w:r>
            <w:proofErr w:type="gramEnd"/>
            <w:r w:rsidRPr="008958B5">
              <w:rPr>
                <w:rFonts w:ascii="Times New Roman" w:eastAsia="標楷體" w:hAnsi="Times New Roman" w:cs="Times New Roman" w:hint="eastAsia"/>
                <w:sz w:val="21"/>
                <w:szCs w:val="21"/>
              </w:rPr>
              <w:t>交易營業日，交易人執行提前終止者，</w:t>
            </w:r>
            <w:r w:rsidRPr="008958B5">
              <w:rPr>
                <w:rFonts w:ascii="Times New Roman" w:eastAsia="標楷體" w:hAnsi="Times New Roman" w:cs="Times New Roman" w:hint="eastAsia"/>
                <w:b/>
                <w:sz w:val="21"/>
                <w:szCs w:val="21"/>
              </w:rPr>
              <w:t>計算代理人將提供市場可成交之價格供交易人參考決定，若市場無買價</w:t>
            </w:r>
            <w:r w:rsidRPr="008958B5">
              <w:rPr>
                <w:rFonts w:ascii="Times New Roman" w:eastAsia="標楷體" w:hAnsi="Times New Roman" w:cs="Times New Roman" w:hint="eastAsia"/>
                <w:sz w:val="21"/>
                <w:szCs w:val="21"/>
              </w:rPr>
              <w:t>，</w:t>
            </w:r>
            <w:r w:rsidRPr="008958B5">
              <w:rPr>
                <w:rFonts w:ascii="Times New Roman" w:eastAsia="標楷體" w:hAnsi="Times New Roman" w:cs="Times New Roman" w:hint="eastAsia"/>
                <w:b/>
                <w:sz w:val="21"/>
                <w:szCs w:val="21"/>
              </w:rPr>
              <w:t>由計算代理人決定本商品於提前終止通知日之連結標的期末價格。</w:t>
            </w:r>
          </w:p>
          <w:p w14:paraId="2C1AC0F3" w14:textId="77777777" w:rsidR="00E8424E" w:rsidRPr="008958B5" w:rsidRDefault="00E8424E" w:rsidP="00B22650">
            <w:pPr>
              <w:numPr>
                <w:ilvl w:val="1"/>
                <w:numId w:val="23"/>
              </w:numPr>
              <w:autoSpaceDE w:val="0"/>
              <w:autoSpaceDN w:val="0"/>
              <w:adjustRightInd w:val="0"/>
              <w:spacing w:line="300" w:lineRule="exact"/>
              <w:ind w:left="556" w:rightChars="28" w:right="67" w:hanging="57"/>
              <w:jc w:val="both"/>
              <w:rPr>
                <w:rFonts w:ascii="Times New Roman" w:eastAsia="標楷體" w:hAnsi="Times New Roman" w:cs="Times New Roman"/>
                <w:b/>
                <w:sz w:val="21"/>
                <w:szCs w:val="21"/>
              </w:rPr>
            </w:pPr>
            <w:proofErr w:type="gramStart"/>
            <w:r w:rsidRPr="008958B5">
              <w:rPr>
                <w:rFonts w:ascii="Times New Roman" w:eastAsia="標楷體" w:hAnsi="Times New Roman" w:cs="Times New Roman" w:hint="eastAsia"/>
                <w:b/>
                <w:sz w:val="21"/>
                <w:szCs w:val="21"/>
              </w:rPr>
              <w:t>採</w:t>
            </w:r>
            <w:proofErr w:type="gramEnd"/>
            <w:r w:rsidRPr="008958B5">
              <w:rPr>
                <w:rFonts w:ascii="Times New Roman" w:eastAsia="標楷體" w:hAnsi="Times New Roman" w:cs="Times New Roman" w:hint="eastAsia"/>
                <w:b/>
                <w:sz w:val="21"/>
                <w:szCs w:val="21"/>
                <w:bdr w:val="single" w:sz="4" w:space="0" w:color="auto"/>
              </w:rPr>
              <w:t>現金結算者</w:t>
            </w:r>
            <w:r w:rsidRPr="008958B5">
              <w:rPr>
                <w:rFonts w:ascii="Times New Roman" w:eastAsia="標楷體" w:hAnsi="Times New Roman" w:cs="Times New Roman" w:hint="eastAsia"/>
                <w:b/>
                <w:sz w:val="21"/>
                <w:szCs w:val="21"/>
              </w:rPr>
              <w:t>，其連結標的期末價格計算至小數點第四位，第五位以下四捨五入。</w:t>
            </w:r>
          </w:p>
          <w:p w14:paraId="1969076A" w14:textId="77777777" w:rsidR="00E8424E" w:rsidRPr="008958B5" w:rsidRDefault="00E8424E" w:rsidP="00B22650">
            <w:pPr>
              <w:numPr>
                <w:ilvl w:val="1"/>
                <w:numId w:val="23"/>
              </w:numPr>
              <w:autoSpaceDE w:val="0"/>
              <w:autoSpaceDN w:val="0"/>
              <w:adjustRightInd w:val="0"/>
              <w:spacing w:line="300" w:lineRule="exact"/>
              <w:ind w:left="556" w:rightChars="28" w:right="67" w:hanging="57"/>
              <w:jc w:val="both"/>
              <w:rPr>
                <w:rFonts w:ascii="Times New Roman" w:eastAsia="標楷體" w:hAnsi="Times New Roman" w:cs="Times New Roman"/>
                <w:b/>
                <w:sz w:val="21"/>
                <w:szCs w:val="21"/>
              </w:rPr>
            </w:pPr>
            <w:r w:rsidRPr="008958B5">
              <w:rPr>
                <w:rFonts w:ascii="Times New Roman" w:eastAsia="標楷體" w:hAnsi="Times New Roman" w:cs="Times New Roman" w:hint="eastAsia"/>
                <w:b/>
                <w:sz w:val="21"/>
                <w:szCs w:val="21"/>
              </w:rPr>
              <w:t>交易人無條件同意由計算代理人計算並認定前述之連結標的期末價格，且同意該價格對交易人有終局確定之拘束力。</w:t>
            </w:r>
          </w:p>
          <w:p w14:paraId="6D4E3EE1" w14:textId="27FC1041" w:rsidR="00E8424E" w:rsidRPr="008958B5" w:rsidRDefault="00E8424E" w:rsidP="00B22650">
            <w:pPr>
              <w:numPr>
                <w:ilvl w:val="0"/>
                <w:numId w:val="23"/>
              </w:numPr>
              <w:autoSpaceDE w:val="0"/>
              <w:autoSpaceDN w:val="0"/>
              <w:adjustRightInd w:val="0"/>
              <w:spacing w:line="300" w:lineRule="exact"/>
              <w:ind w:left="233" w:rightChars="28" w:right="67" w:hanging="6"/>
              <w:jc w:val="both"/>
              <w:rPr>
                <w:rFonts w:ascii="Times New Roman" w:eastAsia="標楷體" w:hAnsi="Times New Roman" w:cs="Times New Roman"/>
                <w:b/>
                <w:sz w:val="21"/>
                <w:szCs w:val="21"/>
              </w:rPr>
            </w:pPr>
            <w:r w:rsidRPr="008958B5">
              <w:rPr>
                <w:rFonts w:ascii="Times New Roman" w:eastAsia="標楷體" w:hAnsi="Times New Roman" w:cs="Times New Roman" w:hint="eastAsia"/>
                <w:b/>
                <w:sz w:val="21"/>
                <w:szCs w:val="21"/>
              </w:rPr>
              <w:t>交易人於</w:t>
            </w:r>
            <w:commentRangeStart w:id="54"/>
            <w:commentRangeStart w:id="55"/>
            <w:r w:rsidRPr="008B12A6">
              <w:rPr>
                <w:rFonts w:ascii="Times New Roman" w:eastAsia="標楷體" w:hAnsi="Times New Roman" w:cs="Times New Roman" w:hint="eastAsia"/>
                <w:b/>
                <w:sz w:val="21"/>
                <w:szCs w:val="21"/>
              </w:rPr>
              <w:t>到期通知日</w:t>
            </w:r>
            <w:commentRangeEnd w:id="54"/>
            <w:r w:rsidR="00093716" w:rsidRPr="001D5854">
              <w:rPr>
                <w:rFonts w:ascii="Times New Roman" w:eastAsia="標楷體" w:hAnsi="Times New Roman" w:cs="Times New Roman"/>
                <w:b/>
                <w:sz w:val="21"/>
                <w:szCs w:val="21"/>
              </w:rPr>
              <w:commentReference w:id="54"/>
            </w:r>
            <w:commentRangeEnd w:id="55"/>
            <w:r w:rsidR="00CF1963" w:rsidRPr="001D5854">
              <w:rPr>
                <w:rFonts w:ascii="Times New Roman" w:eastAsia="標楷體" w:hAnsi="Times New Roman" w:cs="Times New Roman"/>
                <w:b/>
                <w:sz w:val="21"/>
                <w:szCs w:val="21"/>
              </w:rPr>
              <w:commentReference w:id="55"/>
            </w:r>
            <w:r w:rsidRPr="008B12A6">
              <w:rPr>
                <w:rFonts w:ascii="Times New Roman" w:eastAsia="標楷體" w:hAnsi="Times New Roman" w:cs="Times New Roman" w:hint="eastAsia"/>
                <w:b/>
                <w:sz w:val="21"/>
                <w:szCs w:val="21"/>
              </w:rPr>
              <w:t>、</w:t>
            </w:r>
            <w:r w:rsidRPr="008958B5">
              <w:rPr>
                <w:rFonts w:ascii="Times New Roman" w:eastAsia="標楷體" w:hAnsi="Times New Roman" w:cs="Times New Roman" w:hint="eastAsia"/>
                <w:b/>
                <w:sz w:val="21"/>
                <w:szCs w:val="21"/>
              </w:rPr>
              <w:t>觸發事件通知日、特殊事件通知日</w:t>
            </w:r>
            <w:commentRangeStart w:id="56"/>
            <w:commentRangeStart w:id="57"/>
            <w:ins w:id="58" w:author="陳迎秋" w:date="2024-07-09T14:53:00Z">
              <w:r w:rsidR="00216231" w:rsidRPr="001D5854">
                <w:rPr>
                  <w:rFonts w:ascii="Times New Roman" w:eastAsia="標楷體" w:hAnsi="Times New Roman" w:cs="Times New Roman" w:hint="eastAsia"/>
                  <w:b/>
                  <w:sz w:val="21"/>
                  <w:szCs w:val="21"/>
                  <w:highlight w:val="yellow"/>
                </w:rPr>
                <w:t>、發行機構提前贖回通知日</w:t>
              </w:r>
            </w:ins>
            <w:commentRangeEnd w:id="56"/>
            <w:ins w:id="59" w:author="陳迎秋" w:date="2024-07-09T14:54:00Z">
              <w:r w:rsidR="00216231">
                <w:rPr>
                  <w:rStyle w:val="ac"/>
                </w:rPr>
                <w:commentReference w:id="56"/>
              </w:r>
            </w:ins>
            <w:commentRangeEnd w:id="57"/>
            <w:r w:rsidR="00CF1963">
              <w:rPr>
                <w:rStyle w:val="ac"/>
              </w:rPr>
              <w:commentReference w:id="57"/>
            </w:r>
            <w:r w:rsidRPr="008958B5">
              <w:rPr>
                <w:rFonts w:ascii="Times New Roman" w:eastAsia="標楷體" w:hAnsi="Times New Roman" w:cs="Times New Roman" w:hint="eastAsia"/>
                <w:b/>
                <w:sz w:val="21"/>
                <w:szCs w:val="21"/>
              </w:rPr>
              <w:t>或提前終止通知日</w:t>
            </w:r>
            <w:proofErr w:type="gramStart"/>
            <w:r w:rsidRPr="008958B5">
              <w:rPr>
                <w:rFonts w:ascii="Times New Roman" w:eastAsia="標楷體" w:hAnsi="Times New Roman" w:cs="Times New Roman" w:hint="eastAsia"/>
                <w:b/>
                <w:sz w:val="21"/>
                <w:szCs w:val="21"/>
              </w:rPr>
              <w:t>採</w:t>
            </w:r>
            <w:proofErr w:type="gramEnd"/>
            <w:r w:rsidRPr="008958B5">
              <w:rPr>
                <w:rFonts w:ascii="Times New Roman" w:eastAsia="標楷體" w:hAnsi="Times New Roman" w:cs="Times New Roman" w:hint="eastAsia"/>
                <w:b/>
                <w:sz w:val="21"/>
                <w:szCs w:val="21"/>
                <w:bdr w:val="single" w:sz="4" w:space="0" w:color="auto"/>
              </w:rPr>
              <w:t>實物交割</w:t>
            </w:r>
            <w:r w:rsidRPr="008958B5">
              <w:rPr>
                <w:rFonts w:ascii="Times New Roman" w:eastAsia="標楷體" w:hAnsi="Times New Roman" w:cs="Times New Roman" w:hint="eastAsia"/>
                <w:b/>
                <w:sz w:val="21"/>
                <w:szCs w:val="21"/>
              </w:rPr>
              <w:t>者，則為</w:t>
            </w:r>
            <w:commentRangeStart w:id="60"/>
            <w:commentRangeStart w:id="61"/>
            <w:r w:rsidRPr="008B12A6">
              <w:rPr>
                <w:rFonts w:ascii="Times New Roman" w:eastAsia="標楷體" w:hAnsi="Times New Roman" w:cs="Times New Roman" w:hint="eastAsia"/>
                <w:b/>
                <w:sz w:val="21"/>
                <w:szCs w:val="21"/>
              </w:rPr>
              <w:t>到期通知日</w:t>
            </w:r>
            <w:commentRangeEnd w:id="60"/>
            <w:r w:rsidR="00093716" w:rsidRPr="001D5854">
              <w:rPr>
                <w:rFonts w:ascii="Times New Roman" w:eastAsia="標楷體" w:hAnsi="Times New Roman" w:cs="Times New Roman"/>
                <w:b/>
                <w:sz w:val="21"/>
                <w:szCs w:val="21"/>
              </w:rPr>
              <w:commentReference w:id="60"/>
            </w:r>
            <w:commentRangeEnd w:id="61"/>
            <w:r w:rsidR="00CF1963" w:rsidRPr="008B12A6">
              <w:rPr>
                <w:rFonts w:ascii="Times New Roman" w:eastAsia="標楷體" w:hAnsi="Times New Roman" w:cs="Times New Roman"/>
                <w:b/>
                <w:sz w:val="21"/>
                <w:szCs w:val="21"/>
              </w:rPr>
              <w:commentReference w:id="61"/>
            </w:r>
            <w:r w:rsidRPr="008B12A6">
              <w:rPr>
                <w:rFonts w:ascii="Times New Roman" w:eastAsia="標楷體" w:hAnsi="Times New Roman" w:cs="Times New Roman" w:hint="eastAsia"/>
                <w:b/>
                <w:sz w:val="21"/>
                <w:szCs w:val="21"/>
              </w:rPr>
              <w:t>、</w:t>
            </w:r>
            <w:r w:rsidRPr="008958B5">
              <w:rPr>
                <w:rFonts w:ascii="Times New Roman" w:eastAsia="標楷體" w:hAnsi="Times New Roman" w:cs="Times New Roman" w:hint="eastAsia"/>
                <w:b/>
                <w:sz w:val="21"/>
                <w:szCs w:val="21"/>
              </w:rPr>
              <w:t>觸發事件通知日、特殊事件通知日</w:t>
            </w:r>
            <w:commentRangeStart w:id="62"/>
            <w:ins w:id="63" w:author="林心羽" w:date="2024-08-19T12:23:00Z">
              <w:r w:rsidR="001D5854" w:rsidRPr="003A6C32">
                <w:rPr>
                  <w:rFonts w:ascii="Times New Roman" w:eastAsia="標楷體" w:hAnsi="Times New Roman" w:cs="Times New Roman" w:hint="eastAsia"/>
                  <w:b/>
                  <w:color w:val="FF0000"/>
                  <w:sz w:val="21"/>
                  <w:szCs w:val="21"/>
                </w:rPr>
                <w:t>、發行機構提前贖回通知日</w:t>
              </w:r>
              <w:commentRangeEnd w:id="62"/>
              <w:r w:rsidR="001D5854">
                <w:rPr>
                  <w:rStyle w:val="ac"/>
                </w:rPr>
                <w:commentReference w:id="62"/>
              </w:r>
            </w:ins>
            <w:r w:rsidRPr="008958B5">
              <w:rPr>
                <w:rFonts w:ascii="Times New Roman" w:eastAsia="標楷體" w:hAnsi="Times New Roman" w:cs="Times New Roman" w:hint="eastAsia"/>
                <w:b/>
                <w:sz w:val="21"/>
                <w:szCs w:val="21"/>
              </w:rPr>
              <w:t>或提前終止通知日當日之</w:t>
            </w:r>
            <w:r w:rsidRPr="008958B5">
              <w:rPr>
                <w:rFonts w:ascii="標楷體" w:eastAsia="標楷體" w:hAnsi="標楷體" w:cs="Times New Roman" w:hint="eastAsia"/>
                <w:b/>
                <w:sz w:val="21"/>
                <w:szCs w:val="21"/>
              </w:rPr>
              <w:t>「</w:t>
            </w:r>
            <w:r w:rsidRPr="008958B5">
              <w:rPr>
                <w:rFonts w:ascii="Times New Roman" w:eastAsia="標楷體" w:hAnsi="Times New Roman" w:cs="Times New Roman" w:hint="eastAsia"/>
                <w:b/>
                <w:sz w:val="21"/>
                <w:szCs w:val="21"/>
              </w:rPr>
              <w:t>連結標的每日價格</w:t>
            </w:r>
            <w:r w:rsidRPr="008958B5">
              <w:rPr>
                <w:rFonts w:ascii="標楷體" w:eastAsia="標楷體" w:hAnsi="標楷體" w:cs="Times New Roman" w:hint="eastAsia"/>
                <w:b/>
                <w:sz w:val="21"/>
                <w:szCs w:val="21"/>
              </w:rPr>
              <w:t>」</w:t>
            </w:r>
            <w:r w:rsidRPr="008958B5">
              <w:rPr>
                <w:rFonts w:ascii="Times New Roman" w:eastAsia="標楷體" w:hAnsi="Times New Roman" w:cs="Times New Roman" w:hint="eastAsia"/>
                <w:b/>
                <w:sz w:val="21"/>
                <w:szCs w:val="21"/>
              </w:rPr>
              <w:t>。</w:t>
            </w:r>
          </w:p>
        </w:tc>
      </w:tr>
      <w:tr w:rsidR="00E8424E" w:rsidRPr="008958B5" w14:paraId="1B0ED3F7" w14:textId="77777777" w:rsidTr="00436974">
        <w:trPr>
          <w:trHeight w:val="1263"/>
        </w:trPr>
        <w:tc>
          <w:tcPr>
            <w:tcW w:w="976" w:type="pct"/>
            <w:shd w:val="clear" w:color="auto" w:fill="FFFFFF" w:themeFill="background1"/>
            <w:vAlign w:val="center"/>
          </w:tcPr>
          <w:p w14:paraId="3E49892F"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評價條件</w:t>
            </w:r>
          </w:p>
        </w:tc>
        <w:tc>
          <w:tcPr>
            <w:tcW w:w="4009" w:type="pct"/>
            <w:shd w:val="clear" w:color="auto" w:fill="FFFFFF" w:themeFill="background1"/>
          </w:tcPr>
          <w:p w14:paraId="2620A160" w14:textId="77777777" w:rsidR="00E8424E" w:rsidRPr="008958B5" w:rsidRDefault="00E8424E" w:rsidP="00E8424E">
            <w:pPr>
              <w:autoSpaceDE w:val="0"/>
              <w:autoSpaceDN w:val="0"/>
              <w:adjustRightInd w:val="0"/>
              <w:spacing w:line="280" w:lineRule="atLeast"/>
              <w:ind w:leftChars="17" w:left="41"/>
              <w:jc w:val="both"/>
              <w:rPr>
                <w:rFonts w:ascii="Times New Roman" w:hAnsi="Times New Roman" w:cs="Times New Roman"/>
                <w:b/>
                <w:i/>
                <w:color w:val="000000" w:themeColor="text1"/>
                <w:kern w:val="0"/>
                <w:sz w:val="21"/>
                <w:szCs w:val="21"/>
              </w:rPr>
            </w:pPr>
            <w:r w:rsidRPr="008958B5">
              <w:rPr>
                <w:rFonts w:ascii="Times New Roman" w:eastAsia="標楷體" w:hAnsi="Times New Roman" w:cs="Times New Roman" w:hint="eastAsia"/>
                <w:color w:val="000000"/>
                <w:kern w:val="0"/>
                <w:sz w:val="21"/>
                <w:szCs w:val="21"/>
              </w:rPr>
              <w:t>本商品評價公式：</w:t>
            </w:r>
            <w:r w:rsidRPr="008958B5">
              <w:rPr>
                <w:rFonts w:ascii="Times New Roman" w:eastAsia="標楷體" w:hAnsi="Times New Roman" w:cs="Times New Roman"/>
                <w:b/>
                <w:color w:val="000000" w:themeColor="text1"/>
                <w:kern w:val="0"/>
                <w:sz w:val="21"/>
                <w:szCs w:val="21"/>
              </w:rPr>
              <w:br/>
            </w:r>
            <m:oMathPara>
              <m:oMathParaPr>
                <m:jc m:val="left"/>
              </m:oMathParaPr>
              <m:oMath>
                <m:r>
                  <m:rPr>
                    <m:sty m:val="b"/>
                  </m:rPr>
                  <w:rPr>
                    <w:rFonts w:ascii="Cambria Math" w:eastAsia="標楷體" w:hAnsi="Cambria Math" w:cs="Times New Roman"/>
                    <w:color w:val="000000" w:themeColor="text1"/>
                    <w:kern w:val="0"/>
                    <w:sz w:val="21"/>
                    <w:szCs w:val="21"/>
                  </w:rPr>
                  <m:t>Max</m:t>
                </m:r>
                <m:d>
                  <m:dPr>
                    <m:begChr m:val="["/>
                    <m:endChr m:val="]"/>
                    <m:ctrlPr>
                      <w:rPr>
                        <w:rFonts w:ascii="Cambria Math" w:eastAsia="標楷體" w:hAnsi="Cambria Math" w:cs="Times New Roman"/>
                        <w:b/>
                        <w:color w:val="000000" w:themeColor="text1"/>
                        <w:sz w:val="21"/>
                      </w:rPr>
                    </m:ctrlPr>
                  </m:dPr>
                  <m:e>
                    <m:r>
                      <m:rPr>
                        <m:sty m:val="b"/>
                      </m:rPr>
                      <w:rPr>
                        <w:rFonts w:ascii="Cambria Math" w:eastAsia="標楷體" w:hAnsi="Cambria Math" w:cs="Times New Roman"/>
                        <w:color w:val="000000" w:themeColor="text1"/>
                        <w:kern w:val="0"/>
                        <w:sz w:val="21"/>
                        <w:szCs w:val="21"/>
                      </w:rPr>
                      <m:t>1+</m:t>
                    </m:r>
                    <m:r>
                      <m:rPr>
                        <m:sty m:val="bi"/>
                      </m:rPr>
                      <w:rPr>
                        <w:rFonts w:ascii="Cambria Math" w:eastAsia="標楷體" w:hAnsi="Cambria Math" w:cs="Times New Roman"/>
                        <w:color w:val="000000" w:themeColor="text1"/>
                        <w:kern w:val="0"/>
                        <w:sz w:val="21"/>
                        <w:szCs w:val="21"/>
                      </w:rPr>
                      <m:t>P</m:t>
                    </m:r>
                    <m:r>
                      <m:rPr>
                        <m:sty m:val="b"/>
                      </m:rPr>
                      <w:rPr>
                        <w:rFonts w:ascii="Cambria Math" w:eastAsia="標楷體" w:hAnsi="Cambria Math" w:cs="Times New Roman" w:hint="eastAsia"/>
                        <w:color w:val="000000" w:themeColor="text1"/>
                        <w:kern w:val="0"/>
                        <w:sz w:val="21"/>
                        <w:szCs w:val="21"/>
                      </w:rPr>
                      <m:t>×</m:t>
                    </m:r>
                    <m:d>
                      <m:dPr>
                        <m:ctrlPr>
                          <w:rPr>
                            <w:rFonts w:ascii="Cambria Math" w:eastAsia="標楷體" w:hAnsi="Cambria Math" w:cs="Times New Roman"/>
                            <w:b/>
                            <w:color w:val="000000" w:themeColor="text1"/>
                            <w:sz w:val="21"/>
                          </w:rPr>
                        </m:ctrlPr>
                      </m:dPr>
                      <m:e>
                        <m:f>
                          <m:fPr>
                            <m:ctrlPr>
                              <w:rPr>
                                <w:rFonts w:ascii="Cambria Math" w:eastAsia="標楷體" w:hAnsi="Cambria Math" w:cs="Times New Roman"/>
                                <w:b/>
                                <w:color w:val="000000" w:themeColor="text1"/>
                                <w:sz w:val="21"/>
                              </w:rPr>
                            </m:ctrlPr>
                          </m:fPr>
                          <m:num>
                            <m:sSub>
                              <m:sSubPr>
                                <m:ctrlPr>
                                  <w:rPr>
                                    <w:rFonts w:ascii="Cambria Math" w:eastAsia="標楷體" w:hAnsi="Cambria Math" w:cs="Times New Roman"/>
                                    <w:b/>
                                    <w:i/>
                                    <w:color w:val="000000" w:themeColor="text1"/>
                                    <w:sz w:val="21"/>
                                  </w:rPr>
                                </m:ctrlPr>
                              </m:sSubPr>
                              <m:e>
                                <m:r>
                                  <m:rPr>
                                    <m:sty m:val="bi"/>
                                  </m:rPr>
                                  <w:rPr>
                                    <w:rFonts w:ascii="Cambria Math" w:eastAsia="標楷體" w:hAnsi="Cambria Math" w:cs="Times New Roman"/>
                                    <w:color w:val="000000" w:themeColor="text1"/>
                                    <w:kern w:val="0"/>
                                    <w:sz w:val="21"/>
                                    <w:szCs w:val="21"/>
                                  </w:rPr>
                                  <m:t>V</m:t>
                                </m:r>
                              </m:e>
                              <m:sub>
                                <m:r>
                                  <m:rPr>
                                    <m:sty m:val="bi"/>
                                  </m:rPr>
                                  <w:rPr>
                                    <w:rFonts w:ascii="Cambria Math" w:eastAsia="標楷體" w:hAnsi="Cambria Math" w:cs="Times New Roman"/>
                                    <w:color w:val="000000" w:themeColor="text1"/>
                                    <w:kern w:val="0"/>
                                    <w:sz w:val="21"/>
                                    <w:szCs w:val="21"/>
                                  </w:rPr>
                                  <m:t>t</m:t>
                                </m:r>
                              </m:sub>
                            </m:sSub>
                            <m:r>
                              <m:rPr>
                                <m:sty m:val="b"/>
                              </m:rPr>
                              <w:rPr>
                                <w:rFonts w:ascii="Cambria Math" w:eastAsia="標楷體" w:hAnsi="Cambria Math" w:cs="Times New Roman"/>
                                <w:color w:val="000000" w:themeColor="text1"/>
                                <w:kern w:val="0"/>
                                <w:sz w:val="21"/>
                                <w:szCs w:val="21"/>
                              </w:rPr>
                              <m:t>-</m:t>
                            </m:r>
                            <m:sSub>
                              <m:sSubPr>
                                <m:ctrlPr>
                                  <w:rPr>
                                    <w:rFonts w:ascii="Cambria Math" w:eastAsia="標楷體" w:hAnsi="Cambria Math" w:cs="Times New Roman"/>
                                    <w:b/>
                                    <w:color w:val="000000" w:themeColor="text1"/>
                                    <w:sz w:val="21"/>
                                  </w:rPr>
                                </m:ctrlPr>
                              </m:sSubPr>
                              <m:e>
                                <m:r>
                                  <m:rPr>
                                    <m:sty m:val="bi"/>
                                  </m:rPr>
                                  <w:rPr>
                                    <w:rFonts w:ascii="Cambria Math" w:eastAsia="標楷體" w:hAnsi="Cambria Math" w:cs="Times New Roman"/>
                                    <w:color w:val="000000" w:themeColor="text1"/>
                                    <w:kern w:val="0"/>
                                    <w:sz w:val="21"/>
                                    <w:szCs w:val="21"/>
                                  </w:rPr>
                                  <m:t>S</m:t>
                                </m:r>
                              </m:e>
                              <m:sub>
                                <m:r>
                                  <m:rPr>
                                    <m:sty m:val="bi"/>
                                  </m:rPr>
                                  <w:rPr>
                                    <w:rFonts w:ascii="Cambria Math" w:eastAsia="標楷體" w:hAnsi="Cambria Math" w:cs="Times New Roman"/>
                                    <w:color w:val="000000" w:themeColor="text1"/>
                                    <w:kern w:val="0"/>
                                    <w:sz w:val="21"/>
                                    <w:szCs w:val="21"/>
                                  </w:rPr>
                                  <m:t>0</m:t>
                                </m:r>
                              </m:sub>
                            </m:sSub>
                          </m:num>
                          <m:den>
                            <m:sSub>
                              <m:sSubPr>
                                <m:ctrlPr>
                                  <w:rPr>
                                    <w:rFonts w:ascii="Cambria Math" w:eastAsia="標楷體" w:hAnsi="Cambria Math" w:cs="Times New Roman"/>
                                    <w:b/>
                                    <w:i/>
                                    <w:color w:val="000000" w:themeColor="text1"/>
                                    <w:sz w:val="21"/>
                                  </w:rPr>
                                </m:ctrlPr>
                              </m:sSubPr>
                              <m:e>
                                <m:r>
                                  <m:rPr>
                                    <m:sty m:val="bi"/>
                                  </m:rPr>
                                  <w:rPr>
                                    <w:rFonts w:ascii="Cambria Math" w:eastAsia="標楷體" w:hAnsi="Cambria Math" w:cs="Times New Roman"/>
                                    <w:color w:val="000000" w:themeColor="text1"/>
                                    <w:kern w:val="0"/>
                                    <w:sz w:val="21"/>
                                    <w:szCs w:val="21"/>
                                  </w:rPr>
                                  <m:t>S</m:t>
                                </m:r>
                              </m:e>
                              <m:sub>
                                <m:r>
                                  <m:rPr>
                                    <m:sty m:val="bi"/>
                                  </m:rPr>
                                  <w:rPr>
                                    <w:rFonts w:ascii="Cambria Math" w:eastAsia="標楷體" w:hAnsi="Cambria Math" w:cs="Times New Roman"/>
                                    <w:color w:val="000000" w:themeColor="text1"/>
                                    <w:kern w:val="0"/>
                                    <w:sz w:val="21"/>
                                    <w:szCs w:val="21"/>
                                  </w:rPr>
                                  <m:t>0</m:t>
                                </m:r>
                              </m:sub>
                            </m:sSub>
                          </m:den>
                        </m:f>
                        <m:r>
                          <m:rPr>
                            <m:sty m:val="b"/>
                          </m:rPr>
                          <w:rPr>
                            <w:rFonts w:ascii="Cambria Math" w:eastAsia="標楷體" w:hAnsi="Cambria Math" w:cs="Times New Roman"/>
                            <w:color w:val="000000" w:themeColor="text1"/>
                            <w:kern w:val="0"/>
                            <w:sz w:val="21"/>
                            <w:szCs w:val="21"/>
                          </w:rPr>
                          <m:t>+</m:t>
                        </m:r>
                        <m:r>
                          <m:rPr>
                            <m:sty m:val="b"/>
                          </m:rPr>
                          <w:rPr>
                            <w:rFonts w:ascii="Cambria Math" w:eastAsia="標楷體" w:hAnsi="Cambria Math" w:cs="Times New Roman" w:hint="eastAsia"/>
                            <w:color w:val="000000" w:themeColor="text1"/>
                            <w:kern w:val="0"/>
                            <w:sz w:val="21"/>
                            <w:szCs w:val="21"/>
                          </w:rPr>
                          <m:t>應計息率</m:t>
                        </m:r>
                      </m:e>
                    </m:d>
                    <m:r>
                      <m:rPr>
                        <m:sty m:val="b"/>
                      </m:rPr>
                      <w:rPr>
                        <w:rFonts w:ascii="Cambria Math" w:eastAsia="微軟正黑體" w:hAnsi="Cambria Math" w:cs="Times New Roman"/>
                        <w:color w:val="000000" w:themeColor="text1"/>
                        <w:kern w:val="0"/>
                        <w:sz w:val="21"/>
                        <w:szCs w:val="21"/>
                      </w:rPr>
                      <m:t>-</m:t>
                    </m:r>
                    <m:d>
                      <m:dPr>
                        <m:ctrlPr>
                          <w:rPr>
                            <w:rFonts w:ascii="Cambria Math" w:eastAsia="標楷體" w:hAnsi="Cambria Math" w:cs="Times New Roman"/>
                            <w:b/>
                            <w:color w:val="000000" w:themeColor="text1"/>
                            <w:sz w:val="21"/>
                          </w:rPr>
                        </m:ctrlPr>
                      </m:dPr>
                      <m:e>
                        <m:r>
                          <m:rPr>
                            <m:sty m:val="bi"/>
                          </m:rPr>
                          <w:rPr>
                            <w:rFonts w:ascii="Cambria Math" w:eastAsia="標楷體" w:hAnsi="Cambria Math" w:cs="Times New Roman"/>
                            <w:color w:val="000000" w:themeColor="text1"/>
                            <w:kern w:val="0"/>
                            <w:sz w:val="21"/>
                            <w:szCs w:val="21"/>
                          </w:rPr>
                          <m:t>P</m:t>
                        </m:r>
                        <m:r>
                          <m:rPr>
                            <m:sty m:val="b"/>
                          </m:rPr>
                          <w:rPr>
                            <w:rFonts w:ascii="Cambria Math" w:eastAsia="標楷體" w:hAnsi="Cambria Math" w:cs="Times New Roman"/>
                            <w:color w:val="000000" w:themeColor="text1"/>
                            <w:kern w:val="0"/>
                            <w:sz w:val="21"/>
                            <w:szCs w:val="21"/>
                          </w:rPr>
                          <m:t>-1</m:t>
                        </m:r>
                      </m:e>
                    </m:d>
                    <m:r>
                      <m:rPr>
                        <m:sty m:val="b"/>
                      </m:rPr>
                      <w:rPr>
                        <w:rFonts w:ascii="Cambria Math" w:eastAsia="標楷體" w:hAnsi="Cambria Math" w:cs="Times New Roman" w:hint="eastAsia"/>
                        <w:color w:val="000000" w:themeColor="text1"/>
                        <w:kern w:val="0"/>
                        <w:sz w:val="21"/>
                        <w:szCs w:val="21"/>
                      </w:rPr>
                      <m:t>×</m:t>
                    </m:r>
                    <m:nary>
                      <m:naryPr>
                        <m:chr m:val="∑"/>
                        <m:limLoc m:val="undOvr"/>
                        <m:ctrlPr>
                          <w:rPr>
                            <w:rFonts w:ascii="Cambria Math" w:eastAsia="標楷體" w:hAnsi="Cambria Math" w:cs="Times New Roman"/>
                            <w:b/>
                            <w:color w:val="000000" w:themeColor="text1"/>
                            <w:sz w:val="21"/>
                          </w:rPr>
                        </m:ctrlPr>
                      </m:naryPr>
                      <m:sub>
                        <m:r>
                          <m:rPr>
                            <m:sty m:val="bi"/>
                          </m:rPr>
                          <w:rPr>
                            <w:rFonts w:ascii="Cambria Math" w:eastAsia="標楷體" w:hAnsi="Cambria Math" w:cs="Times New Roman"/>
                            <w:color w:val="000000" w:themeColor="text1"/>
                            <w:kern w:val="0"/>
                            <w:sz w:val="21"/>
                            <w:szCs w:val="21"/>
                          </w:rPr>
                          <m:t>i</m:t>
                        </m:r>
                      </m:sub>
                      <m:sup>
                        <m:r>
                          <m:rPr>
                            <m:sty m:val="bi"/>
                          </m:rPr>
                          <w:rPr>
                            <w:rFonts w:ascii="Cambria Math" w:eastAsia="標楷體" w:hAnsi="Cambria Math" w:cs="Times New Roman"/>
                            <w:color w:val="000000" w:themeColor="text1"/>
                            <w:kern w:val="0"/>
                            <w:sz w:val="21"/>
                            <w:szCs w:val="21"/>
                          </w:rPr>
                          <m:t>n</m:t>
                        </m:r>
                      </m:sup>
                      <m:e>
                        <m:sSub>
                          <m:sSubPr>
                            <m:ctrlPr>
                              <w:rPr>
                                <w:rFonts w:ascii="Cambria Math" w:eastAsia="標楷體" w:hAnsi="Cambria Math" w:cs="Times New Roman"/>
                                <w:b/>
                                <w:i/>
                                <w:color w:val="000000" w:themeColor="text1"/>
                                <w:sz w:val="21"/>
                              </w:rPr>
                            </m:ctrlPr>
                          </m:sSubPr>
                          <m:e>
                            <m:r>
                              <m:rPr>
                                <m:sty m:val="bi"/>
                              </m:rPr>
                              <w:rPr>
                                <w:rFonts w:ascii="Cambria Math" w:eastAsia="標楷體" w:hAnsi="Cambria Math" w:cs="Times New Roman"/>
                                <w:color w:val="000000" w:themeColor="text1"/>
                                <w:kern w:val="0"/>
                                <w:sz w:val="21"/>
                                <w:szCs w:val="21"/>
                              </w:rPr>
                              <m:t>H</m:t>
                            </m:r>
                          </m:e>
                          <m:sub>
                            <m:r>
                              <m:rPr>
                                <m:sty m:val="bi"/>
                              </m:rPr>
                              <w:rPr>
                                <w:rFonts w:ascii="Cambria Math" w:eastAsia="標楷體" w:hAnsi="Cambria Math" w:cs="Times New Roman"/>
                                <w:color w:val="000000" w:themeColor="text1"/>
                                <w:kern w:val="0"/>
                                <w:sz w:val="21"/>
                                <w:szCs w:val="21"/>
                              </w:rPr>
                              <m:t>i</m:t>
                            </m:r>
                          </m:sub>
                        </m:sSub>
                        <m:r>
                          <m:rPr>
                            <m:sty m:val="bi"/>
                          </m:rPr>
                          <w:rPr>
                            <w:rFonts w:ascii="Cambria Math" w:eastAsia="標楷體" w:hAnsi="Cambria Math" w:cs="Times New Roman" w:hint="eastAsia"/>
                            <w:color w:val="000000" w:themeColor="text1"/>
                            <w:kern w:val="0"/>
                            <w:sz w:val="21"/>
                            <w:szCs w:val="21"/>
                          </w:rPr>
                          <m:t>×</m:t>
                        </m:r>
                        <m:f>
                          <m:fPr>
                            <m:ctrlPr>
                              <w:rPr>
                                <w:rFonts w:ascii="Cambria Math" w:eastAsia="標楷體" w:hAnsi="Cambria Math" w:cs="Times New Roman"/>
                                <w:b/>
                                <w:i/>
                                <w:color w:val="000000" w:themeColor="text1"/>
                                <w:sz w:val="21"/>
                              </w:rPr>
                            </m:ctrlPr>
                          </m:fPr>
                          <m:num>
                            <m:sSub>
                              <m:sSubPr>
                                <m:ctrlPr>
                                  <w:rPr>
                                    <w:rFonts w:ascii="Cambria Math" w:eastAsia="標楷體" w:hAnsi="Cambria Math" w:cs="Times New Roman"/>
                                    <w:b/>
                                    <w:i/>
                                    <w:color w:val="000000" w:themeColor="text1"/>
                                    <w:sz w:val="21"/>
                                  </w:rPr>
                                </m:ctrlPr>
                              </m:sSubPr>
                              <m:e>
                                <m:r>
                                  <m:rPr>
                                    <m:sty m:val="b"/>
                                  </m:rPr>
                                  <w:rPr>
                                    <w:rFonts w:ascii="Cambria Math" w:eastAsia="標楷體" w:hAnsi="Cambria Math" w:cs="Times New Roman" w:hint="eastAsia"/>
                                    <w:color w:val="000000" w:themeColor="text1"/>
                                    <w:kern w:val="0"/>
                                    <w:sz w:val="21"/>
                                    <w:szCs w:val="21"/>
                                  </w:rPr>
                                  <m:t>避險資金成本計算天數</m:t>
                                </m:r>
                              </m:e>
                              <m:sub>
                                <m:r>
                                  <m:rPr>
                                    <m:sty m:val="bi"/>
                                  </m:rPr>
                                  <w:rPr>
                                    <w:rFonts w:ascii="Cambria Math" w:eastAsia="標楷體" w:hAnsi="Cambria Math" w:cs="Times New Roman"/>
                                    <w:color w:val="000000" w:themeColor="text1"/>
                                    <w:kern w:val="0"/>
                                    <w:sz w:val="21"/>
                                    <w:szCs w:val="21"/>
                                  </w:rPr>
                                  <m:t>i</m:t>
                                </m:r>
                              </m:sub>
                            </m:sSub>
                          </m:num>
                          <m:den>
                            <m:sSub>
                              <m:sSubPr>
                                <m:ctrlPr>
                                  <w:rPr>
                                    <w:rFonts w:ascii="Cambria Math" w:eastAsia="標楷體" w:hAnsi="Cambria Math" w:cs="Times New Roman"/>
                                    <w:b/>
                                    <w:i/>
                                    <w:color w:val="000000" w:themeColor="text1"/>
                                    <w:sz w:val="20"/>
                                  </w:rPr>
                                </m:ctrlPr>
                              </m:sSubPr>
                              <m:e>
                                <m:r>
                                  <m:rPr>
                                    <m:sty m:val="bi"/>
                                  </m:rPr>
                                  <w:rPr>
                                    <w:rFonts w:ascii="Cambria Math" w:eastAsia="標楷體" w:hAnsi="Cambria Math" w:cs="Times New Roman"/>
                                    <w:color w:val="000000" w:themeColor="text1"/>
                                    <w:kern w:val="0"/>
                                    <w:sz w:val="20"/>
                                    <w:szCs w:val="20"/>
                                  </w:rPr>
                                  <m:t>N</m:t>
                                </m:r>
                              </m:e>
                              <m:sub>
                                <m:r>
                                  <m:rPr>
                                    <m:sty m:val="bi"/>
                                  </m:rPr>
                                  <w:rPr>
                                    <w:rFonts w:ascii="Cambria Math" w:eastAsia="標楷體" w:hAnsi="Cambria Math" w:cs="Times New Roman"/>
                                    <w:color w:val="000000" w:themeColor="text1"/>
                                    <w:kern w:val="0"/>
                                    <w:sz w:val="20"/>
                                    <w:szCs w:val="20"/>
                                  </w:rPr>
                                  <m:t>2</m:t>
                                </m:r>
                              </m:sub>
                            </m:sSub>
                          </m:den>
                        </m:f>
                      </m:e>
                    </m:nary>
                    <m:r>
                      <m:rPr>
                        <m:sty m:val="bi"/>
                      </m:rPr>
                      <w:rPr>
                        <w:rFonts w:ascii="Cambria Math" w:eastAsia="標楷體" w:hAnsi="Cambria Math" w:cs="Times New Roman"/>
                        <w:color w:val="000000" w:themeColor="text1"/>
                        <w:kern w:val="0"/>
                        <w:sz w:val="21"/>
                        <w:szCs w:val="21"/>
                      </w:rPr>
                      <m:t xml:space="preserve">-ND, G </m:t>
                    </m:r>
                  </m:e>
                </m:d>
              </m:oMath>
            </m:oMathPara>
          </w:p>
          <w:p w14:paraId="4CDB966C" w14:textId="77777777" w:rsidR="00E8424E" w:rsidRPr="008958B5" w:rsidRDefault="00E8424E" w:rsidP="00B22650">
            <w:pPr>
              <w:numPr>
                <w:ilvl w:val="0"/>
                <w:numId w:val="27"/>
              </w:numPr>
              <w:autoSpaceDE w:val="0"/>
              <w:autoSpaceDN w:val="0"/>
              <w:adjustRightInd w:val="0"/>
              <w:ind w:left="233" w:right="74" w:hanging="6"/>
              <w:jc w:val="both"/>
              <w:rPr>
                <w:rFonts w:ascii="Times New Roman" w:eastAsia="標楷體" w:hAnsi="Times New Roman" w:cs="Times New Roman"/>
                <w:color w:val="000000" w:themeColor="text1"/>
                <w:kern w:val="0"/>
                <w:sz w:val="20"/>
                <w:szCs w:val="20"/>
              </w:rPr>
            </w:pPr>
            <w:r w:rsidRPr="008958B5">
              <w:rPr>
                <w:rFonts w:ascii="Times New Roman" w:eastAsia="標楷體" w:hAnsi="Times New Roman" w:cs="Times New Roman"/>
                <w:i/>
                <w:color w:val="000000" w:themeColor="text1"/>
                <w:kern w:val="0"/>
                <w:sz w:val="20"/>
                <w:szCs w:val="20"/>
              </w:rPr>
              <w:t>P</w:t>
            </w:r>
            <w:r w:rsidRPr="008958B5">
              <w:rPr>
                <w:rFonts w:ascii="Times New Roman" w:eastAsia="標楷體" w:hAnsi="Times New Roman" w:cs="Times New Roman"/>
                <w:i/>
                <w:color w:val="000000" w:themeColor="text1"/>
                <w:kern w:val="0"/>
                <w:sz w:val="20"/>
                <w:szCs w:val="20"/>
              </w:rPr>
              <w:tab/>
            </w:r>
            <w:r w:rsidRPr="008958B5">
              <w:rPr>
                <w:rFonts w:ascii="Times New Roman" w:eastAsia="標楷體" w:hAnsi="Times New Roman" w:cs="Times New Roman" w:hint="eastAsia"/>
                <w:color w:val="000000" w:themeColor="text1"/>
                <w:kern w:val="0"/>
                <w:sz w:val="20"/>
                <w:szCs w:val="20"/>
              </w:rPr>
              <w:t>：參與率</w:t>
            </w:r>
            <w:r w:rsidRPr="008958B5">
              <w:rPr>
                <w:rFonts w:ascii="Times New Roman" w:eastAsia="標楷體" w:hAnsi="Times New Roman" w:cs="Times New Roman"/>
                <w:color w:val="000000" w:themeColor="text1"/>
                <w:kern w:val="0"/>
                <w:sz w:val="20"/>
                <w:szCs w:val="20"/>
              </w:rPr>
              <w:t>500%</w:t>
            </w:r>
          </w:p>
          <w:p w14:paraId="1F269011" w14:textId="77777777" w:rsidR="00E8424E" w:rsidRPr="008958B5" w:rsidRDefault="003C5382" w:rsidP="00B22650">
            <w:pPr>
              <w:numPr>
                <w:ilvl w:val="0"/>
                <w:numId w:val="27"/>
              </w:numPr>
              <w:autoSpaceDE w:val="0"/>
              <w:autoSpaceDN w:val="0"/>
              <w:adjustRightInd w:val="0"/>
              <w:ind w:left="233" w:right="74" w:hanging="6"/>
              <w:jc w:val="both"/>
              <w:rPr>
                <w:rFonts w:ascii="Times New Roman" w:eastAsia="標楷體" w:hAnsi="Times New Roman" w:cs="Times New Roman"/>
                <w:color w:val="000000" w:themeColor="text1"/>
                <w:kern w:val="0"/>
                <w:sz w:val="20"/>
                <w:szCs w:val="20"/>
              </w:rPr>
            </w:pPr>
            <m:oMath>
              <m:sSub>
                <m:sSubPr>
                  <m:ctrlPr>
                    <w:rPr>
                      <w:rFonts w:ascii="Cambria Math" w:eastAsia="標楷體" w:hAnsi="Cambria Math" w:cs="Times New Roman"/>
                      <w:color w:val="000000" w:themeColor="text1"/>
                      <w:sz w:val="20"/>
                    </w:rPr>
                  </m:ctrlPr>
                </m:sSubPr>
                <m:e>
                  <m:r>
                    <w:rPr>
                      <w:rFonts w:ascii="Cambria Math" w:eastAsia="標楷體" w:hAnsi="Cambria Math" w:cs="Times New Roman"/>
                      <w:color w:val="000000" w:themeColor="text1"/>
                      <w:kern w:val="0"/>
                      <w:sz w:val="20"/>
                      <w:szCs w:val="20"/>
                    </w:rPr>
                    <m:t>V</m:t>
                  </m:r>
                </m:e>
                <m:sub>
                  <m:r>
                    <w:rPr>
                      <w:rFonts w:ascii="Cambria Math" w:eastAsia="標楷體" w:hAnsi="Cambria Math" w:cs="Times New Roman"/>
                      <w:color w:val="000000" w:themeColor="text1"/>
                      <w:kern w:val="0"/>
                      <w:sz w:val="20"/>
                      <w:szCs w:val="20"/>
                    </w:rPr>
                    <m:t>t</m:t>
                  </m:r>
                </m:sub>
              </m:sSub>
            </m:oMath>
            <w:r w:rsidR="00E8424E" w:rsidRPr="008958B5">
              <w:rPr>
                <w:rFonts w:ascii="Times New Roman" w:eastAsia="標楷體" w:hAnsi="Times New Roman" w:cs="Times New Roman"/>
                <w:color w:val="000000" w:themeColor="text1"/>
                <w:kern w:val="0"/>
                <w:sz w:val="20"/>
                <w:szCs w:val="20"/>
              </w:rPr>
              <w:tab/>
            </w:r>
            <w:r w:rsidR="00E8424E" w:rsidRPr="008958B5">
              <w:rPr>
                <w:rFonts w:ascii="Times New Roman" w:eastAsia="標楷體" w:hAnsi="Times New Roman" w:cs="Times New Roman" w:hint="eastAsia"/>
                <w:color w:val="000000" w:themeColor="text1"/>
                <w:kern w:val="0"/>
                <w:sz w:val="20"/>
                <w:szCs w:val="20"/>
              </w:rPr>
              <w:t>：</w:t>
            </w:r>
            <w:r w:rsidR="00E8424E" w:rsidRPr="008958B5">
              <w:rPr>
                <w:rFonts w:ascii="Times New Roman" w:eastAsia="標楷體" w:hAnsi="Times New Roman" w:cs="Times New Roman" w:hint="eastAsia"/>
                <w:bCs/>
                <w:kern w:val="0"/>
                <w:sz w:val="20"/>
                <w:szCs w:val="20"/>
              </w:rPr>
              <w:t>連結標的每日價格</w:t>
            </w:r>
          </w:p>
          <w:p w14:paraId="2571A60F" w14:textId="77777777" w:rsidR="00E8424E" w:rsidRPr="008958B5" w:rsidRDefault="003C5382" w:rsidP="00B22650">
            <w:pPr>
              <w:numPr>
                <w:ilvl w:val="0"/>
                <w:numId w:val="27"/>
              </w:numPr>
              <w:autoSpaceDE w:val="0"/>
              <w:autoSpaceDN w:val="0"/>
              <w:adjustRightInd w:val="0"/>
              <w:ind w:left="233" w:right="74" w:hanging="6"/>
              <w:jc w:val="both"/>
              <w:rPr>
                <w:rFonts w:ascii="Times New Roman" w:eastAsia="標楷體" w:hAnsi="Times New Roman" w:cs="Times New Roman"/>
                <w:color w:val="000000" w:themeColor="text1"/>
                <w:kern w:val="0"/>
                <w:sz w:val="20"/>
                <w:szCs w:val="20"/>
              </w:rPr>
            </w:pPr>
            <m:oMath>
              <m:sSub>
                <m:sSubPr>
                  <m:ctrlPr>
                    <w:rPr>
                      <w:rFonts w:ascii="Cambria Math" w:eastAsia="標楷體" w:hAnsi="Cambria Math" w:cs="Times New Roman"/>
                      <w:i/>
                      <w:color w:val="000000" w:themeColor="text1"/>
                      <w:sz w:val="20"/>
                    </w:rPr>
                  </m:ctrlPr>
                </m:sSubPr>
                <m:e>
                  <m:r>
                    <w:rPr>
                      <w:rFonts w:ascii="Cambria Math" w:eastAsia="標楷體" w:hAnsi="Cambria Math" w:cs="Times New Roman"/>
                      <w:color w:val="000000" w:themeColor="text1"/>
                      <w:kern w:val="0"/>
                      <w:sz w:val="20"/>
                      <w:szCs w:val="20"/>
                    </w:rPr>
                    <m:t>S</m:t>
                  </m:r>
                </m:e>
                <m:sub>
                  <m:r>
                    <w:rPr>
                      <w:rFonts w:ascii="Cambria Math" w:eastAsia="標楷體" w:hAnsi="Cambria Math" w:cs="Times New Roman"/>
                      <w:color w:val="000000" w:themeColor="text1"/>
                      <w:kern w:val="0"/>
                      <w:sz w:val="20"/>
                      <w:szCs w:val="20"/>
                    </w:rPr>
                    <m:t>0</m:t>
                  </m:r>
                </m:sub>
              </m:sSub>
            </m:oMath>
            <w:r w:rsidR="00E8424E" w:rsidRPr="008958B5">
              <w:rPr>
                <w:rFonts w:ascii="Times New Roman" w:eastAsia="標楷體" w:hAnsi="Times New Roman" w:cs="Times New Roman"/>
                <w:color w:val="000000" w:themeColor="text1"/>
                <w:kern w:val="0"/>
                <w:sz w:val="20"/>
                <w:szCs w:val="20"/>
              </w:rPr>
              <w:tab/>
            </w:r>
            <w:r w:rsidR="00E8424E" w:rsidRPr="008958B5">
              <w:rPr>
                <w:rFonts w:ascii="Times New Roman" w:eastAsia="標楷體" w:hAnsi="Times New Roman" w:cs="Times New Roman" w:hint="eastAsia"/>
                <w:color w:val="000000" w:themeColor="text1"/>
                <w:kern w:val="0"/>
                <w:sz w:val="20"/>
                <w:szCs w:val="20"/>
              </w:rPr>
              <w:t>：連結標的期初價格</w:t>
            </w:r>
          </w:p>
          <w:p w14:paraId="13FC44AD" w14:textId="77777777" w:rsidR="00E8424E" w:rsidRPr="008958B5" w:rsidRDefault="00E8424E" w:rsidP="00B22650">
            <w:pPr>
              <w:numPr>
                <w:ilvl w:val="0"/>
                <w:numId w:val="27"/>
              </w:numPr>
              <w:autoSpaceDE w:val="0"/>
              <w:autoSpaceDN w:val="0"/>
              <w:adjustRightInd w:val="0"/>
              <w:ind w:left="233" w:right="74" w:hanging="6"/>
              <w:jc w:val="both"/>
              <w:rPr>
                <w:rFonts w:ascii="Times New Roman" w:eastAsia="標楷體" w:hAnsi="Times New Roman" w:cs="Times New Roman"/>
                <w:color w:val="000000" w:themeColor="text1"/>
                <w:kern w:val="0"/>
                <w:sz w:val="20"/>
                <w:szCs w:val="20"/>
              </w:rPr>
            </w:pPr>
            <w:r w:rsidRPr="008958B5">
              <w:rPr>
                <w:rFonts w:ascii="Times New Roman" w:eastAsia="標楷體" w:hAnsi="Times New Roman" w:cs="Times New Roman"/>
                <w:i/>
                <w:color w:val="000000" w:themeColor="text1"/>
                <w:kern w:val="0"/>
                <w:sz w:val="20"/>
                <w:szCs w:val="20"/>
              </w:rPr>
              <w:lastRenderedPageBreak/>
              <w:t>G</w:t>
            </w:r>
            <w:r w:rsidRPr="008958B5">
              <w:rPr>
                <w:rFonts w:ascii="Times New Roman" w:eastAsia="標楷體" w:hAnsi="Times New Roman" w:cs="Times New Roman"/>
                <w:color w:val="000000" w:themeColor="text1"/>
                <w:kern w:val="0"/>
                <w:sz w:val="20"/>
                <w:szCs w:val="20"/>
              </w:rPr>
              <w:tab/>
            </w:r>
            <w:r w:rsidRPr="008958B5">
              <w:rPr>
                <w:rFonts w:ascii="Times New Roman" w:eastAsia="標楷體" w:hAnsi="Times New Roman" w:cs="Times New Roman" w:hint="eastAsia"/>
                <w:color w:val="000000" w:themeColor="text1"/>
                <w:kern w:val="0"/>
                <w:sz w:val="20"/>
                <w:szCs w:val="20"/>
              </w:rPr>
              <w:t>：計價幣別到期本金</w:t>
            </w:r>
            <w:proofErr w:type="gramStart"/>
            <w:r w:rsidRPr="008958B5">
              <w:rPr>
                <w:rFonts w:ascii="Times New Roman" w:eastAsia="標楷體" w:hAnsi="Times New Roman" w:cs="Times New Roman" w:hint="eastAsia"/>
                <w:color w:val="000000" w:themeColor="text1"/>
                <w:kern w:val="0"/>
                <w:sz w:val="20"/>
                <w:szCs w:val="20"/>
              </w:rPr>
              <w:t>保本率</w:t>
            </w:r>
            <w:proofErr w:type="gramEnd"/>
            <w:r w:rsidRPr="008958B5">
              <w:rPr>
                <w:rFonts w:ascii="Times New Roman" w:eastAsia="標楷體" w:hAnsi="Times New Roman" w:cs="Times New Roman"/>
                <w:color w:val="000000" w:themeColor="text1"/>
                <w:kern w:val="0"/>
                <w:sz w:val="20"/>
                <w:szCs w:val="20"/>
              </w:rPr>
              <w:t>0%</w:t>
            </w:r>
          </w:p>
          <w:p w14:paraId="4FE34F4D" w14:textId="77777777" w:rsidR="00E8424E" w:rsidRPr="008958B5" w:rsidRDefault="00E8424E" w:rsidP="00B22650">
            <w:pPr>
              <w:numPr>
                <w:ilvl w:val="0"/>
                <w:numId w:val="27"/>
              </w:numPr>
              <w:autoSpaceDE w:val="0"/>
              <w:autoSpaceDN w:val="0"/>
              <w:adjustRightInd w:val="0"/>
              <w:ind w:left="233" w:right="74" w:hanging="6"/>
              <w:jc w:val="both"/>
              <w:rPr>
                <w:rFonts w:ascii="Times New Roman" w:eastAsia="標楷體" w:hAnsi="Times New Roman" w:cs="Times New Roman"/>
                <w:color w:val="000000" w:themeColor="text1"/>
                <w:kern w:val="0"/>
                <w:sz w:val="20"/>
                <w:szCs w:val="20"/>
              </w:rPr>
            </w:pPr>
            <m:oMath>
              <m:r>
                <m:rPr>
                  <m:sty m:val="p"/>
                </m:rPr>
                <w:rPr>
                  <w:rFonts w:ascii="Cambria Math" w:eastAsia="標楷體" w:hAnsi="Cambria Math" w:cs="Times New Roman"/>
                  <w:sz w:val="20"/>
                  <w:szCs w:val="20"/>
                </w:rPr>
                <m:t xml:space="preserve"> </m:t>
              </m:r>
              <m:sSub>
                <m:sSubPr>
                  <m:ctrlPr>
                    <w:rPr>
                      <w:rFonts w:ascii="Cambria Math" w:eastAsia="標楷體" w:hAnsi="Cambria Math" w:cs="Times New Roman"/>
                      <w:color w:val="000000" w:themeColor="text1"/>
                      <w:sz w:val="20"/>
                    </w:rPr>
                  </m:ctrlPr>
                </m:sSubPr>
                <m:e>
                  <m:r>
                    <w:rPr>
                      <w:rFonts w:ascii="Cambria Math" w:eastAsia="標楷體" w:hAnsi="Cambria Math" w:cs="Times New Roman"/>
                      <w:color w:val="000000" w:themeColor="text1"/>
                      <w:kern w:val="0"/>
                      <w:sz w:val="20"/>
                      <w:szCs w:val="20"/>
                    </w:rPr>
                    <m:t>C</m:t>
                  </m:r>
                </m:e>
                <m:sub>
                  <m:r>
                    <w:rPr>
                      <w:rFonts w:ascii="Cambria Math" w:eastAsia="標楷體" w:hAnsi="Cambria Math" w:cs="Times New Roman"/>
                      <w:color w:val="000000" w:themeColor="text1"/>
                      <w:kern w:val="0"/>
                      <w:sz w:val="20"/>
                      <w:szCs w:val="20"/>
                    </w:rPr>
                    <m:t>i</m:t>
                  </m:r>
                </m:sub>
              </m:sSub>
            </m:oMath>
            <w:r w:rsidRPr="008958B5">
              <w:rPr>
                <w:rFonts w:ascii="Times New Roman" w:eastAsia="標楷體" w:hAnsi="Times New Roman" w:cs="Times New Roman" w:hint="eastAsia"/>
                <w:color w:val="000000" w:themeColor="text1"/>
                <w:kern w:val="0"/>
                <w:sz w:val="20"/>
                <w:szCs w:val="20"/>
              </w:rPr>
              <w:t>：</w:t>
            </w:r>
            <m:oMath>
              <m:sSub>
                <m:sSubPr>
                  <m:ctrlPr>
                    <w:rPr>
                      <w:rFonts w:ascii="Cambria Math" w:eastAsia="標楷體" w:hAnsi="Cambria Math" w:cs="Times New Roman"/>
                      <w:color w:val="000000" w:themeColor="text1"/>
                      <w:sz w:val="20"/>
                    </w:rPr>
                  </m:ctrlPr>
                </m:sSubPr>
                <m:e>
                  <m:r>
                    <m:rPr>
                      <m:sty m:val="p"/>
                    </m:rPr>
                    <w:rPr>
                      <w:rFonts w:ascii="Cambria Math" w:eastAsia="標楷體" w:hAnsi="Cambria Math" w:cs="Times New Roman" w:hint="eastAsia"/>
                      <w:color w:val="000000" w:themeColor="text1"/>
                      <w:kern w:val="0"/>
                      <w:sz w:val="20"/>
                      <w:szCs w:val="20"/>
                    </w:rPr>
                    <m:t>連結標的票面利率</m:t>
                  </m:r>
                </m:e>
                <m:sub>
                  <m:r>
                    <w:rPr>
                      <w:rFonts w:ascii="Cambria Math" w:eastAsia="標楷體" w:hAnsi="Cambria Math" w:cs="Times New Roman"/>
                      <w:color w:val="000000" w:themeColor="text1"/>
                      <w:kern w:val="0"/>
                      <w:sz w:val="20"/>
                      <w:szCs w:val="20"/>
                    </w:rPr>
                    <m:t>i</m:t>
                  </m:r>
                </m:sub>
              </m:sSub>
              <m:r>
                <m:rPr>
                  <m:sty m:val="p"/>
                </m:rPr>
                <w:rPr>
                  <w:rFonts w:ascii="Cambria Math" w:eastAsia="標楷體" w:hAnsi="Cambria Math" w:cs="Times New Roman" w:hint="eastAsia"/>
                  <w:color w:val="000000" w:themeColor="text1"/>
                  <w:kern w:val="0"/>
                  <w:sz w:val="20"/>
                  <w:szCs w:val="20"/>
                </w:rPr>
                <m:t>，</m:t>
              </m:r>
            </m:oMath>
            <w:r w:rsidRPr="008958B5">
              <w:rPr>
                <w:rFonts w:ascii="Times New Roman" w:eastAsia="標楷體" w:hAnsi="Times New Roman" w:cs="Times New Roman" w:hint="eastAsia"/>
                <w:color w:val="000000" w:themeColor="text1"/>
                <w:kern w:val="0"/>
                <w:sz w:val="20"/>
                <w:szCs w:val="20"/>
              </w:rPr>
              <w:t>即評價日</w:t>
            </w:r>
            <w:r w:rsidRPr="008958B5">
              <w:rPr>
                <w:rFonts w:ascii="Times New Roman" w:eastAsia="標楷體" w:hAnsi="Times New Roman" w:cs="Times New Roman"/>
                <w:color w:val="000000" w:themeColor="text1"/>
                <w:kern w:val="0"/>
                <w:sz w:val="20"/>
                <w:szCs w:val="20"/>
              </w:rPr>
              <w:t>(</w:t>
            </w:r>
            <w:r w:rsidRPr="008958B5">
              <w:rPr>
                <w:rFonts w:ascii="Times New Roman" w:eastAsia="標楷體" w:hAnsi="Times New Roman" w:cs="Times New Roman" w:hint="eastAsia"/>
                <w:color w:val="000000" w:themeColor="text1"/>
                <w:kern w:val="0"/>
                <w:sz w:val="20"/>
                <w:szCs w:val="20"/>
              </w:rPr>
              <w:t>不含</w:t>
            </w:r>
            <w:r w:rsidRPr="008958B5">
              <w:rPr>
                <w:rFonts w:ascii="Times New Roman" w:eastAsia="標楷體" w:hAnsi="Times New Roman" w:cs="Times New Roman"/>
                <w:color w:val="000000" w:themeColor="text1"/>
                <w:kern w:val="0"/>
                <w:sz w:val="20"/>
                <w:szCs w:val="20"/>
              </w:rPr>
              <w:t>)</w:t>
            </w:r>
            <w:r w:rsidRPr="008958B5">
              <w:rPr>
                <w:rFonts w:ascii="Times New Roman" w:eastAsia="標楷體" w:hAnsi="Times New Roman" w:cs="Times New Roman" w:hint="eastAsia"/>
                <w:color w:val="000000" w:themeColor="text1"/>
                <w:kern w:val="0"/>
                <w:sz w:val="20"/>
                <w:szCs w:val="20"/>
              </w:rPr>
              <w:t>落於第</w:t>
            </w:r>
            <w:r w:rsidRPr="008958B5">
              <w:rPr>
                <w:rFonts w:ascii="Times New Roman" w:eastAsia="標楷體" w:hAnsi="Times New Roman" w:cs="Times New Roman"/>
                <w:i/>
                <w:sz w:val="20"/>
                <w:szCs w:val="20"/>
              </w:rPr>
              <w:t>i</w:t>
            </w:r>
            <w:proofErr w:type="gramStart"/>
            <w:r w:rsidRPr="008958B5">
              <w:rPr>
                <w:rFonts w:ascii="Cambria Math" w:eastAsia="標楷體" w:hAnsi="Cambria Math" w:cs="Times New Roman" w:hint="eastAsia"/>
                <w:kern w:val="0"/>
                <w:sz w:val="20"/>
                <w:szCs w:val="20"/>
              </w:rPr>
              <w:t>個</w:t>
            </w:r>
            <w:proofErr w:type="gramEnd"/>
            <w:r w:rsidRPr="008958B5">
              <w:rPr>
                <w:rFonts w:ascii="Cambria Math" w:eastAsia="標楷體" w:hAnsi="Cambria Math" w:cs="Times New Roman" w:hint="eastAsia"/>
                <w:kern w:val="0"/>
                <w:sz w:val="20"/>
                <w:szCs w:val="20"/>
              </w:rPr>
              <w:t>連結標的計息期間所對應之該期</w:t>
            </w:r>
            <w:r w:rsidRPr="008958B5">
              <w:rPr>
                <w:rFonts w:ascii="Times New Roman" w:eastAsia="標楷體" w:hAnsi="Times New Roman" w:cs="Times New Roman" w:hint="eastAsia"/>
                <w:color w:val="000000" w:themeColor="text1"/>
                <w:kern w:val="0"/>
                <w:sz w:val="20"/>
                <w:szCs w:val="20"/>
              </w:rPr>
              <w:t>連</w:t>
            </w:r>
            <w:r w:rsidRPr="008958B5">
              <w:rPr>
                <w:rFonts w:ascii="Times New Roman" w:eastAsia="標楷體" w:hAnsi="Times New Roman" w:cs="Times New Roman" w:hint="eastAsia"/>
                <w:sz w:val="20"/>
                <w:szCs w:val="20"/>
              </w:rPr>
              <w:t>結標的票面利率</w:t>
            </w:r>
            <w:r w:rsidRPr="008958B5">
              <w:rPr>
                <w:rFonts w:ascii="Cambria Math" w:eastAsia="標楷體" w:hAnsi="Cambria Math" w:cs="Times New Roman" w:hint="eastAsia"/>
                <w:kern w:val="0"/>
                <w:sz w:val="20"/>
                <w:szCs w:val="20"/>
              </w:rPr>
              <w:t>。</w:t>
            </w:r>
            <w:r w:rsidRPr="008958B5">
              <w:rPr>
                <w:rFonts w:ascii="Times New Roman" w:eastAsia="標楷體" w:hAnsi="Times New Roman" w:cs="Times New Roman"/>
                <w:color w:val="000000" w:themeColor="text1"/>
                <w:kern w:val="0"/>
                <w:sz w:val="20"/>
                <w:szCs w:val="20"/>
              </w:rPr>
              <w:t xml:space="preserve"> </w:t>
            </w:r>
          </w:p>
          <w:p w14:paraId="5E662E7D" w14:textId="77777777" w:rsidR="00E8424E" w:rsidRPr="008958B5" w:rsidRDefault="00E8424E" w:rsidP="00B22650">
            <w:pPr>
              <w:numPr>
                <w:ilvl w:val="0"/>
                <w:numId w:val="27"/>
              </w:numPr>
              <w:autoSpaceDE w:val="0"/>
              <w:autoSpaceDN w:val="0"/>
              <w:adjustRightInd w:val="0"/>
              <w:ind w:left="233" w:right="74" w:hanging="6"/>
              <w:jc w:val="both"/>
              <w:rPr>
                <w:rFonts w:ascii="Times New Roman" w:eastAsia="標楷體" w:hAnsi="Times New Roman" w:cs="Times New Roman"/>
                <w:color w:val="000000" w:themeColor="text1"/>
                <w:kern w:val="0"/>
                <w:sz w:val="20"/>
                <w:szCs w:val="20"/>
              </w:rPr>
            </w:pPr>
            <m:oMath>
              <m:r>
                <m:rPr>
                  <m:sty m:val="p"/>
                </m:rPr>
                <w:rPr>
                  <w:rFonts w:ascii="Cambria Math" w:eastAsia="標楷體" w:hAnsi="Cambria Math" w:cs="Times New Roman" w:hint="eastAsia"/>
                  <w:color w:val="000000" w:themeColor="text1"/>
                  <w:kern w:val="0"/>
                  <w:sz w:val="20"/>
                  <w:szCs w:val="20"/>
                </w:rPr>
                <m:t>應計息率：</m:t>
              </m:r>
              <m:f>
                <m:fPr>
                  <m:ctrlPr>
                    <w:rPr>
                      <w:rFonts w:ascii="Cambria Math" w:eastAsia="標楷體" w:hAnsi="Cambria Math" w:cs="Times New Roman"/>
                      <w:color w:val="000000" w:themeColor="text1"/>
                      <w:sz w:val="20"/>
                    </w:rPr>
                  </m:ctrlPr>
                </m:fPr>
                <m:num>
                  <m:r>
                    <w:rPr>
                      <w:rFonts w:ascii="Cambria Math" w:eastAsia="標楷體" w:hAnsi="Cambria Math" w:cs="Times New Roman"/>
                      <w:color w:val="000000" w:themeColor="text1"/>
                      <w:kern w:val="0"/>
                      <w:sz w:val="20"/>
                      <w:szCs w:val="20"/>
                    </w:rPr>
                    <m:t>100</m:t>
                  </m:r>
                </m:num>
                <m:den>
                  <m:sSub>
                    <m:sSubPr>
                      <m:ctrlPr>
                        <w:rPr>
                          <w:rFonts w:ascii="Cambria Math" w:eastAsia="標楷體" w:hAnsi="Cambria Math" w:cs="Times New Roman"/>
                          <w:color w:val="000000" w:themeColor="text1"/>
                          <w:sz w:val="20"/>
                        </w:rPr>
                      </m:ctrlPr>
                    </m:sSubPr>
                    <m:e>
                      <m:r>
                        <w:rPr>
                          <w:rFonts w:ascii="Cambria Math" w:eastAsia="標楷體" w:hAnsi="Cambria Math" w:cs="Times New Roman"/>
                          <w:color w:val="000000" w:themeColor="text1"/>
                          <w:kern w:val="0"/>
                          <w:sz w:val="20"/>
                          <w:szCs w:val="20"/>
                        </w:rPr>
                        <m:t>S</m:t>
                      </m:r>
                    </m:e>
                    <m:sub>
                      <m:r>
                        <w:rPr>
                          <w:rFonts w:ascii="Cambria Math" w:eastAsia="標楷體" w:hAnsi="Cambria Math" w:cs="Times New Roman"/>
                          <w:color w:val="000000" w:themeColor="text1"/>
                          <w:kern w:val="0"/>
                          <w:sz w:val="20"/>
                          <w:szCs w:val="20"/>
                        </w:rPr>
                        <m:t>0</m:t>
                      </m:r>
                    </m:sub>
                  </m:sSub>
                </m:den>
              </m:f>
              <m:r>
                <m:rPr>
                  <m:sty m:val="p"/>
                </m:rPr>
                <w:rPr>
                  <w:rFonts w:ascii="Cambria Math" w:eastAsia="標楷體" w:hAnsi="Cambria Math" w:cs="Times New Roman" w:hint="eastAsia"/>
                  <w:color w:val="000000" w:themeColor="text1"/>
                  <w:kern w:val="0"/>
                  <w:sz w:val="20"/>
                  <w:szCs w:val="20"/>
                </w:rPr>
                <m:t>×</m:t>
              </m:r>
              <m:sSub>
                <m:sSubPr>
                  <m:ctrlPr>
                    <w:rPr>
                      <w:rFonts w:ascii="Cambria Math" w:eastAsia="標楷體" w:hAnsi="Cambria Math" w:cs="Times New Roman"/>
                      <w:color w:val="000000" w:themeColor="text1"/>
                      <w:sz w:val="20"/>
                    </w:rPr>
                  </m:ctrlPr>
                </m:sSubPr>
                <m:e>
                  <m:r>
                    <m:rPr>
                      <m:sty m:val="p"/>
                    </m:rPr>
                    <w:rPr>
                      <w:rFonts w:ascii="Cambria Math" w:eastAsia="標楷體" w:hAnsi="Cambria Math" w:cs="Times New Roman"/>
                      <w:color w:val="000000" w:themeColor="text1"/>
                      <w:kern w:val="0"/>
                      <w:sz w:val="20"/>
                      <w:szCs w:val="20"/>
                    </w:rPr>
                    <m:t>C</m:t>
                  </m:r>
                </m:e>
                <m:sub>
                  <m:r>
                    <w:rPr>
                      <w:rFonts w:ascii="Cambria Math" w:eastAsia="標楷體" w:hAnsi="Cambria Math" w:cs="Times New Roman"/>
                      <w:color w:val="000000" w:themeColor="text1"/>
                      <w:kern w:val="0"/>
                      <w:sz w:val="20"/>
                      <w:szCs w:val="20"/>
                    </w:rPr>
                    <m:t>i</m:t>
                  </m:r>
                </m:sub>
              </m:sSub>
              <m:r>
                <m:rPr>
                  <m:sty m:val="p"/>
                </m:rPr>
                <w:rPr>
                  <w:rFonts w:ascii="Cambria Math" w:eastAsia="標楷體" w:hAnsi="Cambria Math" w:cs="Times New Roman" w:hint="eastAsia"/>
                  <w:color w:val="000000" w:themeColor="text1"/>
                  <w:kern w:val="0"/>
                  <w:sz w:val="20"/>
                  <w:szCs w:val="20"/>
                </w:rPr>
                <m:t>×</m:t>
              </m:r>
              <m:f>
                <m:fPr>
                  <m:ctrlPr>
                    <w:rPr>
                      <w:rFonts w:ascii="Cambria Math" w:eastAsia="標楷體" w:hAnsi="Cambria Math" w:cs="Times New Roman"/>
                      <w:i/>
                      <w:color w:val="000000" w:themeColor="text1"/>
                      <w:sz w:val="20"/>
                    </w:rPr>
                  </m:ctrlPr>
                </m:fPr>
                <m:num>
                  <m:sSub>
                    <m:sSubPr>
                      <m:ctrlPr>
                        <w:rPr>
                          <w:rFonts w:ascii="Cambria Math" w:eastAsia="標楷體" w:hAnsi="Cambria Math" w:cs="Times New Roman"/>
                          <w:color w:val="000000" w:themeColor="text1"/>
                          <w:sz w:val="20"/>
                        </w:rPr>
                      </m:ctrlPr>
                    </m:sSubPr>
                    <m:e>
                      <m:r>
                        <m:rPr>
                          <m:sty m:val="p"/>
                        </m:rPr>
                        <w:rPr>
                          <w:rFonts w:ascii="Cambria Math" w:eastAsia="標楷體" w:hAnsi="Cambria Math" w:cs="Times New Roman" w:hint="eastAsia"/>
                          <w:color w:val="000000" w:themeColor="text1"/>
                          <w:kern w:val="0"/>
                          <w:sz w:val="20"/>
                          <w:szCs w:val="20"/>
                        </w:rPr>
                        <m:t>計息天數</m:t>
                      </m:r>
                    </m:e>
                    <m:sub>
                      <m:r>
                        <w:rPr>
                          <w:rFonts w:ascii="Cambria Math" w:eastAsia="標楷體" w:hAnsi="Cambria Math" w:cs="Times New Roman"/>
                          <w:color w:val="000000" w:themeColor="text1"/>
                          <w:kern w:val="0"/>
                          <w:sz w:val="20"/>
                          <w:szCs w:val="20"/>
                        </w:rPr>
                        <m:t>i</m:t>
                      </m:r>
                    </m:sub>
                  </m:sSub>
                  <m:ctrlPr>
                    <w:rPr>
                      <w:rFonts w:ascii="Cambria Math" w:eastAsia="標楷體" w:hAnsi="Cambria Math" w:cs="Times New Roman"/>
                      <w:color w:val="000000" w:themeColor="text1"/>
                      <w:sz w:val="20"/>
                    </w:rPr>
                  </m:ctrlPr>
                </m:num>
                <m:den>
                  <m:sSub>
                    <m:sSubPr>
                      <m:ctrlPr>
                        <w:rPr>
                          <w:rFonts w:ascii="Cambria Math" w:eastAsia="標楷體" w:hAnsi="Cambria Math" w:cs="Times New Roman"/>
                          <w:i/>
                          <w:color w:val="000000" w:themeColor="text1"/>
                          <w:sz w:val="20"/>
                        </w:rPr>
                      </m:ctrlPr>
                    </m:sSubPr>
                    <m:e>
                      <m:r>
                        <w:rPr>
                          <w:rFonts w:ascii="Cambria Math" w:eastAsia="標楷體" w:hAnsi="Cambria Math" w:cs="Times New Roman"/>
                          <w:color w:val="000000" w:themeColor="text1"/>
                          <w:kern w:val="0"/>
                          <w:sz w:val="20"/>
                          <w:szCs w:val="20"/>
                        </w:rPr>
                        <m:t>N</m:t>
                      </m:r>
                    </m:e>
                    <m:sub>
                      <m:r>
                        <w:rPr>
                          <w:rFonts w:ascii="Cambria Math" w:eastAsia="標楷體" w:hAnsi="Cambria Math" w:cs="Times New Roman"/>
                          <w:color w:val="000000" w:themeColor="text1"/>
                          <w:kern w:val="0"/>
                          <w:sz w:val="20"/>
                          <w:szCs w:val="20"/>
                        </w:rPr>
                        <m:t>1</m:t>
                      </m:r>
                    </m:sub>
                  </m:sSub>
                </m:den>
              </m:f>
            </m:oMath>
          </w:p>
          <w:p w14:paraId="1112525F" w14:textId="77777777" w:rsidR="00E8424E" w:rsidRPr="008958B5" w:rsidRDefault="00E8424E" w:rsidP="00B22650">
            <w:pPr>
              <w:numPr>
                <w:ilvl w:val="0"/>
                <w:numId w:val="27"/>
              </w:numPr>
              <w:autoSpaceDE w:val="0"/>
              <w:autoSpaceDN w:val="0"/>
              <w:adjustRightInd w:val="0"/>
              <w:ind w:left="233" w:right="74" w:hanging="6"/>
              <w:jc w:val="both"/>
              <w:rPr>
                <w:rFonts w:ascii="Times New Roman" w:eastAsia="標楷體" w:hAnsi="Times New Roman" w:cs="Times New Roman"/>
                <w:color w:val="000000" w:themeColor="text1"/>
                <w:kern w:val="0"/>
                <w:sz w:val="20"/>
                <w:szCs w:val="20"/>
              </w:rPr>
            </w:pPr>
            <w:r w:rsidRPr="008958B5" w:rsidDel="00F608D6">
              <w:rPr>
                <w:rFonts w:ascii="Times New Roman" w:eastAsia="標楷體" w:hAnsi="Times New Roman" w:cs="Times New Roman"/>
                <w:color w:val="000000" w:themeColor="text1"/>
                <w:kern w:val="0"/>
                <w:sz w:val="20"/>
                <w:szCs w:val="20"/>
              </w:rPr>
              <w:t xml:space="preserve"> </w:t>
            </w:r>
            <m:oMath>
              <m:sSub>
                <m:sSubPr>
                  <m:ctrlPr>
                    <w:rPr>
                      <w:rFonts w:ascii="Cambria Math" w:eastAsia="標楷體" w:hAnsi="Cambria Math" w:cs="Times New Roman"/>
                      <w:color w:val="000000" w:themeColor="text1"/>
                      <w:sz w:val="20"/>
                      <w:vertAlign w:val="subscript"/>
                    </w:rPr>
                  </m:ctrlPr>
                </m:sSubPr>
                <m:e>
                  <m:r>
                    <m:rPr>
                      <m:sty m:val="p"/>
                    </m:rPr>
                    <w:rPr>
                      <w:rFonts w:ascii="Cambria Math" w:eastAsia="標楷體" w:hAnsi="Cambria Math" w:cs="Times New Roman" w:hint="eastAsia"/>
                      <w:color w:val="000000" w:themeColor="text1"/>
                      <w:kern w:val="0"/>
                      <w:sz w:val="20"/>
                      <w:szCs w:val="20"/>
                      <w:vertAlign w:val="subscript"/>
                    </w:rPr>
                    <m:t>計息天數</m:t>
                  </m:r>
                </m:e>
                <m:sub>
                  <m:r>
                    <w:rPr>
                      <w:rFonts w:ascii="Cambria Math" w:eastAsia="標楷體" w:hAnsi="Cambria Math" w:cs="Times New Roman"/>
                      <w:color w:val="000000" w:themeColor="text1"/>
                      <w:kern w:val="0"/>
                      <w:sz w:val="20"/>
                      <w:szCs w:val="20"/>
                      <w:vertAlign w:val="subscript"/>
                    </w:rPr>
                    <m:t>i</m:t>
                  </m:r>
                </m:sub>
              </m:sSub>
            </m:oMath>
            <w:r w:rsidRPr="008958B5">
              <w:rPr>
                <w:rFonts w:ascii="Times New Roman" w:eastAsia="標楷體" w:hAnsi="Times New Roman" w:cs="Times New Roman" w:hint="eastAsia"/>
                <w:color w:val="000000" w:themeColor="text1"/>
                <w:kern w:val="0"/>
                <w:sz w:val="20"/>
                <w:szCs w:val="20"/>
              </w:rPr>
              <w:t>：當評價日落於第</w:t>
            </w:r>
            <w:r w:rsidRPr="008958B5">
              <w:rPr>
                <w:rFonts w:ascii="Times New Roman" w:eastAsia="標楷體" w:hAnsi="Times New Roman" w:cs="Times New Roman"/>
                <w:i/>
                <w:sz w:val="20"/>
                <w:szCs w:val="20"/>
              </w:rPr>
              <w:t>i</w:t>
            </w:r>
            <w:proofErr w:type="gramStart"/>
            <w:r w:rsidRPr="008958B5">
              <w:rPr>
                <w:rFonts w:ascii="Times New Roman" w:eastAsia="標楷體" w:hAnsi="Times New Roman" w:cs="Times New Roman" w:hint="eastAsia"/>
                <w:color w:val="000000" w:themeColor="text1"/>
                <w:kern w:val="0"/>
                <w:sz w:val="20"/>
                <w:szCs w:val="20"/>
              </w:rPr>
              <w:t>個</w:t>
            </w:r>
            <w:proofErr w:type="gramEnd"/>
            <w:r w:rsidRPr="008958B5">
              <w:rPr>
                <w:rFonts w:ascii="Times New Roman" w:eastAsia="標楷體" w:hAnsi="Times New Roman" w:cs="Times New Roman" w:hint="eastAsia"/>
                <w:color w:val="000000" w:themeColor="text1"/>
                <w:kern w:val="0"/>
                <w:sz w:val="20"/>
                <w:szCs w:val="20"/>
              </w:rPr>
              <w:t>連結標的計息</w:t>
            </w:r>
            <w:proofErr w:type="gramStart"/>
            <w:r w:rsidRPr="008958B5">
              <w:rPr>
                <w:rFonts w:ascii="Times New Roman" w:eastAsia="標楷體" w:hAnsi="Times New Roman" w:cs="Times New Roman" w:hint="eastAsia"/>
                <w:color w:val="000000" w:themeColor="text1"/>
                <w:kern w:val="0"/>
                <w:sz w:val="20"/>
                <w:szCs w:val="20"/>
              </w:rPr>
              <w:t>期間</w:t>
            </w:r>
            <w:r w:rsidRPr="008958B5">
              <w:rPr>
                <w:rFonts w:ascii="Cambria Math" w:eastAsia="標楷體" w:hAnsi="Cambria Math" w:cs="Times New Roman" w:hint="eastAsia"/>
                <w:kern w:val="0"/>
                <w:sz w:val="20"/>
                <w:szCs w:val="20"/>
              </w:rPr>
              <w:t>，</w:t>
            </w:r>
            <w:proofErr w:type="gramEnd"/>
            <w:r w:rsidRPr="008958B5">
              <w:rPr>
                <w:rFonts w:ascii="Cambria Math" w:eastAsia="標楷體" w:hAnsi="Cambria Math" w:cs="Times New Roman" w:hint="eastAsia"/>
                <w:kern w:val="0"/>
                <w:sz w:val="20"/>
                <w:szCs w:val="20"/>
              </w:rPr>
              <w:t>則</w:t>
            </w:r>
            <m:oMath>
              <m:sSub>
                <m:sSubPr>
                  <m:ctrlPr>
                    <w:rPr>
                      <w:rFonts w:ascii="Cambria Math" w:eastAsia="標楷體" w:hAnsi="Cambria Math" w:cs="Times New Roman"/>
                      <w:color w:val="000000" w:themeColor="text1"/>
                      <w:sz w:val="20"/>
                      <w:vertAlign w:val="subscript"/>
                    </w:rPr>
                  </m:ctrlPr>
                </m:sSubPr>
                <m:e>
                  <m:r>
                    <m:rPr>
                      <m:sty m:val="p"/>
                    </m:rPr>
                    <w:rPr>
                      <w:rFonts w:ascii="Cambria Math" w:eastAsia="標楷體" w:hAnsi="Cambria Math" w:cs="Times New Roman" w:hint="eastAsia"/>
                      <w:color w:val="000000" w:themeColor="text1"/>
                      <w:kern w:val="0"/>
                      <w:sz w:val="20"/>
                      <w:szCs w:val="20"/>
                      <w:vertAlign w:val="subscript"/>
                    </w:rPr>
                    <m:t>計息天數</m:t>
                  </m:r>
                </m:e>
                <m:sub>
                  <m:r>
                    <w:rPr>
                      <w:rFonts w:ascii="Cambria Math" w:eastAsia="標楷體" w:hAnsi="Cambria Math" w:cs="Times New Roman"/>
                      <w:color w:val="000000" w:themeColor="text1"/>
                      <w:kern w:val="0"/>
                      <w:sz w:val="20"/>
                      <w:szCs w:val="20"/>
                      <w:vertAlign w:val="subscript"/>
                    </w:rPr>
                    <m:t>i</m:t>
                  </m:r>
                </m:sub>
              </m:sSub>
            </m:oMath>
            <w:r w:rsidRPr="008958B5">
              <w:rPr>
                <w:rFonts w:ascii="Times New Roman" w:eastAsia="標楷體" w:hAnsi="Times New Roman" w:cs="Times New Roman" w:hint="eastAsia"/>
                <w:sz w:val="20"/>
                <w:szCs w:val="20"/>
              </w:rPr>
              <w:t>為第</w:t>
            </w:r>
            <w:r w:rsidRPr="008958B5">
              <w:rPr>
                <w:rFonts w:ascii="Times New Roman" w:eastAsia="標楷體" w:hAnsi="Times New Roman" w:cs="Times New Roman"/>
                <w:i/>
                <w:sz w:val="20"/>
                <w:szCs w:val="20"/>
              </w:rPr>
              <w:t>i</w:t>
            </w:r>
            <w:proofErr w:type="gramStart"/>
            <w:r w:rsidRPr="008958B5">
              <w:rPr>
                <w:rFonts w:ascii="Cambria Math" w:eastAsia="標楷體" w:hAnsi="Cambria Math" w:cs="Times New Roman" w:hint="eastAsia"/>
                <w:kern w:val="0"/>
                <w:sz w:val="20"/>
                <w:szCs w:val="20"/>
              </w:rPr>
              <w:t>個</w:t>
            </w:r>
            <w:proofErr w:type="gramEnd"/>
            <w:r w:rsidRPr="008958B5">
              <w:rPr>
                <w:rFonts w:ascii="Cambria Math" w:eastAsia="標楷體" w:hAnsi="Cambria Math" w:cs="Times New Roman" w:hint="eastAsia"/>
                <w:kern w:val="0"/>
                <w:sz w:val="20"/>
                <w:szCs w:val="20"/>
              </w:rPr>
              <w:t>連結標的計息期間起始日</w:t>
            </w:r>
            <w:r w:rsidRPr="008958B5">
              <w:rPr>
                <w:rFonts w:ascii="Cambria Math" w:eastAsia="標楷體" w:hAnsi="Cambria Math" w:cs="Times New Roman"/>
                <w:kern w:val="0"/>
                <w:sz w:val="20"/>
                <w:szCs w:val="20"/>
              </w:rPr>
              <w:t>(</w:t>
            </w:r>
            <w:r w:rsidRPr="008958B5">
              <w:rPr>
                <w:rFonts w:ascii="Cambria Math" w:eastAsia="標楷體" w:hAnsi="Cambria Math" w:cs="Times New Roman" w:hint="eastAsia"/>
                <w:kern w:val="0"/>
                <w:sz w:val="20"/>
                <w:szCs w:val="20"/>
              </w:rPr>
              <w:t>含</w:t>
            </w:r>
            <w:r w:rsidRPr="008958B5">
              <w:rPr>
                <w:rFonts w:ascii="Cambria Math" w:eastAsia="標楷體" w:hAnsi="Cambria Math" w:cs="Times New Roman"/>
                <w:kern w:val="0"/>
                <w:sz w:val="20"/>
                <w:szCs w:val="20"/>
              </w:rPr>
              <w:t>)</w:t>
            </w:r>
            <w:r w:rsidRPr="008958B5">
              <w:rPr>
                <w:rFonts w:ascii="Cambria Math" w:eastAsia="標楷體" w:hAnsi="Cambria Math" w:cs="Times New Roman" w:hint="eastAsia"/>
                <w:kern w:val="0"/>
                <w:sz w:val="20"/>
                <w:szCs w:val="20"/>
              </w:rPr>
              <w:t>起至評價日</w:t>
            </w:r>
            <w:r w:rsidRPr="008958B5">
              <w:rPr>
                <w:rFonts w:ascii="Cambria Math" w:eastAsia="標楷體" w:hAnsi="Cambria Math" w:cs="Times New Roman"/>
                <w:kern w:val="0"/>
                <w:sz w:val="20"/>
                <w:szCs w:val="20"/>
              </w:rPr>
              <w:t>(</w:t>
            </w:r>
            <w:r w:rsidRPr="008958B5">
              <w:rPr>
                <w:rFonts w:ascii="Cambria Math" w:eastAsia="標楷體" w:hAnsi="Cambria Math" w:cs="Times New Roman" w:hint="eastAsia"/>
                <w:kern w:val="0"/>
                <w:sz w:val="20"/>
                <w:szCs w:val="20"/>
              </w:rPr>
              <w:t>不含</w:t>
            </w:r>
            <w:r w:rsidRPr="008958B5">
              <w:rPr>
                <w:rFonts w:ascii="Cambria Math" w:eastAsia="標楷體" w:hAnsi="Cambria Math" w:cs="Times New Roman"/>
                <w:kern w:val="0"/>
                <w:sz w:val="20"/>
                <w:szCs w:val="20"/>
              </w:rPr>
              <w:t>)</w:t>
            </w:r>
            <w:r w:rsidRPr="008958B5">
              <w:rPr>
                <w:rFonts w:ascii="Cambria Math" w:eastAsia="標楷體" w:hAnsi="Cambria Math" w:cs="Times New Roman" w:hint="eastAsia"/>
                <w:kern w:val="0"/>
                <w:sz w:val="20"/>
                <w:szCs w:val="20"/>
              </w:rPr>
              <w:t>止之日曆日天數。當評價</w:t>
            </w:r>
            <w:proofErr w:type="gramStart"/>
            <w:r w:rsidRPr="008958B5">
              <w:rPr>
                <w:rFonts w:ascii="Times New Roman" w:eastAsia="標楷體" w:hAnsi="Times New Roman" w:cs="Times New Roman" w:hint="eastAsia"/>
                <w:color w:val="000000" w:themeColor="text1"/>
                <w:kern w:val="0"/>
                <w:sz w:val="20"/>
                <w:szCs w:val="20"/>
              </w:rPr>
              <w:t>日係第</w:t>
            </w:r>
            <w:proofErr w:type="gramEnd"/>
            <w:r w:rsidRPr="008958B5">
              <w:rPr>
                <w:rFonts w:ascii="Times New Roman" w:eastAsia="標楷體" w:hAnsi="Times New Roman" w:cs="Times New Roman"/>
                <w:i/>
                <w:sz w:val="20"/>
                <w:szCs w:val="20"/>
              </w:rPr>
              <w:t>i</w:t>
            </w:r>
            <w:proofErr w:type="gramStart"/>
            <w:r w:rsidRPr="008958B5">
              <w:rPr>
                <w:rFonts w:ascii="Times New Roman" w:eastAsia="標楷體" w:hAnsi="Times New Roman" w:cs="Times New Roman" w:hint="eastAsia"/>
                <w:color w:val="000000" w:themeColor="text1"/>
                <w:kern w:val="0"/>
                <w:sz w:val="20"/>
                <w:szCs w:val="20"/>
              </w:rPr>
              <w:t>個</w:t>
            </w:r>
            <w:proofErr w:type="gramEnd"/>
            <w:r w:rsidRPr="008958B5">
              <w:rPr>
                <w:rFonts w:ascii="Times New Roman" w:eastAsia="標楷體" w:hAnsi="Times New Roman" w:cs="Times New Roman" w:hint="eastAsia"/>
                <w:color w:val="000000" w:themeColor="text1"/>
                <w:kern w:val="0"/>
                <w:sz w:val="20"/>
                <w:szCs w:val="20"/>
              </w:rPr>
              <w:t>連結標的計息期間起始日時</w:t>
            </w:r>
            <w:r w:rsidRPr="008958B5">
              <w:rPr>
                <w:rFonts w:ascii="微軟正黑體" w:eastAsia="微軟正黑體" w:hAnsi="微軟正黑體" w:cs="Times New Roman" w:hint="eastAsia"/>
                <w:color w:val="000000" w:themeColor="text1"/>
                <w:kern w:val="0"/>
                <w:sz w:val="20"/>
                <w:szCs w:val="20"/>
              </w:rPr>
              <w:t>，</w:t>
            </w:r>
            <w:r w:rsidRPr="008958B5">
              <w:rPr>
                <w:rFonts w:ascii="標楷體" w:eastAsia="標楷體" w:hAnsi="標楷體" w:cs="Times New Roman" w:hint="eastAsia"/>
                <w:color w:val="000000" w:themeColor="text1"/>
                <w:kern w:val="0"/>
                <w:sz w:val="20"/>
                <w:szCs w:val="20"/>
              </w:rPr>
              <w:t>則該日所對應之該期連結標的計息期間之計息天數</w:t>
            </w:r>
            <w:r w:rsidRPr="008958B5">
              <w:rPr>
                <w:rFonts w:ascii="標楷體" w:eastAsia="標楷體" w:hAnsi="標楷體" w:cs="Times New Roman" w:hint="eastAsia"/>
                <w:sz w:val="20"/>
                <w:szCs w:val="20"/>
              </w:rPr>
              <w:t>為零</w:t>
            </w:r>
            <w:r w:rsidRPr="008958B5">
              <w:rPr>
                <w:rFonts w:ascii="標楷體" w:eastAsia="標楷體" w:hAnsi="標楷體" w:cs="Times New Roman" w:hint="eastAsia"/>
                <w:kern w:val="0"/>
                <w:sz w:val="20"/>
                <w:szCs w:val="20"/>
              </w:rPr>
              <w:t>。</w:t>
            </w:r>
          </w:p>
          <w:p w14:paraId="06EEBBA4" w14:textId="29D06CD1" w:rsidR="00E8424E" w:rsidRPr="008958B5" w:rsidRDefault="003C5382" w:rsidP="00B22650">
            <w:pPr>
              <w:numPr>
                <w:ilvl w:val="0"/>
                <w:numId w:val="27"/>
              </w:numPr>
              <w:autoSpaceDE w:val="0"/>
              <w:autoSpaceDN w:val="0"/>
              <w:adjustRightInd w:val="0"/>
              <w:ind w:left="233" w:right="74" w:hanging="6"/>
              <w:jc w:val="both"/>
              <w:rPr>
                <w:rFonts w:ascii="Times New Roman" w:eastAsia="標楷體" w:hAnsi="Times New Roman" w:cs="Times New Roman"/>
                <w:kern w:val="0"/>
                <w:sz w:val="20"/>
                <w:szCs w:val="20"/>
              </w:rPr>
            </w:pPr>
            <m:oMath>
              <m:sSub>
                <m:sSubPr>
                  <m:ctrlPr>
                    <w:rPr>
                      <w:rFonts w:ascii="Cambria Math" w:eastAsia="標楷體" w:hAnsi="Cambria Math" w:cs="Times New Roman"/>
                      <w:i/>
                      <w:sz w:val="20"/>
                    </w:rPr>
                  </m:ctrlPr>
                </m:sSubPr>
                <m:e>
                  <m:r>
                    <w:rPr>
                      <w:rFonts w:ascii="Cambria Math" w:eastAsia="標楷體" w:hAnsi="Cambria Math" w:cs="Times New Roman"/>
                      <w:sz w:val="20"/>
                      <w:szCs w:val="20"/>
                    </w:rPr>
                    <m:t>N</m:t>
                  </m:r>
                </m:e>
                <m:sub>
                  <m:r>
                    <w:rPr>
                      <w:rFonts w:ascii="Cambria Math" w:eastAsia="標楷體" w:hAnsi="Cambria Math" w:cs="Times New Roman"/>
                      <w:sz w:val="20"/>
                      <w:szCs w:val="20"/>
                    </w:rPr>
                    <m:t>1</m:t>
                  </m:r>
                </m:sub>
              </m:sSub>
              <m:r>
                <m:rPr>
                  <m:sty m:val="p"/>
                </m:rPr>
                <w:rPr>
                  <w:rFonts w:ascii="Cambria Math" w:eastAsia="標楷體" w:hAnsi="Cambria Math" w:cs="Times New Roman" w:hint="eastAsia"/>
                  <w:sz w:val="20"/>
                  <w:szCs w:val="20"/>
                </w:rPr>
                <m:t>：</m:t>
              </m:r>
              <m:r>
                <m:rPr>
                  <m:sty m:val="p"/>
                </m:rPr>
                <w:rPr>
                  <w:rFonts w:ascii="Cambria Math" w:eastAsia="標楷體" w:hAnsi="Cambria Math" w:cs="Times New Roman" w:hint="eastAsia"/>
                  <w:color w:val="000000" w:themeColor="text1"/>
                  <w:kern w:val="0"/>
                  <w:sz w:val="20"/>
                  <w:szCs w:val="20"/>
                </w:rPr>
                <m:t>依連結標的票面利率之計算基礎所定之每年天數。</m:t>
              </m:r>
            </m:oMath>
            <w:r w:rsidR="00E8424E" w:rsidRPr="008958B5">
              <w:rPr>
                <w:rFonts w:ascii="Times New Roman" w:eastAsia="標楷體" w:hAnsi="Times New Roman" w:cs="Times New Roman" w:hint="eastAsia"/>
                <w:color w:val="000000" w:themeColor="text1"/>
                <w:kern w:val="0"/>
                <w:sz w:val="20"/>
                <w:szCs w:val="20"/>
              </w:rPr>
              <w:t>連結標的票面利率之計算基礎為實際天數</w:t>
            </w:r>
            <w:r w:rsidR="00E8424E" w:rsidRPr="008958B5">
              <w:rPr>
                <w:rFonts w:ascii="Times New Roman" w:eastAsia="標楷體" w:hAnsi="Times New Roman" w:cs="Times New Roman"/>
                <w:color w:val="000000" w:themeColor="text1"/>
                <w:kern w:val="0"/>
                <w:sz w:val="20"/>
                <w:szCs w:val="20"/>
              </w:rPr>
              <w:t>(Actual)/</w:t>
            </w:r>
            <w:r w:rsidR="005769EF" w:rsidRPr="008958B5">
              <w:rPr>
                <w:rFonts w:ascii="Times New Roman" w:eastAsia="標楷體" w:hAnsi="Times New Roman" w:cs="Times New Roman" w:hint="eastAsia"/>
                <w:color w:val="000000" w:themeColor="text1"/>
                <w:kern w:val="0"/>
                <w:sz w:val="20"/>
                <w:szCs w:val="20"/>
              </w:rPr>
              <w:t xml:space="preserve"> 365</w:t>
            </w:r>
            <w:r w:rsidR="00E8424E" w:rsidRPr="008958B5">
              <w:rPr>
                <w:rFonts w:ascii="Times New Roman" w:eastAsia="標楷體" w:hAnsi="Times New Roman" w:cs="Times New Roman" w:hint="eastAsia"/>
                <w:color w:val="000000" w:themeColor="text1"/>
                <w:kern w:val="0"/>
                <w:sz w:val="20"/>
                <w:szCs w:val="20"/>
              </w:rPr>
              <w:t>。</w:t>
            </w:r>
          </w:p>
          <w:p w14:paraId="0FA12DBD" w14:textId="498A01F9" w:rsidR="00E8424E" w:rsidRPr="008958B5" w:rsidRDefault="003C5382" w:rsidP="00B22650">
            <w:pPr>
              <w:numPr>
                <w:ilvl w:val="0"/>
                <w:numId w:val="27"/>
              </w:numPr>
              <w:autoSpaceDE w:val="0"/>
              <w:autoSpaceDN w:val="0"/>
              <w:adjustRightInd w:val="0"/>
              <w:ind w:left="233" w:right="74" w:hanging="6"/>
              <w:jc w:val="both"/>
              <w:rPr>
                <w:rFonts w:ascii="標楷體" w:eastAsia="標楷體" w:hAnsi="標楷體" w:cs="Times New Roman"/>
                <w:color w:val="000000" w:themeColor="text1"/>
                <w:kern w:val="0"/>
                <w:sz w:val="20"/>
                <w:szCs w:val="20"/>
              </w:rPr>
            </w:pPr>
            <m:oMath>
              <m:sSub>
                <m:sSubPr>
                  <m:ctrlPr>
                    <w:rPr>
                      <w:rFonts w:ascii="Cambria Math" w:eastAsia="標楷體" w:hAnsi="Cambria Math" w:cs="Times New Roman"/>
                      <w:i/>
                      <w:sz w:val="20"/>
                    </w:rPr>
                  </m:ctrlPr>
                </m:sSubPr>
                <m:e>
                  <m:r>
                    <w:rPr>
                      <w:rFonts w:ascii="Cambria Math" w:eastAsia="標楷體" w:hAnsi="Cambria Math" w:cs="Times New Roman"/>
                      <w:sz w:val="20"/>
                      <w:szCs w:val="20"/>
                    </w:rPr>
                    <m:t>N</m:t>
                  </m:r>
                </m:e>
                <m:sub>
                  <m:r>
                    <w:rPr>
                      <w:rFonts w:ascii="Cambria Math" w:eastAsia="標楷體" w:hAnsi="Cambria Math" w:cs="Times New Roman"/>
                      <w:sz w:val="20"/>
                      <w:szCs w:val="20"/>
                    </w:rPr>
                    <m:t>2</m:t>
                  </m:r>
                </m:sub>
              </m:sSub>
              <m:r>
                <m:rPr>
                  <m:sty m:val="p"/>
                </m:rPr>
                <w:rPr>
                  <w:rFonts w:ascii="Cambria Math" w:eastAsia="標楷體" w:hAnsi="Cambria Math" w:cs="Times New Roman" w:hint="eastAsia"/>
                  <w:sz w:val="20"/>
                  <w:szCs w:val="20"/>
                </w:rPr>
                <m:t>：</m:t>
              </m:r>
              <m:r>
                <m:rPr>
                  <m:sty m:val="p"/>
                </m:rPr>
                <w:rPr>
                  <w:rFonts w:ascii="Cambria Math" w:eastAsia="標楷體" w:hAnsi="Cambria Math" w:cs="標楷體" w:hint="eastAsia"/>
                  <w:color w:val="000000" w:themeColor="text1"/>
                  <w:kern w:val="0"/>
                  <w:sz w:val="20"/>
                  <w:szCs w:val="20"/>
                </w:rPr>
                <m:t>依避險資金成本之計算基礎所定之每年天數。</m:t>
              </m:r>
            </m:oMath>
            <w:r w:rsidR="00E8424E" w:rsidRPr="008958B5">
              <w:rPr>
                <w:rFonts w:ascii="Times New Roman" w:eastAsia="標楷體" w:hAnsi="Times New Roman" w:cs="Times New Roman" w:hint="eastAsia"/>
                <w:color w:val="000000" w:themeColor="text1"/>
                <w:kern w:val="0"/>
                <w:sz w:val="20"/>
                <w:szCs w:val="20"/>
              </w:rPr>
              <w:t>避險資金成本之計算基礎為實際天數</w:t>
            </w:r>
            <w:r w:rsidR="00E8424E" w:rsidRPr="008958B5">
              <w:rPr>
                <w:rFonts w:ascii="Times New Roman" w:eastAsia="標楷體" w:hAnsi="Times New Roman" w:cs="Times New Roman"/>
                <w:color w:val="000000" w:themeColor="text1"/>
                <w:kern w:val="0"/>
                <w:sz w:val="20"/>
                <w:szCs w:val="20"/>
              </w:rPr>
              <w:t>(Actual)/</w:t>
            </w:r>
            <w:r w:rsidR="005769EF" w:rsidRPr="008958B5">
              <w:rPr>
                <w:rFonts w:ascii="Times New Roman" w:eastAsia="標楷體" w:hAnsi="Times New Roman" w:cs="Times New Roman" w:hint="eastAsia"/>
                <w:color w:val="000000" w:themeColor="text1"/>
                <w:kern w:val="0"/>
                <w:sz w:val="20"/>
                <w:szCs w:val="20"/>
              </w:rPr>
              <w:t xml:space="preserve"> 36</w:t>
            </w:r>
            <w:r w:rsidR="0039044C" w:rsidRPr="008958B5">
              <w:rPr>
                <w:rFonts w:ascii="Times New Roman" w:eastAsia="標楷體" w:hAnsi="Times New Roman" w:cs="Times New Roman" w:hint="eastAsia"/>
                <w:color w:val="000000" w:themeColor="text1"/>
                <w:kern w:val="0"/>
                <w:sz w:val="20"/>
                <w:szCs w:val="20"/>
              </w:rPr>
              <w:t>5</w:t>
            </w:r>
            <w:r w:rsidR="00E8424E" w:rsidRPr="008958B5">
              <w:rPr>
                <w:rFonts w:ascii="微軟正黑體" w:eastAsia="微軟正黑體" w:hAnsi="微軟正黑體" w:cs="Times New Roman" w:hint="eastAsia"/>
                <w:color w:val="000000" w:themeColor="text1"/>
                <w:kern w:val="0"/>
                <w:sz w:val="20"/>
                <w:szCs w:val="20"/>
              </w:rPr>
              <w:t>，</w:t>
            </w:r>
            <w:r w:rsidR="00E8424E" w:rsidRPr="008958B5">
              <w:rPr>
                <w:rFonts w:ascii="Times New Roman" w:eastAsia="標楷體" w:hAnsi="Times New Roman" w:cs="Times New Roman"/>
                <w:color w:val="000000" w:themeColor="text1"/>
                <w:kern w:val="0"/>
                <w:sz w:val="20"/>
                <w:szCs w:val="20"/>
              </w:rPr>
              <w:t>ISDA</w:t>
            </w:r>
            <w:r w:rsidR="00E8424E" w:rsidRPr="008958B5">
              <w:rPr>
                <w:rFonts w:ascii="Times New Roman" w:eastAsia="標楷體" w:hAnsi="Times New Roman" w:cs="Times New Roman" w:hint="eastAsia"/>
                <w:color w:val="000000" w:themeColor="text1"/>
                <w:kern w:val="0"/>
                <w:sz w:val="20"/>
                <w:szCs w:val="20"/>
              </w:rPr>
              <w:t>。</w:t>
            </w:r>
          </w:p>
          <w:p w14:paraId="3564771D" w14:textId="77777777" w:rsidR="00E8424E" w:rsidRPr="008958B5" w:rsidRDefault="003C5382" w:rsidP="00B22650">
            <w:pPr>
              <w:numPr>
                <w:ilvl w:val="0"/>
                <w:numId w:val="27"/>
              </w:numPr>
              <w:autoSpaceDE w:val="0"/>
              <w:autoSpaceDN w:val="0"/>
              <w:adjustRightInd w:val="0"/>
              <w:ind w:left="233" w:right="74" w:hanging="6"/>
              <w:jc w:val="both"/>
              <w:rPr>
                <w:rFonts w:ascii="Times New Roman" w:eastAsia="標楷體" w:hAnsi="Times New Roman" w:cs="Times New Roman"/>
                <w:color w:val="000000" w:themeColor="text1"/>
                <w:kern w:val="0"/>
                <w:sz w:val="20"/>
                <w:szCs w:val="20"/>
              </w:rPr>
            </w:pPr>
            <m:oMath>
              <m:sSub>
                <m:sSubPr>
                  <m:ctrlPr>
                    <w:rPr>
                      <w:rFonts w:ascii="Cambria Math" w:eastAsia="標楷體" w:hAnsi="Cambria Math" w:cs="Times New Roman"/>
                      <w:i/>
                      <w:color w:val="000000" w:themeColor="text1"/>
                      <w:sz w:val="20"/>
                    </w:rPr>
                  </m:ctrlPr>
                </m:sSubPr>
                <m:e>
                  <m:r>
                    <w:rPr>
                      <w:rFonts w:ascii="Cambria Math" w:eastAsia="標楷體" w:hAnsi="Cambria Math" w:cs="Times New Roman"/>
                      <w:color w:val="000000" w:themeColor="text1"/>
                      <w:kern w:val="0"/>
                      <w:sz w:val="20"/>
                      <w:szCs w:val="20"/>
                    </w:rPr>
                    <m:t>H</m:t>
                  </m:r>
                </m:e>
                <m:sub>
                  <m:r>
                    <w:rPr>
                      <w:rFonts w:ascii="Cambria Math" w:eastAsia="標楷體" w:hAnsi="Cambria Math" w:cs="Times New Roman"/>
                      <w:color w:val="000000" w:themeColor="text1"/>
                      <w:kern w:val="0"/>
                      <w:sz w:val="20"/>
                      <w:szCs w:val="20"/>
                    </w:rPr>
                    <m:t>i</m:t>
                  </m:r>
                </m:sub>
              </m:sSub>
            </m:oMath>
            <w:r w:rsidR="00E8424E" w:rsidRPr="008958B5">
              <w:rPr>
                <w:rFonts w:ascii="Times New Roman" w:eastAsia="標楷體" w:hAnsi="Times New Roman" w:cs="Times New Roman" w:hint="eastAsia"/>
                <w:color w:val="000000" w:themeColor="text1"/>
                <w:kern w:val="0"/>
                <w:sz w:val="20"/>
                <w:szCs w:val="20"/>
              </w:rPr>
              <w:t>：</w:t>
            </w:r>
            <m:oMath>
              <m:sSub>
                <m:sSubPr>
                  <m:ctrlPr>
                    <w:rPr>
                      <w:rFonts w:ascii="Cambria Math" w:eastAsia="標楷體" w:hAnsi="Cambria Math" w:cs="Times New Roman"/>
                      <w:color w:val="000000" w:themeColor="text1"/>
                      <w:sz w:val="20"/>
                      <w:vertAlign w:val="subscript"/>
                    </w:rPr>
                  </m:ctrlPr>
                </m:sSubPr>
                <m:e>
                  <m:r>
                    <m:rPr>
                      <m:sty m:val="p"/>
                    </m:rPr>
                    <w:rPr>
                      <w:rFonts w:ascii="Cambria Math" w:eastAsia="標楷體" w:hAnsi="Cambria Math" w:cs="Times New Roman" w:hint="eastAsia"/>
                      <w:color w:val="000000" w:themeColor="text1"/>
                      <w:kern w:val="0"/>
                      <w:sz w:val="20"/>
                      <w:szCs w:val="20"/>
                      <w:vertAlign w:val="subscript"/>
                    </w:rPr>
                    <m:t>避險資金成本</m:t>
                  </m:r>
                </m:e>
                <m:sub>
                  <m:r>
                    <w:rPr>
                      <w:rFonts w:ascii="Cambria Math" w:eastAsia="標楷體" w:hAnsi="Cambria Math" w:cs="Times New Roman"/>
                      <w:color w:val="000000" w:themeColor="text1"/>
                      <w:kern w:val="0"/>
                      <w:sz w:val="20"/>
                      <w:szCs w:val="20"/>
                      <w:vertAlign w:val="subscript"/>
                    </w:rPr>
                    <m:t>i</m:t>
                  </m:r>
                </m:sub>
              </m:sSub>
            </m:oMath>
            <w:r w:rsidR="00E8424E" w:rsidRPr="008958B5">
              <w:rPr>
                <w:rFonts w:ascii="Cambria Math" w:eastAsia="標楷體" w:hAnsi="Cambria Math" w:cs="Times New Roman" w:hint="eastAsia"/>
                <w:kern w:val="0"/>
                <w:sz w:val="20"/>
                <w:szCs w:val="20"/>
              </w:rPr>
              <w:t>，</w:t>
            </w:r>
            <w:r w:rsidR="00E8424E" w:rsidRPr="008958B5">
              <w:rPr>
                <w:rFonts w:ascii="標楷體" w:eastAsia="標楷體" w:hAnsi="標楷體" w:cs="Times New Roman" w:hint="eastAsia"/>
                <w:sz w:val="20"/>
                <w:szCs w:val="20"/>
              </w:rPr>
              <w:t>即</w:t>
            </w:r>
            <w:r w:rsidR="00E8424E" w:rsidRPr="008958B5">
              <w:rPr>
                <w:rFonts w:ascii="標楷體" w:eastAsia="標楷體" w:hAnsi="標楷體" w:cs="細明體" w:hint="eastAsia"/>
                <w:color w:val="000000"/>
                <w:kern w:val="0"/>
                <w:sz w:val="20"/>
                <w:szCs w:val="20"/>
              </w:rPr>
              <w:t>前次連結標的付息日</w:t>
            </w:r>
            <w:r w:rsidR="00E8424E" w:rsidRPr="008958B5">
              <w:rPr>
                <w:rFonts w:ascii="標楷體" w:eastAsia="標楷體" w:hAnsi="標楷體" w:cs="Cambria Math"/>
                <w:color w:val="000000"/>
                <w:kern w:val="0"/>
                <w:sz w:val="20"/>
                <w:szCs w:val="20"/>
              </w:rPr>
              <w:t>(</w:t>
            </w:r>
            <w:r w:rsidR="00E8424E" w:rsidRPr="008958B5">
              <w:rPr>
                <w:rFonts w:ascii="標楷體" w:eastAsia="標楷體" w:hAnsi="標楷體" w:cs="細明體" w:hint="eastAsia"/>
                <w:color w:val="000000"/>
                <w:kern w:val="0"/>
                <w:sz w:val="20"/>
                <w:szCs w:val="20"/>
              </w:rPr>
              <w:t>含</w:t>
            </w:r>
            <w:r w:rsidR="00E8424E" w:rsidRPr="008958B5">
              <w:rPr>
                <w:rFonts w:ascii="標楷體" w:eastAsia="標楷體" w:hAnsi="標楷體" w:cs="Cambria Math"/>
                <w:color w:val="000000"/>
                <w:kern w:val="0"/>
                <w:sz w:val="20"/>
                <w:szCs w:val="20"/>
              </w:rPr>
              <w:t>)</w:t>
            </w:r>
            <w:r w:rsidR="00E8424E" w:rsidRPr="008958B5">
              <w:rPr>
                <w:rFonts w:ascii="標楷體" w:eastAsia="標楷體" w:hAnsi="標楷體" w:cs="細明體" w:hint="eastAsia"/>
                <w:color w:val="000000"/>
                <w:kern w:val="0"/>
                <w:sz w:val="20"/>
                <w:szCs w:val="20"/>
              </w:rPr>
              <w:t>起至評價日</w:t>
            </w:r>
            <w:r w:rsidR="00E8424E" w:rsidRPr="008958B5">
              <w:rPr>
                <w:rFonts w:ascii="標楷體" w:eastAsia="標楷體" w:hAnsi="標楷體" w:cs="Times New Roman"/>
                <w:color w:val="000000"/>
                <w:kern w:val="0"/>
                <w:sz w:val="20"/>
                <w:szCs w:val="20"/>
              </w:rPr>
              <w:t>(</w:t>
            </w:r>
            <w:r w:rsidR="00E8424E" w:rsidRPr="008958B5">
              <w:rPr>
                <w:rFonts w:ascii="標楷體" w:eastAsia="標楷體" w:hAnsi="標楷體" w:cs="細明體" w:hint="eastAsia"/>
                <w:color w:val="000000"/>
                <w:kern w:val="0"/>
                <w:sz w:val="20"/>
                <w:szCs w:val="20"/>
              </w:rPr>
              <w:t>不含</w:t>
            </w:r>
            <w:r w:rsidR="00E8424E" w:rsidRPr="008958B5">
              <w:rPr>
                <w:rFonts w:ascii="標楷體" w:eastAsia="標楷體" w:hAnsi="標楷體" w:cs="Times New Roman"/>
                <w:color w:val="000000"/>
                <w:kern w:val="0"/>
                <w:sz w:val="20"/>
                <w:szCs w:val="20"/>
              </w:rPr>
              <w:t>)</w:t>
            </w:r>
            <w:r w:rsidR="00E8424E" w:rsidRPr="008958B5">
              <w:rPr>
                <w:rFonts w:ascii="標楷體" w:eastAsia="標楷體" w:hAnsi="標楷體" w:cs="細明體" w:hint="eastAsia"/>
                <w:color w:val="000000"/>
                <w:kern w:val="0"/>
                <w:sz w:val="20"/>
                <w:szCs w:val="20"/>
              </w:rPr>
              <w:t>間，所對應</w:t>
            </w:r>
            <w:proofErr w:type="gramStart"/>
            <w:r w:rsidR="00E8424E" w:rsidRPr="008958B5">
              <w:rPr>
                <w:rFonts w:ascii="標楷體" w:eastAsia="標楷體" w:hAnsi="標楷體" w:cs="細明體" w:hint="eastAsia"/>
                <w:color w:val="000000"/>
                <w:kern w:val="0"/>
                <w:sz w:val="20"/>
                <w:szCs w:val="20"/>
              </w:rPr>
              <w:t>之各第</w:t>
            </w:r>
            <w:proofErr w:type="gramEnd"/>
            <w:r w:rsidR="00E8424E" w:rsidRPr="008958B5">
              <w:rPr>
                <w:rFonts w:ascii="Times New Roman" w:eastAsia="標楷體" w:hAnsi="Times New Roman" w:cs="Times New Roman"/>
                <w:i/>
                <w:iCs/>
                <w:color w:val="000000"/>
                <w:kern w:val="0"/>
                <w:sz w:val="20"/>
                <w:szCs w:val="20"/>
              </w:rPr>
              <w:t>i</w:t>
            </w:r>
            <w:proofErr w:type="gramStart"/>
            <w:r w:rsidR="00E8424E" w:rsidRPr="008958B5">
              <w:rPr>
                <w:rFonts w:ascii="標楷體" w:eastAsia="標楷體" w:hAnsi="標楷體" w:cs="細明體" w:hint="eastAsia"/>
                <w:color w:val="000000"/>
                <w:kern w:val="0"/>
                <w:sz w:val="20"/>
                <w:szCs w:val="20"/>
              </w:rPr>
              <w:t>個</w:t>
            </w:r>
            <w:proofErr w:type="gramEnd"/>
            <w:r w:rsidR="00E8424E" w:rsidRPr="008958B5">
              <w:rPr>
                <w:rFonts w:ascii="標楷體" w:eastAsia="標楷體" w:hAnsi="標楷體" w:cs="細明體" w:hint="eastAsia"/>
                <w:color w:val="000000"/>
                <w:kern w:val="0"/>
                <w:sz w:val="20"/>
                <w:szCs w:val="20"/>
              </w:rPr>
              <w:t>計算期間之避險資金成本。</w:t>
            </w:r>
            <w:r w:rsidR="00E8424E" w:rsidRPr="008958B5">
              <w:rPr>
                <w:rFonts w:ascii="Times New Roman" w:eastAsia="標楷體" w:hAnsi="Times New Roman" w:cs="Times New Roman"/>
                <w:b/>
                <w:bCs/>
                <w:color w:val="000000"/>
                <w:kern w:val="0"/>
                <w:sz w:val="18"/>
                <w:szCs w:val="18"/>
              </w:rPr>
              <w:t>(</w:t>
            </w:r>
            <w:proofErr w:type="gramStart"/>
            <w:r w:rsidR="00E8424E" w:rsidRPr="008958B5">
              <w:rPr>
                <w:rFonts w:ascii="Times New Roman" w:eastAsia="標楷體" w:hAnsi="Times New Roman" w:cs="Times New Roman" w:hint="eastAsia"/>
                <w:b/>
                <w:bCs/>
                <w:color w:val="000000"/>
                <w:kern w:val="0"/>
                <w:sz w:val="18"/>
                <w:szCs w:val="18"/>
              </w:rPr>
              <w:t>註</w:t>
            </w:r>
            <w:proofErr w:type="gramEnd"/>
            <w:r w:rsidR="00E8424E" w:rsidRPr="008958B5">
              <w:rPr>
                <w:rFonts w:ascii="Times New Roman" w:eastAsia="標楷體" w:hAnsi="Times New Roman" w:cs="Times New Roman"/>
                <w:b/>
                <w:bCs/>
                <w:color w:val="000000"/>
                <w:kern w:val="0"/>
                <w:sz w:val="18"/>
                <w:szCs w:val="18"/>
              </w:rPr>
              <w:t>1)</w:t>
            </w:r>
          </w:p>
          <w:p w14:paraId="6A3A6A00" w14:textId="77777777" w:rsidR="00E8424E" w:rsidRPr="008958B5" w:rsidRDefault="003C5382" w:rsidP="00B22650">
            <w:pPr>
              <w:numPr>
                <w:ilvl w:val="0"/>
                <w:numId w:val="27"/>
              </w:numPr>
              <w:autoSpaceDE w:val="0"/>
              <w:autoSpaceDN w:val="0"/>
              <w:adjustRightInd w:val="0"/>
              <w:ind w:left="233" w:right="74" w:hanging="6"/>
              <w:jc w:val="both"/>
              <w:rPr>
                <w:rFonts w:ascii="Times New Roman" w:eastAsia="標楷體" w:hAnsi="Times New Roman" w:cs="Times New Roman"/>
                <w:color w:val="000000" w:themeColor="text1"/>
                <w:kern w:val="0"/>
                <w:sz w:val="20"/>
                <w:szCs w:val="20"/>
              </w:rPr>
            </w:pPr>
            <m:oMath>
              <m:sSub>
                <m:sSubPr>
                  <m:ctrlPr>
                    <w:rPr>
                      <w:rFonts w:ascii="Cambria Math" w:eastAsia="標楷體" w:hAnsi="Cambria Math" w:cs="Times New Roman"/>
                      <w:color w:val="000000" w:themeColor="text1"/>
                      <w:sz w:val="20"/>
                      <w:vertAlign w:val="subscript"/>
                    </w:rPr>
                  </m:ctrlPr>
                </m:sSubPr>
                <m:e>
                  <m:r>
                    <m:rPr>
                      <m:sty m:val="p"/>
                    </m:rPr>
                    <w:rPr>
                      <w:rFonts w:ascii="Cambria Math" w:eastAsia="標楷體" w:hAnsi="Cambria Math" w:cs="Times New Roman" w:hint="eastAsia"/>
                      <w:color w:val="000000" w:themeColor="text1"/>
                      <w:kern w:val="0"/>
                      <w:sz w:val="20"/>
                      <w:szCs w:val="20"/>
                      <w:vertAlign w:val="subscript"/>
                    </w:rPr>
                    <m:t>避險資金成本計算天數</m:t>
                  </m:r>
                </m:e>
                <m:sub>
                  <m:r>
                    <w:rPr>
                      <w:rFonts w:ascii="Cambria Math" w:eastAsia="標楷體" w:hAnsi="Cambria Math" w:cs="Times New Roman"/>
                      <w:color w:val="000000" w:themeColor="text1"/>
                      <w:kern w:val="0"/>
                      <w:sz w:val="20"/>
                      <w:szCs w:val="20"/>
                      <w:vertAlign w:val="subscript"/>
                    </w:rPr>
                    <m:t>i</m:t>
                  </m:r>
                </m:sub>
              </m:sSub>
            </m:oMath>
            <w:r w:rsidR="00E8424E" w:rsidRPr="008958B5">
              <w:rPr>
                <w:rFonts w:ascii="Times New Roman" w:eastAsia="標楷體" w:hAnsi="Times New Roman" w:cs="Times New Roman" w:hint="eastAsia"/>
                <w:color w:val="000000" w:themeColor="text1"/>
                <w:kern w:val="0"/>
                <w:sz w:val="20"/>
                <w:szCs w:val="20"/>
              </w:rPr>
              <w:t>：第</w:t>
            </w:r>
            <w:r w:rsidR="00E8424E" w:rsidRPr="008958B5">
              <w:rPr>
                <w:rFonts w:ascii="Times New Roman" w:eastAsia="標楷體" w:hAnsi="Times New Roman" w:cs="Times New Roman"/>
                <w:i/>
                <w:sz w:val="20"/>
                <w:szCs w:val="20"/>
              </w:rPr>
              <w:t>i</w:t>
            </w:r>
            <w:proofErr w:type="gramStart"/>
            <w:r w:rsidR="00E8424E" w:rsidRPr="008958B5">
              <w:rPr>
                <w:rFonts w:ascii="Cambria Math" w:eastAsia="標楷體" w:hAnsi="Cambria Math" w:cs="Times New Roman" w:hint="eastAsia"/>
                <w:kern w:val="0"/>
                <w:sz w:val="20"/>
                <w:szCs w:val="20"/>
              </w:rPr>
              <w:t>個</w:t>
            </w:r>
            <w:proofErr w:type="gramEnd"/>
            <w:r w:rsidR="00E8424E" w:rsidRPr="008958B5">
              <w:rPr>
                <w:rFonts w:ascii="Cambria Math" w:eastAsia="標楷體" w:hAnsi="Cambria Math" w:cs="Times New Roman" w:hint="eastAsia"/>
                <w:kern w:val="0"/>
                <w:sz w:val="20"/>
                <w:szCs w:val="20"/>
              </w:rPr>
              <w:t>計算期間之日曆日天數。</w:t>
            </w:r>
            <w:r w:rsidR="00E8424E" w:rsidRPr="008958B5">
              <w:rPr>
                <w:rFonts w:eastAsia="標楷體" w:cs="Times New Roman" w:hint="eastAsia"/>
                <w:sz w:val="20"/>
                <w:szCs w:val="20"/>
              </w:rPr>
              <w:t>第</w:t>
            </w:r>
            <w:r w:rsidR="00E8424E" w:rsidRPr="008958B5">
              <w:rPr>
                <w:rFonts w:ascii="Times New Roman" w:eastAsia="標楷體" w:hAnsi="Times New Roman" w:cs="Times New Roman"/>
                <w:i/>
                <w:sz w:val="20"/>
                <w:szCs w:val="20"/>
              </w:rPr>
              <w:t>i</w:t>
            </w:r>
            <w:proofErr w:type="gramStart"/>
            <w:r w:rsidR="00E8424E" w:rsidRPr="008958B5">
              <w:rPr>
                <w:rFonts w:ascii="Cambria Math" w:eastAsia="標楷體" w:hAnsi="Cambria Math" w:cs="Times New Roman" w:hint="eastAsia"/>
                <w:kern w:val="0"/>
                <w:sz w:val="20"/>
                <w:szCs w:val="20"/>
              </w:rPr>
              <w:t>個</w:t>
            </w:r>
            <w:proofErr w:type="gramEnd"/>
            <w:r w:rsidR="00E8424E" w:rsidRPr="008958B5">
              <w:rPr>
                <w:rFonts w:ascii="Cambria Math" w:eastAsia="標楷體" w:hAnsi="Cambria Math" w:cs="Times New Roman" w:hint="eastAsia"/>
                <w:kern w:val="0"/>
                <w:sz w:val="20"/>
                <w:szCs w:val="20"/>
              </w:rPr>
              <w:t>計算期間係指</w:t>
            </w:r>
            <w:r w:rsidR="00E8424E" w:rsidRPr="008958B5">
              <w:rPr>
                <w:rFonts w:ascii="標楷體" w:eastAsia="標楷體" w:hAnsi="標楷體" w:cs="細明體" w:hint="eastAsia"/>
                <w:color w:val="000000"/>
                <w:kern w:val="0"/>
                <w:sz w:val="20"/>
                <w:szCs w:val="20"/>
              </w:rPr>
              <w:t>前次連結標的付息日</w:t>
            </w:r>
            <w:r w:rsidR="00E8424E" w:rsidRPr="008958B5">
              <w:rPr>
                <w:rFonts w:ascii="標楷體" w:eastAsia="標楷體" w:hAnsi="標楷體" w:cs="Cambria Math"/>
                <w:color w:val="000000"/>
                <w:kern w:val="0"/>
                <w:sz w:val="20"/>
                <w:szCs w:val="20"/>
              </w:rPr>
              <w:t>(</w:t>
            </w:r>
            <w:r w:rsidR="00E8424E" w:rsidRPr="008958B5">
              <w:rPr>
                <w:rFonts w:ascii="標楷體" w:eastAsia="標楷體" w:hAnsi="標楷體" w:cs="細明體" w:hint="eastAsia"/>
                <w:color w:val="000000"/>
                <w:kern w:val="0"/>
                <w:sz w:val="20"/>
                <w:szCs w:val="20"/>
              </w:rPr>
              <w:t>含</w:t>
            </w:r>
            <w:r w:rsidR="00E8424E" w:rsidRPr="008958B5">
              <w:rPr>
                <w:rFonts w:ascii="標楷體" w:eastAsia="標楷體" w:hAnsi="標楷體" w:cs="Cambria Math"/>
                <w:color w:val="000000"/>
                <w:kern w:val="0"/>
                <w:sz w:val="20"/>
                <w:szCs w:val="20"/>
              </w:rPr>
              <w:t>)</w:t>
            </w:r>
            <w:r w:rsidR="00E8424E" w:rsidRPr="008958B5">
              <w:rPr>
                <w:rFonts w:ascii="標楷體" w:eastAsia="標楷體" w:hAnsi="標楷體" w:cs="細明體" w:hint="eastAsia"/>
                <w:color w:val="000000"/>
                <w:kern w:val="0"/>
                <w:sz w:val="20"/>
                <w:szCs w:val="20"/>
              </w:rPr>
              <w:t>起至評價日</w:t>
            </w:r>
            <w:r w:rsidR="00E8424E" w:rsidRPr="008958B5">
              <w:rPr>
                <w:rFonts w:ascii="標楷體" w:eastAsia="標楷體" w:hAnsi="標楷體" w:cs="Times New Roman"/>
                <w:color w:val="000000"/>
                <w:kern w:val="0"/>
                <w:sz w:val="20"/>
                <w:szCs w:val="20"/>
              </w:rPr>
              <w:t>(</w:t>
            </w:r>
            <w:r w:rsidR="00E8424E" w:rsidRPr="008958B5">
              <w:rPr>
                <w:rFonts w:ascii="標楷體" w:eastAsia="標楷體" w:hAnsi="標楷體" w:cs="細明體" w:hint="eastAsia"/>
                <w:color w:val="000000"/>
                <w:kern w:val="0"/>
                <w:sz w:val="20"/>
                <w:szCs w:val="20"/>
              </w:rPr>
              <w:t>不含</w:t>
            </w:r>
            <w:r w:rsidR="00E8424E" w:rsidRPr="008958B5">
              <w:rPr>
                <w:rFonts w:ascii="標楷體" w:eastAsia="標楷體" w:hAnsi="標楷體" w:cs="Times New Roman"/>
                <w:color w:val="000000"/>
                <w:kern w:val="0"/>
                <w:sz w:val="20"/>
                <w:szCs w:val="20"/>
              </w:rPr>
              <w:t>)</w:t>
            </w:r>
            <w:r w:rsidR="00E8424E" w:rsidRPr="008958B5">
              <w:rPr>
                <w:rFonts w:ascii="標楷體" w:eastAsia="標楷體" w:hAnsi="標楷體" w:cs="細明體" w:hint="eastAsia"/>
                <w:color w:val="000000"/>
                <w:kern w:val="0"/>
                <w:sz w:val="20"/>
                <w:szCs w:val="20"/>
              </w:rPr>
              <w:t>間，所對應</w:t>
            </w:r>
            <w:proofErr w:type="gramStart"/>
            <w:r w:rsidR="00E8424E" w:rsidRPr="008958B5">
              <w:rPr>
                <w:rFonts w:ascii="標楷體" w:eastAsia="標楷體" w:hAnsi="標楷體" w:cs="細明體" w:hint="eastAsia"/>
                <w:color w:val="000000"/>
                <w:kern w:val="0"/>
                <w:sz w:val="20"/>
                <w:szCs w:val="20"/>
              </w:rPr>
              <w:t>之各第</w:t>
            </w:r>
            <w:proofErr w:type="gramEnd"/>
            <w:r w:rsidR="00E8424E" w:rsidRPr="008958B5">
              <w:rPr>
                <w:rFonts w:ascii="Times New Roman" w:eastAsia="標楷體" w:hAnsi="Times New Roman" w:cs="Times New Roman"/>
                <w:i/>
                <w:iCs/>
                <w:color w:val="000000"/>
                <w:kern w:val="0"/>
                <w:sz w:val="20"/>
                <w:szCs w:val="20"/>
              </w:rPr>
              <w:t>i</w:t>
            </w:r>
            <w:proofErr w:type="gramStart"/>
            <w:r w:rsidR="00E8424E" w:rsidRPr="008958B5">
              <w:rPr>
                <w:rFonts w:ascii="標楷體" w:eastAsia="標楷體" w:hAnsi="標楷體" w:cs="細明體" w:hint="eastAsia"/>
                <w:color w:val="000000"/>
                <w:kern w:val="0"/>
                <w:sz w:val="20"/>
                <w:szCs w:val="20"/>
              </w:rPr>
              <w:t>個</w:t>
            </w:r>
            <w:proofErr w:type="gramEnd"/>
            <w:r w:rsidR="00E8424E" w:rsidRPr="008958B5">
              <w:rPr>
                <w:rFonts w:ascii="標楷體" w:eastAsia="標楷體" w:hAnsi="標楷體" w:cs="細明體" w:hint="eastAsia"/>
                <w:color w:val="000000"/>
                <w:kern w:val="0"/>
                <w:sz w:val="20"/>
                <w:szCs w:val="20"/>
              </w:rPr>
              <w:t>計算期間</w:t>
            </w:r>
            <w:r w:rsidR="00E8424E" w:rsidRPr="008958B5">
              <w:rPr>
                <w:rFonts w:ascii="Times New Roman" w:eastAsia="標楷體" w:hAnsi="Times New Roman" w:cs="Times New Roman"/>
                <w:b/>
                <w:bCs/>
                <w:color w:val="000000"/>
                <w:kern w:val="0"/>
                <w:sz w:val="18"/>
                <w:szCs w:val="18"/>
              </w:rPr>
              <w:t>(</w:t>
            </w:r>
            <w:proofErr w:type="gramStart"/>
            <w:r w:rsidR="00E8424E" w:rsidRPr="008958B5">
              <w:rPr>
                <w:rFonts w:ascii="Times New Roman" w:eastAsia="標楷體" w:hAnsi="Times New Roman" w:cs="Times New Roman" w:hint="eastAsia"/>
                <w:b/>
                <w:bCs/>
                <w:color w:val="000000"/>
                <w:kern w:val="0"/>
                <w:sz w:val="18"/>
                <w:szCs w:val="18"/>
              </w:rPr>
              <w:t>註</w:t>
            </w:r>
            <w:proofErr w:type="gramEnd"/>
            <w:r w:rsidR="00E8424E" w:rsidRPr="008958B5">
              <w:rPr>
                <w:rFonts w:ascii="Times New Roman" w:eastAsia="標楷體" w:hAnsi="Times New Roman" w:cs="Times New Roman"/>
                <w:b/>
                <w:bCs/>
                <w:color w:val="000000"/>
                <w:kern w:val="0"/>
                <w:sz w:val="18"/>
                <w:szCs w:val="18"/>
              </w:rPr>
              <w:t>2)</w:t>
            </w:r>
            <w:r w:rsidR="00E8424E" w:rsidRPr="008958B5">
              <w:rPr>
                <w:rFonts w:ascii="標楷體" w:eastAsia="標楷體" w:hAnsi="標楷體" w:cs="細明體" w:hint="eastAsia"/>
                <w:color w:val="000000"/>
                <w:kern w:val="0"/>
                <w:sz w:val="20"/>
                <w:szCs w:val="20"/>
              </w:rPr>
              <w:t>。</w:t>
            </w:r>
            <w:r w:rsidR="00E8424E" w:rsidRPr="008958B5">
              <w:rPr>
                <w:rFonts w:ascii="Cambria Math" w:eastAsia="標楷體" w:hAnsi="Cambria Math" w:cs="Times New Roman" w:hint="eastAsia"/>
                <w:kern w:val="0"/>
                <w:sz w:val="20"/>
                <w:szCs w:val="20"/>
              </w:rPr>
              <w:t>如適用之第</w:t>
            </w:r>
            <w:r w:rsidR="00E8424E" w:rsidRPr="008958B5">
              <w:rPr>
                <w:rFonts w:ascii="Times New Roman" w:eastAsia="標楷體" w:hAnsi="Times New Roman" w:cs="Times New Roman"/>
                <w:i/>
                <w:kern w:val="0"/>
                <w:sz w:val="20"/>
                <w:szCs w:val="20"/>
              </w:rPr>
              <w:t>i</w:t>
            </w:r>
            <w:proofErr w:type="gramStart"/>
            <w:r w:rsidR="00E8424E" w:rsidRPr="008958B5">
              <w:rPr>
                <w:rFonts w:ascii="Cambria Math" w:eastAsia="標楷體" w:hAnsi="Cambria Math" w:cs="Times New Roman" w:hint="eastAsia"/>
                <w:kern w:val="0"/>
                <w:sz w:val="20"/>
                <w:szCs w:val="20"/>
              </w:rPr>
              <w:t>個</w:t>
            </w:r>
            <w:proofErr w:type="gramEnd"/>
            <w:r w:rsidR="00E8424E" w:rsidRPr="008958B5">
              <w:rPr>
                <w:rFonts w:ascii="Cambria Math" w:eastAsia="標楷體" w:hAnsi="Cambria Math" w:cs="Times New Roman" w:hint="eastAsia"/>
                <w:kern w:val="0"/>
                <w:sz w:val="20"/>
                <w:szCs w:val="20"/>
              </w:rPr>
              <w:t>計算期間遇評價日，則該期計算期間之計算天數為該期計算期間起始日</w:t>
            </w:r>
            <w:r w:rsidR="00E8424E" w:rsidRPr="008958B5">
              <w:rPr>
                <w:rFonts w:ascii="Cambria Math" w:eastAsia="標楷體" w:hAnsi="Cambria Math" w:cs="Times New Roman"/>
                <w:kern w:val="0"/>
                <w:sz w:val="20"/>
                <w:szCs w:val="20"/>
              </w:rPr>
              <w:t>(</w:t>
            </w:r>
            <w:r w:rsidR="00E8424E" w:rsidRPr="008958B5">
              <w:rPr>
                <w:rFonts w:ascii="Cambria Math" w:eastAsia="標楷體" w:hAnsi="Cambria Math" w:cs="Times New Roman" w:hint="eastAsia"/>
                <w:kern w:val="0"/>
                <w:sz w:val="20"/>
                <w:szCs w:val="20"/>
              </w:rPr>
              <w:t>含</w:t>
            </w:r>
            <w:r w:rsidR="00E8424E" w:rsidRPr="008958B5">
              <w:rPr>
                <w:rFonts w:ascii="Cambria Math" w:eastAsia="標楷體" w:hAnsi="Cambria Math" w:cs="Times New Roman"/>
                <w:kern w:val="0"/>
                <w:sz w:val="20"/>
                <w:szCs w:val="20"/>
              </w:rPr>
              <w:t>)</w:t>
            </w:r>
            <w:r w:rsidR="00E8424E" w:rsidRPr="008958B5">
              <w:rPr>
                <w:rFonts w:ascii="Cambria Math" w:eastAsia="標楷體" w:hAnsi="Cambria Math" w:cs="Times New Roman" w:hint="eastAsia"/>
                <w:kern w:val="0"/>
                <w:sz w:val="20"/>
                <w:szCs w:val="20"/>
              </w:rPr>
              <w:t>起至評價日</w:t>
            </w:r>
            <w:r w:rsidR="00E8424E" w:rsidRPr="008958B5">
              <w:rPr>
                <w:rFonts w:ascii="Cambria Math" w:eastAsia="標楷體" w:hAnsi="Cambria Math" w:cs="Times New Roman"/>
                <w:kern w:val="0"/>
                <w:sz w:val="20"/>
                <w:szCs w:val="20"/>
              </w:rPr>
              <w:t>(</w:t>
            </w:r>
            <w:r w:rsidR="00E8424E" w:rsidRPr="008958B5">
              <w:rPr>
                <w:rFonts w:ascii="Cambria Math" w:eastAsia="標楷體" w:hAnsi="Cambria Math" w:cs="Times New Roman" w:hint="eastAsia"/>
                <w:kern w:val="0"/>
                <w:sz w:val="20"/>
                <w:szCs w:val="20"/>
              </w:rPr>
              <w:t>不含</w:t>
            </w:r>
            <w:r w:rsidR="00E8424E" w:rsidRPr="008958B5">
              <w:rPr>
                <w:rFonts w:ascii="Cambria Math" w:eastAsia="標楷體" w:hAnsi="Cambria Math" w:cs="Times New Roman"/>
                <w:kern w:val="0"/>
                <w:sz w:val="20"/>
                <w:szCs w:val="20"/>
              </w:rPr>
              <w:t>)</w:t>
            </w:r>
            <w:r w:rsidR="00E8424E" w:rsidRPr="008958B5">
              <w:rPr>
                <w:rFonts w:ascii="Cambria Math" w:eastAsia="標楷體" w:hAnsi="Cambria Math" w:cs="Times New Roman" w:hint="eastAsia"/>
                <w:kern w:val="0"/>
                <w:sz w:val="20"/>
                <w:szCs w:val="20"/>
              </w:rPr>
              <w:t>止之日曆日天數。當評價</w:t>
            </w:r>
            <w:proofErr w:type="gramStart"/>
            <w:r w:rsidR="00E8424E" w:rsidRPr="008958B5">
              <w:rPr>
                <w:rFonts w:eastAsia="標楷體" w:cs="Times New Roman" w:hint="eastAsia"/>
                <w:color w:val="000000" w:themeColor="text1"/>
                <w:kern w:val="0"/>
                <w:sz w:val="20"/>
                <w:szCs w:val="20"/>
              </w:rPr>
              <w:t>日係第</w:t>
            </w:r>
            <w:proofErr w:type="gramEnd"/>
            <w:r w:rsidR="00E8424E" w:rsidRPr="008958B5">
              <w:rPr>
                <w:rFonts w:ascii="Times New Roman" w:eastAsia="標楷體" w:hAnsi="Times New Roman" w:cs="Times New Roman"/>
                <w:i/>
                <w:sz w:val="20"/>
                <w:szCs w:val="20"/>
              </w:rPr>
              <w:t>i</w:t>
            </w:r>
            <w:proofErr w:type="gramStart"/>
            <w:r w:rsidR="00E8424E" w:rsidRPr="008958B5">
              <w:rPr>
                <w:rFonts w:eastAsia="標楷體" w:cs="Times New Roman" w:hint="eastAsia"/>
                <w:color w:val="000000" w:themeColor="text1"/>
                <w:kern w:val="0"/>
                <w:sz w:val="20"/>
                <w:szCs w:val="20"/>
              </w:rPr>
              <w:t>個</w:t>
            </w:r>
            <w:proofErr w:type="gramEnd"/>
            <w:r w:rsidR="00E8424E" w:rsidRPr="008958B5">
              <w:rPr>
                <w:rFonts w:eastAsia="標楷體" w:cs="Times New Roman" w:hint="eastAsia"/>
                <w:color w:val="000000" w:themeColor="text1"/>
                <w:kern w:val="0"/>
                <w:sz w:val="20"/>
                <w:szCs w:val="20"/>
              </w:rPr>
              <w:t>計算期間起始日時</w:t>
            </w:r>
            <w:r w:rsidR="00E8424E" w:rsidRPr="008958B5">
              <w:rPr>
                <w:rFonts w:ascii="微軟正黑體" w:eastAsia="微軟正黑體" w:hAnsi="微軟正黑體" w:cs="Times New Roman" w:hint="eastAsia"/>
                <w:color w:val="000000" w:themeColor="text1"/>
                <w:kern w:val="0"/>
                <w:sz w:val="20"/>
                <w:szCs w:val="20"/>
              </w:rPr>
              <w:t>，</w:t>
            </w:r>
            <w:r w:rsidR="00E8424E" w:rsidRPr="008958B5">
              <w:rPr>
                <w:rFonts w:ascii="標楷體" w:eastAsia="標楷體" w:hAnsi="標楷體" w:cs="Times New Roman" w:hint="eastAsia"/>
                <w:color w:val="000000" w:themeColor="text1"/>
                <w:kern w:val="0"/>
                <w:sz w:val="20"/>
                <w:szCs w:val="20"/>
              </w:rPr>
              <w:t>則該日所對應之該期計算期間之計算天數</w:t>
            </w:r>
            <w:r w:rsidR="00E8424E" w:rsidRPr="008958B5">
              <w:rPr>
                <w:rFonts w:ascii="標楷體" w:eastAsia="標楷體" w:hAnsi="標楷體" w:cs="Times New Roman" w:hint="eastAsia"/>
                <w:sz w:val="20"/>
                <w:szCs w:val="20"/>
              </w:rPr>
              <w:t>為零</w:t>
            </w:r>
            <w:r w:rsidR="00E8424E" w:rsidRPr="008958B5">
              <w:rPr>
                <w:rFonts w:ascii="標楷體" w:eastAsia="標楷體" w:hAnsi="標楷體" w:cs="Times New Roman" w:hint="eastAsia"/>
                <w:kern w:val="0"/>
                <w:sz w:val="20"/>
                <w:szCs w:val="20"/>
              </w:rPr>
              <w:t>。</w:t>
            </w:r>
          </w:p>
          <w:p w14:paraId="5E01735D" w14:textId="77777777" w:rsidR="00E8424E" w:rsidRPr="008958B5" w:rsidRDefault="00E8424E" w:rsidP="00B22650">
            <w:pPr>
              <w:numPr>
                <w:ilvl w:val="0"/>
                <w:numId w:val="27"/>
              </w:numPr>
              <w:autoSpaceDE w:val="0"/>
              <w:autoSpaceDN w:val="0"/>
              <w:adjustRightInd w:val="0"/>
              <w:ind w:left="233" w:right="74" w:hanging="6"/>
              <w:jc w:val="both"/>
              <w:rPr>
                <w:rFonts w:ascii="Times New Roman" w:eastAsia="標楷體" w:hAnsi="Times New Roman" w:cs="Times New Roman"/>
                <w:b/>
                <w:color w:val="000000" w:themeColor="text1"/>
                <w:kern w:val="0"/>
                <w:sz w:val="20"/>
                <w:szCs w:val="20"/>
              </w:rPr>
            </w:pPr>
            <w:r w:rsidRPr="008958B5">
              <w:rPr>
                <w:rFonts w:ascii="Times New Roman" w:eastAsia="標楷體" w:hAnsi="Times New Roman" w:cs="Times New Roman"/>
                <w:i/>
                <w:color w:val="000000" w:themeColor="text1"/>
                <w:kern w:val="0"/>
                <w:sz w:val="20"/>
                <w:szCs w:val="20"/>
              </w:rPr>
              <w:t>n</w:t>
            </w:r>
            <w:r w:rsidRPr="008958B5">
              <w:rPr>
                <w:rFonts w:ascii="Times New Roman" w:eastAsia="標楷體" w:hAnsi="Times New Roman" w:cs="Times New Roman" w:hint="eastAsia"/>
                <w:color w:val="000000" w:themeColor="text1"/>
                <w:kern w:val="0"/>
                <w:sz w:val="20"/>
                <w:szCs w:val="20"/>
              </w:rPr>
              <w:t>：評價日</w:t>
            </w:r>
            <w:r w:rsidRPr="008958B5">
              <w:rPr>
                <w:rFonts w:ascii="Times New Roman" w:eastAsia="標楷體" w:hAnsi="Times New Roman" w:cs="Times New Roman"/>
                <w:color w:val="000000" w:themeColor="text1"/>
                <w:kern w:val="0"/>
                <w:sz w:val="20"/>
                <w:szCs w:val="20"/>
              </w:rPr>
              <w:t>(</w:t>
            </w:r>
            <w:r w:rsidRPr="008958B5">
              <w:rPr>
                <w:rFonts w:ascii="Times New Roman" w:eastAsia="標楷體" w:hAnsi="Times New Roman" w:cs="Times New Roman" w:hint="eastAsia"/>
                <w:color w:val="000000" w:themeColor="text1"/>
                <w:kern w:val="0"/>
                <w:sz w:val="20"/>
                <w:szCs w:val="20"/>
              </w:rPr>
              <w:t>不含</w:t>
            </w:r>
            <w:r w:rsidRPr="008958B5">
              <w:rPr>
                <w:rFonts w:ascii="Times New Roman" w:eastAsia="標楷體" w:hAnsi="Times New Roman" w:cs="Times New Roman"/>
                <w:color w:val="000000" w:themeColor="text1"/>
                <w:kern w:val="0"/>
                <w:sz w:val="20"/>
                <w:szCs w:val="20"/>
              </w:rPr>
              <w:t>)</w:t>
            </w:r>
            <w:r w:rsidRPr="008958B5">
              <w:rPr>
                <w:rFonts w:ascii="Times New Roman" w:eastAsia="標楷體" w:hAnsi="Times New Roman" w:cs="Times New Roman" w:hint="eastAsia"/>
                <w:color w:val="000000" w:themeColor="text1"/>
                <w:kern w:val="0"/>
                <w:sz w:val="20"/>
                <w:szCs w:val="20"/>
              </w:rPr>
              <w:t>落於第</w:t>
            </w:r>
            <w:r w:rsidRPr="008958B5">
              <w:rPr>
                <w:rFonts w:ascii="Times New Roman" w:eastAsia="標楷體" w:hAnsi="Times New Roman" w:cs="Times New Roman"/>
                <w:i/>
                <w:color w:val="000000" w:themeColor="text1"/>
                <w:kern w:val="0"/>
                <w:sz w:val="20"/>
                <w:szCs w:val="20"/>
              </w:rPr>
              <w:t>n</w:t>
            </w:r>
            <w:proofErr w:type="gramStart"/>
            <w:r w:rsidRPr="008958B5">
              <w:rPr>
                <w:rFonts w:ascii="Times New Roman" w:eastAsia="標楷體" w:hAnsi="Times New Roman" w:cs="Times New Roman" w:hint="eastAsia"/>
                <w:color w:val="000000" w:themeColor="text1"/>
                <w:kern w:val="0"/>
                <w:sz w:val="20"/>
                <w:szCs w:val="20"/>
              </w:rPr>
              <w:t>個</w:t>
            </w:r>
            <w:proofErr w:type="gramEnd"/>
            <w:r w:rsidRPr="008958B5">
              <w:rPr>
                <w:rFonts w:ascii="Times New Roman" w:eastAsia="標楷體" w:hAnsi="Times New Roman" w:cs="Times New Roman" w:hint="eastAsia"/>
                <w:color w:val="000000" w:themeColor="text1"/>
                <w:kern w:val="0"/>
                <w:sz w:val="20"/>
                <w:szCs w:val="20"/>
              </w:rPr>
              <w:t>計算期間</w:t>
            </w:r>
            <w:r w:rsidRPr="008958B5">
              <w:rPr>
                <w:rFonts w:ascii="Times New Roman" w:eastAsia="標楷體" w:hAnsi="Times New Roman" w:cs="Times New Roman" w:hint="eastAsia"/>
                <w:sz w:val="20"/>
                <w:szCs w:val="20"/>
              </w:rPr>
              <w:t>。</w:t>
            </w:r>
          </w:p>
          <w:p w14:paraId="78B3B02A" w14:textId="77777777" w:rsidR="00E8424E" w:rsidRPr="008958B5" w:rsidRDefault="00E8424E" w:rsidP="00E8424E">
            <w:pPr>
              <w:autoSpaceDE w:val="0"/>
              <w:autoSpaceDN w:val="0"/>
              <w:adjustRightInd w:val="0"/>
              <w:ind w:left="96" w:right="74"/>
              <w:jc w:val="both"/>
              <w:rPr>
                <w:rFonts w:ascii="Times New Roman" w:eastAsia="標楷體" w:hAnsi="Times New Roman" w:cs="Times New Roman"/>
                <w:b/>
                <w:bCs/>
                <w:color w:val="000000"/>
                <w:kern w:val="0"/>
                <w:sz w:val="18"/>
                <w:szCs w:val="18"/>
              </w:rPr>
            </w:pPr>
            <w:r w:rsidRPr="008958B5">
              <w:rPr>
                <w:rFonts w:ascii="Times New Roman" w:eastAsia="標楷體" w:hAnsi="Times New Roman" w:cs="Times New Roman"/>
                <w:b/>
                <w:bCs/>
                <w:color w:val="000000"/>
                <w:kern w:val="0"/>
                <w:sz w:val="18"/>
                <w:szCs w:val="18"/>
              </w:rPr>
              <w:t>(</w:t>
            </w:r>
            <w:proofErr w:type="gramStart"/>
            <w:r w:rsidRPr="008958B5">
              <w:rPr>
                <w:rFonts w:ascii="Times New Roman" w:eastAsia="標楷體" w:hAnsi="Times New Roman" w:cs="Times New Roman" w:hint="eastAsia"/>
                <w:b/>
                <w:bCs/>
                <w:color w:val="000000"/>
                <w:kern w:val="0"/>
                <w:sz w:val="18"/>
                <w:szCs w:val="18"/>
              </w:rPr>
              <w:t>註</w:t>
            </w:r>
            <w:proofErr w:type="gramEnd"/>
            <w:r w:rsidRPr="008958B5">
              <w:rPr>
                <w:rFonts w:ascii="Times New Roman" w:eastAsia="標楷體" w:hAnsi="Times New Roman" w:cs="Times New Roman"/>
                <w:b/>
                <w:bCs/>
                <w:color w:val="000000"/>
                <w:kern w:val="0"/>
                <w:sz w:val="18"/>
                <w:szCs w:val="18"/>
              </w:rPr>
              <w:t>1)</w:t>
            </w:r>
            <w:r w:rsidRPr="008958B5">
              <w:rPr>
                <w:rFonts w:ascii="Times New Roman" w:eastAsia="標楷體" w:hAnsi="Times New Roman" w:cs="Times New Roman" w:hint="eastAsia"/>
                <w:b/>
                <w:bCs/>
                <w:color w:val="000000"/>
                <w:kern w:val="0"/>
                <w:sz w:val="18"/>
                <w:szCs w:val="18"/>
              </w:rPr>
              <w:t>：若連結標的自發行日後</w:t>
            </w:r>
            <w:r w:rsidRPr="008958B5">
              <w:rPr>
                <w:rFonts w:ascii="Cambria Math" w:eastAsia="標楷體" w:hAnsi="Cambria Math" w:cs="Times New Roman" w:hint="eastAsia"/>
                <w:b/>
                <w:kern w:val="0"/>
                <w:sz w:val="18"/>
                <w:szCs w:val="18"/>
              </w:rPr>
              <w:t>，直至</w:t>
            </w:r>
            <w:r w:rsidRPr="008958B5">
              <w:rPr>
                <w:rFonts w:ascii="Times New Roman" w:eastAsia="標楷體" w:hAnsi="Times New Roman" w:cs="Times New Roman" w:hint="eastAsia"/>
                <w:b/>
                <w:bCs/>
                <w:color w:val="000000"/>
                <w:kern w:val="0"/>
                <w:sz w:val="18"/>
                <w:szCs w:val="18"/>
              </w:rPr>
              <w:t>評價日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前</w:t>
            </w:r>
            <w:r w:rsidRPr="008958B5">
              <w:rPr>
                <w:rFonts w:ascii="Cambria Math" w:eastAsia="標楷體" w:hAnsi="Cambria Math" w:cs="Times New Roman" w:hint="eastAsia"/>
                <w:b/>
                <w:kern w:val="0"/>
                <w:sz w:val="18"/>
                <w:szCs w:val="18"/>
              </w:rPr>
              <w:t>，</w:t>
            </w:r>
            <w:r w:rsidRPr="008958B5">
              <w:rPr>
                <w:rFonts w:ascii="Times New Roman" w:eastAsia="標楷體" w:hAnsi="Times New Roman" w:cs="Times New Roman" w:hint="eastAsia"/>
                <w:b/>
                <w:bCs/>
                <w:color w:val="000000"/>
                <w:kern w:val="0"/>
                <w:sz w:val="18"/>
                <w:szCs w:val="18"/>
              </w:rPr>
              <w:t>均未曾付息者</w:t>
            </w:r>
            <w:r w:rsidRPr="008958B5">
              <w:rPr>
                <w:rFonts w:ascii="Cambria Math" w:eastAsia="標楷體" w:hAnsi="Cambria Math" w:cs="Times New Roman" w:hint="eastAsia"/>
                <w:b/>
                <w:kern w:val="0"/>
                <w:sz w:val="18"/>
                <w:szCs w:val="18"/>
              </w:rPr>
              <w:t>，</w:t>
            </w:r>
            <m:oMath>
              <m:sSub>
                <m:sSubPr>
                  <m:ctrlPr>
                    <w:rPr>
                      <w:rFonts w:ascii="Cambria Math" w:eastAsia="標楷體" w:hAnsi="Cambria Math" w:cs="Times New Roman"/>
                      <w:b/>
                      <w:i/>
                      <w:color w:val="000000" w:themeColor="text1"/>
                      <w:sz w:val="18"/>
                    </w:rPr>
                  </m:ctrlPr>
                </m:sSubPr>
                <m:e>
                  <m:r>
                    <m:rPr>
                      <m:sty m:val="bi"/>
                    </m:rPr>
                    <w:rPr>
                      <w:rFonts w:ascii="Cambria Math" w:eastAsia="標楷體" w:hAnsi="Cambria Math" w:cs="Times New Roman"/>
                      <w:color w:val="000000" w:themeColor="text1"/>
                      <w:kern w:val="0"/>
                      <w:sz w:val="18"/>
                      <w:szCs w:val="18"/>
                    </w:rPr>
                    <m:t>H</m:t>
                  </m:r>
                </m:e>
                <m:sub>
                  <m:r>
                    <m:rPr>
                      <m:sty m:val="bi"/>
                    </m:rPr>
                    <w:rPr>
                      <w:rFonts w:ascii="Cambria Math" w:eastAsia="標楷體" w:hAnsi="Cambria Math" w:cs="Times New Roman"/>
                      <w:color w:val="000000" w:themeColor="text1"/>
                      <w:kern w:val="0"/>
                      <w:sz w:val="18"/>
                      <w:szCs w:val="18"/>
                    </w:rPr>
                    <m:t>i</m:t>
                  </m:r>
                </m:sub>
              </m:sSub>
            </m:oMath>
            <w:r w:rsidRPr="008958B5">
              <w:rPr>
                <w:rFonts w:ascii="Cambria Math" w:eastAsia="標楷體" w:hAnsi="Cambria Math" w:cs="Times New Roman" w:hint="eastAsia"/>
                <w:b/>
                <w:kern w:val="0"/>
                <w:sz w:val="18"/>
                <w:szCs w:val="18"/>
              </w:rPr>
              <w:t>為自</w:t>
            </w:r>
            <w:r w:rsidRPr="008958B5">
              <w:rPr>
                <w:rFonts w:ascii="Times New Roman" w:eastAsia="標楷體" w:hAnsi="Times New Roman" w:cs="Times New Roman" w:hint="eastAsia"/>
                <w:b/>
                <w:bCs/>
                <w:color w:val="000000"/>
                <w:kern w:val="0"/>
                <w:sz w:val="18"/>
                <w:szCs w:val="18"/>
              </w:rPr>
              <w:t>連結標的發行日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起至評價日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間，所對應</w:t>
            </w:r>
            <w:proofErr w:type="gramStart"/>
            <w:r w:rsidRPr="008958B5">
              <w:rPr>
                <w:rFonts w:ascii="Times New Roman" w:eastAsia="標楷體" w:hAnsi="Times New Roman" w:cs="Times New Roman" w:hint="eastAsia"/>
                <w:b/>
                <w:bCs/>
                <w:color w:val="000000"/>
                <w:kern w:val="0"/>
                <w:sz w:val="18"/>
                <w:szCs w:val="18"/>
              </w:rPr>
              <w:t>之各第</w:t>
            </w:r>
            <w:proofErr w:type="gramEnd"/>
            <w:r w:rsidRPr="008958B5">
              <w:rPr>
                <w:rFonts w:ascii="Times New Roman" w:eastAsia="標楷體" w:hAnsi="Times New Roman" w:cs="Times New Roman"/>
                <w:b/>
                <w:bCs/>
                <w:i/>
                <w:color w:val="000000"/>
                <w:kern w:val="0"/>
                <w:sz w:val="18"/>
                <w:szCs w:val="18"/>
              </w:rPr>
              <w:t>i</w:t>
            </w:r>
            <w:proofErr w:type="gramStart"/>
            <w:r w:rsidRPr="008958B5">
              <w:rPr>
                <w:rFonts w:ascii="Times New Roman" w:eastAsia="標楷體" w:hAnsi="Times New Roman" w:cs="Times New Roman" w:hint="eastAsia"/>
                <w:b/>
                <w:bCs/>
                <w:color w:val="000000"/>
                <w:kern w:val="0"/>
                <w:sz w:val="18"/>
                <w:szCs w:val="18"/>
              </w:rPr>
              <w:t>個</w:t>
            </w:r>
            <w:proofErr w:type="gramEnd"/>
            <w:r w:rsidRPr="008958B5">
              <w:rPr>
                <w:rFonts w:ascii="Times New Roman" w:eastAsia="標楷體" w:hAnsi="Times New Roman" w:cs="Times New Roman" w:hint="eastAsia"/>
                <w:b/>
                <w:bCs/>
                <w:color w:val="000000"/>
                <w:kern w:val="0"/>
                <w:sz w:val="18"/>
                <w:szCs w:val="18"/>
              </w:rPr>
              <w:t>計算期間之避險資金成本。</w:t>
            </w:r>
          </w:p>
          <w:p w14:paraId="207A455A" w14:textId="77777777" w:rsidR="00E8424E" w:rsidRPr="008958B5" w:rsidRDefault="00E8424E" w:rsidP="00E8424E">
            <w:pPr>
              <w:autoSpaceDE w:val="0"/>
              <w:autoSpaceDN w:val="0"/>
              <w:adjustRightInd w:val="0"/>
              <w:ind w:left="96" w:right="74"/>
              <w:jc w:val="both"/>
              <w:rPr>
                <w:rFonts w:ascii="Times New Roman" w:eastAsia="標楷體" w:hAnsi="Times New Roman" w:cs="Times New Roman"/>
                <w:b/>
                <w:bCs/>
                <w:color w:val="000000"/>
                <w:kern w:val="0"/>
                <w:sz w:val="18"/>
                <w:szCs w:val="18"/>
              </w:rPr>
            </w:pPr>
            <w:r w:rsidRPr="008958B5">
              <w:rPr>
                <w:rFonts w:ascii="Times New Roman" w:eastAsia="標楷體" w:hAnsi="Times New Roman" w:cs="Times New Roman"/>
                <w:b/>
                <w:bCs/>
                <w:color w:val="000000"/>
                <w:kern w:val="0"/>
                <w:sz w:val="18"/>
                <w:szCs w:val="18"/>
              </w:rPr>
              <w:t>(</w:t>
            </w:r>
            <w:proofErr w:type="gramStart"/>
            <w:r w:rsidRPr="008958B5">
              <w:rPr>
                <w:rFonts w:ascii="Times New Roman" w:eastAsia="標楷體" w:hAnsi="Times New Roman" w:cs="Times New Roman" w:hint="eastAsia"/>
                <w:b/>
                <w:bCs/>
                <w:color w:val="000000"/>
                <w:kern w:val="0"/>
                <w:sz w:val="18"/>
                <w:szCs w:val="18"/>
              </w:rPr>
              <w:t>註</w:t>
            </w:r>
            <w:proofErr w:type="gramEnd"/>
            <w:r w:rsidRPr="008958B5">
              <w:rPr>
                <w:rFonts w:ascii="Times New Roman" w:eastAsia="標楷體" w:hAnsi="Times New Roman" w:cs="Times New Roman"/>
                <w:b/>
                <w:bCs/>
                <w:color w:val="000000"/>
                <w:kern w:val="0"/>
                <w:sz w:val="18"/>
                <w:szCs w:val="18"/>
              </w:rPr>
              <w:t>2)</w:t>
            </w:r>
            <w:r w:rsidRPr="008958B5">
              <w:rPr>
                <w:rFonts w:ascii="Times New Roman" w:eastAsia="標楷體" w:hAnsi="Times New Roman" w:cs="Times New Roman" w:hint="eastAsia"/>
                <w:b/>
                <w:bCs/>
                <w:color w:val="000000"/>
                <w:kern w:val="0"/>
                <w:sz w:val="18"/>
                <w:szCs w:val="18"/>
              </w:rPr>
              <w:t>：若連結標的自發行日後</w:t>
            </w:r>
            <w:r w:rsidRPr="008958B5">
              <w:rPr>
                <w:rFonts w:ascii="Cambria Math" w:eastAsia="標楷體" w:hAnsi="Cambria Math" w:cs="Times New Roman" w:hint="eastAsia"/>
                <w:b/>
                <w:kern w:val="0"/>
                <w:sz w:val="18"/>
                <w:szCs w:val="18"/>
              </w:rPr>
              <w:t>，直至</w:t>
            </w:r>
            <w:r w:rsidRPr="008958B5">
              <w:rPr>
                <w:rFonts w:ascii="Times New Roman" w:eastAsia="標楷體" w:hAnsi="Times New Roman" w:cs="Times New Roman" w:hint="eastAsia"/>
                <w:b/>
                <w:bCs/>
                <w:color w:val="000000"/>
                <w:kern w:val="0"/>
                <w:sz w:val="18"/>
                <w:szCs w:val="18"/>
              </w:rPr>
              <w:t>評價日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前</w:t>
            </w:r>
            <w:r w:rsidRPr="008958B5">
              <w:rPr>
                <w:rFonts w:ascii="Cambria Math" w:eastAsia="標楷體" w:hAnsi="Cambria Math" w:cs="Times New Roman" w:hint="eastAsia"/>
                <w:b/>
                <w:kern w:val="0"/>
                <w:sz w:val="18"/>
                <w:szCs w:val="18"/>
              </w:rPr>
              <w:t>，</w:t>
            </w:r>
            <w:r w:rsidRPr="008958B5">
              <w:rPr>
                <w:rFonts w:ascii="Times New Roman" w:eastAsia="標楷體" w:hAnsi="Times New Roman" w:cs="Times New Roman" w:hint="eastAsia"/>
                <w:b/>
                <w:bCs/>
                <w:color w:val="000000"/>
                <w:kern w:val="0"/>
                <w:sz w:val="18"/>
                <w:szCs w:val="18"/>
              </w:rPr>
              <w:t>均未曾付息者</w:t>
            </w:r>
            <w:r w:rsidRPr="008958B5">
              <w:rPr>
                <w:rFonts w:ascii="Cambria Math" w:eastAsia="標楷體" w:hAnsi="Cambria Math" w:cs="Times New Roman" w:hint="eastAsia"/>
                <w:b/>
                <w:kern w:val="0"/>
                <w:sz w:val="18"/>
                <w:szCs w:val="18"/>
              </w:rPr>
              <w:t>，</w:t>
            </w:r>
            <w:r w:rsidRPr="008958B5">
              <w:rPr>
                <w:rFonts w:ascii="Times New Roman" w:eastAsia="標楷體" w:hAnsi="Times New Roman" w:cs="Times New Roman" w:hint="eastAsia"/>
                <w:b/>
                <w:bCs/>
                <w:color w:val="000000"/>
                <w:kern w:val="0"/>
                <w:sz w:val="18"/>
                <w:szCs w:val="18"/>
              </w:rPr>
              <w:t>則</w:t>
            </w:r>
            <w:r w:rsidRPr="008958B5">
              <w:rPr>
                <w:rFonts w:eastAsia="標楷體" w:cs="Times New Roman" w:hint="eastAsia"/>
                <w:b/>
                <w:sz w:val="18"/>
                <w:szCs w:val="18"/>
              </w:rPr>
              <w:t>第</w:t>
            </w:r>
            <w:r w:rsidRPr="008958B5">
              <w:rPr>
                <w:rFonts w:ascii="Times New Roman" w:eastAsia="標楷體" w:hAnsi="Times New Roman" w:cs="Times New Roman"/>
                <w:b/>
                <w:i/>
                <w:sz w:val="18"/>
                <w:szCs w:val="18"/>
              </w:rPr>
              <w:t>i</w:t>
            </w:r>
            <w:proofErr w:type="gramStart"/>
            <w:r w:rsidRPr="008958B5">
              <w:rPr>
                <w:rFonts w:ascii="Cambria Math" w:eastAsia="標楷體" w:hAnsi="Cambria Math" w:cs="Times New Roman" w:hint="eastAsia"/>
                <w:b/>
                <w:kern w:val="0"/>
                <w:sz w:val="18"/>
                <w:szCs w:val="18"/>
              </w:rPr>
              <w:t>個</w:t>
            </w:r>
            <w:proofErr w:type="gramEnd"/>
            <w:r w:rsidRPr="008958B5">
              <w:rPr>
                <w:rFonts w:ascii="Cambria Math" w:eastAsia="標楷體" w:hAnsi="Cambria Math" w:cs="Times New Roman" w:hint="eastAsia"/>
                <w:b/>
                <w:kern w:val="0"/>
                <w:sz w:val="18"/>
                <w:szCs w:val="18"/>
              </w:rPr>
              <w:t>計算期間係指</w:t>
            </w:r>
            <w:r w:rsidRPr="008958B5">
              <w:rPr>
                <w:rFonts w:ascii="Times New Roman" w:eastAsia="標楷體" w:hAnsi="Times New Roman" w:cs="Times New Roman" w:hint="eastAsia"/>
                <w:b/>
                <w:bCs/>
                <w:color w:val="000000"/>
                <w:kern w:val="0"/>
                <w:sz w:val="18"/>
                <w:szCs w:val="18"/>
              </w:rPr>
              <w:t>自連結標的發行日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起至評價日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間，</w:t>
            </w:r>
            <w:r w:rsidRPr="008958B5">
              <w:rPr>
                <w:rFonts w:ascii="標楷體" w:eastAsia="標楷體" w:hAnsi="標楷體" w:cs="細明體" w:hint="eastAsia"/>
                <w:b/>
                <w:color w:val="000000"/>
                <w:kern w:val="0"/>
                <w:sz w:val="18"/>
                <w:szCs w:val="18"/>
              </w:rPr>
              <w:t>所對應</w:t>
            </w:r>
            <w:proofErr w:type="gramStart"/>
            <w:r w:rsidRPr="008958B5">
              <w:rPr>
                <w:rFonts w:ascii="標楷體" w:eastAsia="標楷體" w:hAnsi="標楷體" w:cs="細明體" w:hint="eastAsia"/>
                <w:b/>
                <w:color w:val="000000"/>
                <w:kern w:val="0"/>
                <w:sz w:val="18"/>
                <w:szCs w:val="18"/>
              </w:rPr>
              <w:t>之各第</w:t>
            </w:r>
            <w:proofErr w:type="gramEnd"/>
            <w:r w:rsidRPr="008958B5">
              <w:rPr>
                <w:rFonts w:ascii="Times New Roman" w:eastAsia="標楷體" w:hAnsi="Times New Roman" w:cs="Times New Roman"/>
                <w:b/>
                <w:i/>
                <w:iCs/>
                <w:color w:val="000000"/>
                <w:kern w:val="0"/>
                <w:sz w:val="18"/>
                <w:szCs w:val="18"/>
              </w:rPr>
              <w:t>i</w:t>
            </w:r>
            <w:proofErr w:type="gramStart"/>
            <w:r w:rsidRPr="008958B5">
              <w:rPr>
                <w:rFonts w:ascii="標楷體" w:eastAsia="標楷體" w:hAnsi="標楷體" w:cs="細明體" w:hint="eastAsia"/>
                <w:b/>
                <w:color w:val="000000"/>
                <w:kern w:val="0"/>
                <w:sz w:val="18"/>
                <w:szCs w:val="18"/>
              </w:rPr>
              <w:t>個</w:t>
            </w:r>
            <w:proofErr w:type="gramEnd"/>
            <w:r w:rsidRPr="008958B5">
              <w:rPr>
                <w:rFonts w:ascii="標楷體" w:eastAsia="標楷體" w:hAnsi="標楷體" w:cs="細明體" w:hint="eastAsia"/>
                <w:b/>
                <w:color w:val="000000"/>
                <w:kern w:val="0"/>
                <w:sz w:val="18"/>
                <w:szCs w:val="18"/>
              </w:rPr>
              <w:t>計算期間</w:t>
            </w:r>
            <w:r w:rsidRPr="008958B5">
              <w:rPr>
                <w:rFonts w:ascii="Times New Roman" w:eastAsia="標楷體" w:hAnsi="Times New Roman" w:cs="Times New Roman" w:hint="eastAsia"/>
                <w:b/>
                <w:bCs/>
                <w:color w:val="000000"/>
                <w:kern w:val="0"/>
                <w:sz w:val="18"/>
                <w:szCs w:val="18"/>
              </w:rPr>
              <w:t>。</w:t>
            </w:r>
          </w:p>
          <w:p w14:paraId="0DC35E8C" w14:textId="32B943E7" w:rsidR="00E8424E" w:rsidRPr="008958B5" w:rsidRDefault="00E8424E" w:rsidP="00E8424E">
            <w:pPr>
              <w:autoSpaceDE w:val="0"/>
              <w:autoSpaceDN w:val="0"/>
              <w:adjustRightInd w:val="0"/>
              <w:ind w:right="74"/>
              <w:jc w:val="both"/>
              <w:rPr>
                <w:rFonts w:ascii="Times New Roman" w:eastAsia="標楷體" w:hAnsi="Times New Roman" w:cs="Times New Roman"/>
                <w:bCs/>
                <w:color w:val="000000" w:themeColor="text1"/>
                <w:kern w:val="0"/>
                <w:sz w:val="21"/>
                <w:szCs w:val="21"/>
              </w:rPr>
            </w:pPr>
            <w:r w:rsidRPr="008958B5">
              <w:rPr>
                <w:rFonts w:ascii="Times New Roman" w:eastAsia="標楷體" w:hAnsi="Times New Roman" w:cs="Times New Roman"/>
                <w:bCs/>
                <w:color w:val="000000" w:themeColor="text1"/>
                <w:kern w:val="0"/>
                <w:sz w:val="21"/>
                <w:szCs w:val="21"/>
              </w:rPr>
              <w:t>13. ND:</w:t>
            </w:r>
            <w:r w:rsidRPr="008958B5">
              <w:rPr>
                <w:rFonts w:ascii="Times New Roman" w:eastAsia="標楷體" w:hAnsi="Times New Roman" w:cs="Times New Roman"/>
                <w:kern w:val="0"/>
                <w:sz w:val="21"/>
                <w:szCs w:val="21"/>
              </w:rPr>
              <w:t xml:space="preserve"> </w:t>
            </w:r>
            <w:r w:rsidRPr="008958B5">
              <w:rPr>
                <w:rFonts w:ascii="Times New Roman" w:eastAsia="標楷體" w:hAnsi="Times New Roman" w:cs="Times New Roman" w:hint="eastAsia"/>
                <w:kern w:val="0"/>
                <w:sz w:val="21"/>
                <w:szCs w:val="21"/>
              </w:rPr>
              <w:t>負值配息總計差額</w:t>
            </w:r>
            <w:r w:rsidR="0039044C" w:rsidRPr="008958B5">
              <w:rPr>
                <w:rFonts w:ascii="Times New Roman" w:eastAsia="標楷體" w:hAnsi="Times New Roman" w:cs="Times New Roman"/>
                <w:color w:val="FF0000"/>
                <w:kern w:val="0"/>
                <w:sz w:val="21"/>
                <w:szCs w:val="21"/>
              </w:rPr>
              <w:t>=</w:t>
            </w:r>
            <w:r w:rsidR="0039044C" w:rsidRPr="008958B5">
              <w:rPr>
                <w:rFonts w:ascii="Times New Roman" w:eastAsia="標楷體" w:hAnsi="Times New Roman" w:cs="Times New Roman" w:hint="eastAsia"/>
                <w:color w:val="FF0000"/>
                <w:kern w:val="0"/>
                <w:sz w:val="21"/>
                <w:szCs w:val="21"/>
              </w:rPr>
              <w:t xml:space="preserve"> </w:t>
            </w:r>
            <w:r w:rsidR="0039044C" w:rsidRPr="008958B5">
              <w:rPr>
                <w:rFonts w:ascii="Times New Roman" w:eastAsia="標楷體" w:hAnsi="Times New Roman" w:cs="Times New Roman" w:hint="eastAsia"/>
                <w:color w:val="FF0000"/>
                <w:kern w:val="0"/>
                <w:sz w:val="21"/>
                <w:szCs w:val="21"/>
              </w:rPr>
              <w:t>累計連續負值配息金額</w:t>
            </w:r>
            <w:r w:rsidR="0039044C" w:rsidRPr="008958B5">
              <w:rPr>
                <w:rFonts w:ascii="Times New Roman" w:eastAsia="標楷體" w:hAnsi="Times New Roman" w:cs="Times New Roman" w:hint="eastAsia"/>
                <w:color w:val="FF0000"/>
                <w:kern w:val="0"/>
                <w:sz w:val="21"/>
                <w:szCs w:val="21"/>
              </w:rPr>
              <w:t xml:space="preserve"> / </w:t>
            </w:r>
            <w:r w:rsidR="0039044C" w:rsidRPr="008958B5">
              <w:rPr>
                <w:rFonts w:ascii="Times New Roman" w:eastAsia="標楷體" w:hAnsi="Times New Roman" w:cs="Times New Roman" w:hint="eastAsia"/>
                <w:color w:val="FF0000"/>
                <w:kern w:val="0"/>
                <w:sz w:val="21"/>
                <w:szCs w:val="21"/>
              </w:rPr>
              <w:t>剩餘名目本金</w:t>
            </w:r>
          </w:p>
        </w:tc>
      </w:tr>
      <w:tr w:rsidR="00E8424E" w:rsidRPr="008958B5" w14:paraId="10F27BF1" w14:textId="77777777" w:rsidTr="00436974">
        <w:trPr>
          <w:trHeight w:val="2381"/>
        </w:trPr>
        <w:tc>
          <w:tcPr>
            <w:tcW w:w="976" w:type="pct"/>
            <w:shd w:val="clear" w:color="auto" w:fill="FFFFFF" w:themeFill="background1"/>
            <w:vAlign w:val="center"/>
          </w:tcPr>
          <w:p w14:paraId="22E65990"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lastRenderedPageBreak/>
              <w:t>現金結算價格</w:t>
            </w:r>
          </w:p>
          <w:p w14:paraId="7A06B0F1"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b/>
                <w:bCs/>
                <w:kern w:val="0"/>
                <w:sz w:val="21"/>
                <w:szCs w:val="21"/>
              </w:rPr>
              <w:t>(</w:t>
            </w:r>
            <w:r w:rsidRPr="008958B5">
              <w:rPr>
                <w:rFonts w:ascii="Times New Roman" w:eastAsia="標楷體" w:hAnsi="Times New Roman" w:cs="Times New Roman" w:hint="eastAsia"/>
                <w:bCs/>
                <w:kern w:val="0"/>
                <w:sz w:val="20"/>
                <w:szCs w:val="20"/>
              </w:rPr>
              <w:t>適用於現金結算</w:t>
            </w:r>
            <w:r w:rsidRPr="008958B5">
              <w:rPr>
                <w:rFonts w:ascii="Times New Roman" w:eastAsia="標楷體" w:hAnsi="Times New Roman" w:cs="Times New Roman"/>
                <w:b/>
                <w:bCs/>
                <w:kern w:val="0"/>
                <w:sz w:val="21"/>
                <w:szCs w:val="21"/>
              </w:rPr>
              <w:t>)</w:t>
            </w:r>
          </w:p>
        </w:tc>
        <w:tc>
          <w:tcPr>
            <w:tcW w:w="4009" w:type="pct"/>
            <w:shd w:val="clear" w:color="auto" w:fill="FFFFFF" w:themeFill="background1"/>
            <w:vAlign w:val="center"/>
          </w:tcPr>
          <w:p w14:paraId="6DBF0043" w14:textId="77777777" w:rsidR="00E8424E" w:rsidRPr="008958B5" w:rsidRDefault="00E8424E" w:rsidP="00E8424E">
            <w:pPr>
              <w:widowControl/>
              <w:ind w:leftChars="17" w:left="41" w:rightChars="28" w:right="67"/>
              <w:rPr>
                <w:rFonts w:ascii="Times New Roman" w:eastAsia="標楷體" w:hAnsi="Times New Roman" w:cs="Times New Roman"/>
                <w:b/>
                <w:i/>
                <w:color w:val="000000" w:themeColor="text1"/>
                <w:kern w:val="0"/>
                <w:sz w:val="21"/>
                <w:szCs w:val="21"/>
              </w:rPr>
            </w:pPr>
            <m:oMathPara>
              <m:oMathParaPr>
                <m:jc m:val="left"/>
              </m:oMathParaPr>
              <m:oMath>
                <m:r>
                  <m:rPr>
                    <m:sty m:val="b"/>
                  </m:rPr>
                  <w:rPr>
                    <w:rFonts w:ascii="Cambria Math" w:eastAsia="標楷體" w:hAnsi="Cambria Math" w:cs="Times New Roman"/>
                    <w:color w:val="000000" w:themeColor="text1"/>
                    <w:kern w:val="0"/>
                    <w:sz w:val="21"/>
                    <w:szCs w:val="21"/>
                  </w:rPr>
                  <m:t>Max</m:t>
                </m:r>
                <m:d>
                  <m:dPr>
                    <m:begChr m:val="["/>
                    <m:endChr m:val="]"/>
                    <m:ctrlPr>
                      <w:rPr>
                        <w:rFonts w:ascii="Cambria Math" w:eastAsia="標楷體" w:hAnsi="Cambria Math" w:cs="Times New Roman"/>
                        <w:b/>
                        <w:color w:val="000000" w:themeColor="text1"/>
                        <w:sz w:val="21"/>
                      </w:rPr>
                    </m:ctrlPr>
                  </m:dPr>
                  <m:e>
                    <m:r>
                      <m:rPr>
                        <m:sty m:val="b"/>
                      </m:rPr>
                      <w:rPr>
                        <w:rFonts w:ascii="Cambria Math" w:eastAsia="標楷體" w:hAnsi="Cambria Math" w:cs="Times New Roman"/>
                        <w:color w:val="000000" w:themeColor="text1"/>
                        <w:kern w:val="0"/>
                        <w:sz w:val="21"/>
                        <w:szCs w:val="21"/>
                      </w:rPr>
                      <m:t>1+</m:t>
                    </m:r>
                    <m:r>
                      <m:rPr>
                        <m:sty m:val="bi"/>
                      </m:rPr>
                      <w:rPr>
                        <w:rFonts w:ascii="Cambria Math" w:eastAsia="標楷體" w:hAnsi="Cambria Math" w:cs="Times New Roman"/>
                        <w:color w:val="000000" w:themeColor="text1"/>
                        <w:kern w:val="0"/>
                        <w:sz w:val="21"/>
                        <w:szCs w:val="21"/>
                      </w:rPr>
                      <m:t>P</m:t>
                    </m:r>
                    <m:r>
                      <m:rPr>
                        <m:sty m:val="b"/>
                      </m:rPr>
                      <w:rPr>
                        <w:rFonts w:ascii="Cambria Math" w:eastAsia="標楷體" w:hAnsi="Cambria Math" w:cs="Times New Roman" w:hint="eastAsia"/>
                        <w:color w:val="000000" w:themeColor="text1"/>
                        <w:kern w:val="0"/>
                        <w:sz w:val="21"/>
                        <w:szCs w:val="21"/>
                      </w:rPr>
                      <m:t>×</m:t>
                    </m:r>
                    <m:d>
                      <m:dPr>
                        <m:ctrlPr>
                          <w:rPr>
                            <w:rFonts w:ascii="Cambria Math" w:eastAsia="標楷體" w:hAnsi="Cambria Math" w:cs="Times New Roman"/>
                            <w:b/>
                            <w:color w:val="000000" w:themeColor="text1"/>
                            <w:sz w:val="21"/>
                          </w:rPr>
                        </m:ctrlPr>
                      </m:dPr>
                      <m:e>
                        <m:f>
                          <m:fPr>
                            <m:ctrlPr>
                              <w:rPr>
                                <w:rFonts w:ascii="Cambria Math" w:eastAsia="標楷體" w:hAnsi="Cambria Math" w:cs="Times New Roman"/>
                                <w:b/>
                                <w:color w:val="000000" w:themeColor="text1"/>
                                <w:sz w:val="21"/>
                              </w:rPr>
                            </m:ctrlPr>
                          </m:fPr>
                          <m:num>
                            <m:sSub>
                              <m:sSubPr>
                                <m:ctrlPr>
                                  <w:rPr>
                                    <w:rFonts w:ascii="Cambria Math" w:eastAsia="標楷體" w:hAnsi="Cambria Math" w:cs="Times New Roman"/>
                                    <w:b/>
                                    <w:color w:val="000000" w:themeColor="text1"/>
                                    <w:sz w:val="21"/>
                                  </w:rPr>
                                </m:ctrlPr>
                              </m:sSubPr>
                              <m:e>
                                <m:r>
                                  <m:rPr>
                                    <m:sty m:val="bi"/>
                                  </m:rPr>
                                  <w:rPr>
                                    <w:rFonts w:ascii="Cambria Math" w:eastAsia="標楷體" w:hAnsi="Cambria Math" w:cs="Times New Roman"/>
                                    <w:color w:val="000000" w:themeColor="text1"/>
                                    <w:kern w:val="0"/>
                                    <w:sz w:val="21"/>
                                    <w:szCs w:val="21"/>
                                  </w:rPr>
                                  <m:t>S</m:t>
                                </m:r>
                              </m:e>
                              <m:sub>
                                <m:r>
                                  <m:rPr>
                                    <m:sty m:val="b"/>
                                  </m:rPr>
                                  <w:rPr>
                                    <w:rFonts w:ascii="Cambria Math" w:eastAsia="標楷體" w:hAnsi="Cambria Math" w:cs="Times New Roman"/>
                                    <w:color w:val="000000" w:themeColor="text1"/>
                                    <w:kern w:val="0"/>
                                    <w:sz w:val="21"/>
                                    <w:szCs w:val="21"/>
                                  </w:rPr>
                                  <m:t>1</m:t>
                                </m:r>
                              </m:sub>
                            </m:sSub>
                            <m:r>
                              <m:rPr>
                                <m:sty m:val="b"/>
                              </m:rPr>
                              <w:rPr>
                                <w:rFonts w:ascii="Cambria Math" w:eastAsia="標楷體" w:hAnsi="Cambria Math" w:cs="Times New Roman"/>
                                <w:color w:val="000000" w:themeColor="text1"/>
                                <w:kern w:val="0"/>
                                <w:sz w:val="21"/>
                                <w:szCs w:val="21"/>
                              </w:rPr>
                              <m:t>-</m:t>
                            </m:r>
                            <m:sSub>
                              <m:sSubPr>
                                <m:ctrlPr>
                                  <w:rPr>
                                    <w:rFonts w:ascii="Cambria Math" w:eastAsia="標楷體" w:hAnsi="Cambria Math" w:cs="Times New Roman"/>
                                    <w:b/>
                                    <w:color w:val="000000" w:themeColor="text1"/>
                                    <w:sz w:val="21"/>
                                  </w:rPr>
                                </m:ctrlPr>
                              </m:sSubPr>
                              <m:e>
                                <m:r>
                                  <m:rPr>
                                    <m:sty m:val="bi"/>
                                  </m:rPr>
                                  <w:rPr>
                                    <w:rFonts w:ascii="Cambria Math" w:eastAsia="標楷體" w:hAnsi="Cambria Math" w:cs="Times New Roman"/>
                                    <w:color w:val="000000" w:themeColor="text1"/>
                                    <w:kern w:val="0"/>
                                    <w:sz w:val="21"/>
                                    <w:szCs w:val="21"/>
                                  </w:rPr>
                                  <m:t>S</m:t>
                                </m:r>
                              </m:e>
                              <m:sub>
                                <m:r>
                                  <m:rPr>
                                    <m:sty m:val="bi"/>
                                  </m:rPr>
                                  <w:rPr>
                                    <w:rFonts w:ascii="Cambria Math" w:eastAsia="標楷體" w:hAnsi="Cambria Math" w:cs="Times New Roman"/>
                                    <w:color w:val="000000" w:themeColor="text1"/>
                                    <w:kern w:val="0"/>
                                    <w:sz w:val="21"/>
                                    <w:szCs w:val="21"/>
                                  </w:rPr>
                                  <m:t>0</m:t>
                                </m:r>
                              </m:sub>
                            </m:sSub>
                          </m:num>
                          <m:den>
                            <m:sSub>
                              <m:sSubPr>
                                <m:ctrlPr>
                                  <w:rPr>
                                    <w:rFonts w:ascii="Cambria Math" w:eastAsia="標楷體" w:hAnsi="Cambria Math" w:cs="Times New Roman"/>
                                    <w:b/>
                                    <w:i/>
                                    <w:color w:val="000000" w:themeColor="text1"/>
                                    <w:sz w:val="21"/>
                                  </w:rPr>
                                </m:ctrlPr>
                              </m:sSubPr>
                              <m:e>
                                <m:r>
                                  <m:rPr>
                                    <m:sty m:val="bi"/>
                                  </m:rPr>
                                  <w:rPr>
                                    <w:rFonts w:ascii="Cambria Math" w:eastAsia="標楷體" w:hAnsi="Cambria Math" w:cs="Times New Roman"/>
                                    <w:color w:val="000000" w:themeColor="text1"/>
                                    <w:kern w:val="0"/>
                                    <w:sz w:val="21"/>
                                    <w:szCs w:val="21"/>
                                  </w:rPr>
                                  <m:t>S</m:t>
                                </m:r>
                              </m:e>
                              <m:sub>
                                <m:r>
                                  <m:rPr>
                                    <m:sty m:val="bi"/>
                                  </m:rPr>
                                  <w:rPr>
                                    <w:rFonts w:ascii="Cambria Math" w:eastAsia="標楷體" w:hAnsi="Cambria Math" w:cs="Times New Roman"/>
                                    <w:color w:val="000000" w:themeColor="text1"/>
                                    <w:kern w:val="0"/>
                                    <w:sz w:val="21"/>
                                    <w:szCs w:val="21"/>
                                  </w:rPr>
                                  <m:t>0</m:t>
                                </m:r>
                              </m:sub>
                            </m:sSub>
                          </m:den>
                        </m:f>
                        <m:r>
                          <m:rPr>
                            <m:sty m:val="b"/>
                          </m:rPr>
                          <w:rPr>
                            <w:rFonts w:ascii="Cambria Math" w:eastAsia="標楷體" w:hAnsi="Cambria Math" w:cs="Times New Roman"/>
                            <w:color w:val="000000" w:themeColor="text1"/>
                            <w:kern w:val="0"/>
                            <w:sz w:val="21"/>
                            <w:szCs w:val="21"/>
                          </w:rPr>
                          <m:t>+</m:t>
                        </m:r>
                        <m:r>
                          <m:rPr>
                            <m:sty m:val="b"/>
                          </m:rPr>
                          <w:rPr>
                            <w:rFonts w:ascii="Cambria Math" w:eastAsia="標楷體" w:hAnsi="Cambria Math" w:cs="Times New Roman" w:hint="eastAsia"/>
                            <w:color w:val="000000" w:themeColor="text1"/>
                            <w:kern w:val="0"/>
                            <w:sz w:val="21"/>
                            <w:szCs w:val="21"/>
                          </w:rPr>
                          <m:t>應計息率</m:t>
                        </m:r>
                      </m:e>
                    </m:d>
                    <m:r>
                      <m:rPr>
                        <m:sty m:val="b"/>
                      </m:rPr>
                      <w:rPr>
                        <w:rFonts w:ascii="Cambria Math" w:eastAsia="微軟正黑體" w:hAnsi="Cambria Math" w:cs="Times New Roman"/>
                        <w:color w:val="000000" w:themeColor="text1"/>
                        <w:kern w:val="0"/>
                        <w:sz w:val="21"/>
                        <w:szCs w:val="21"/>
                      </w:rPr>
                      <m:t>-</m:t>
                    </m:r>
                    <m:d>
                      <m:dPr>
                        <m:ctrlPr>
                          <w:rPr>
                            <w:rFonts w:ascii="Cambria Math" w:eastAsia="標楷體" w:hAnsi="Cambria Math" w:cs="Times New Roman"/>
                            <w:b/>
                            <w:color w:val="000000" w:themeColor="text1"/>
                            <w:sz w:val="21"/>
                          </w:rPr>
                        </m:ctrlPr>
                      </m:dPr>
                      <m:e>
                        <m:r>
                          <m:rPr>
                            <m:sty m:val="bi"/>
                          </m:rPr>
                          <w:rPr>
                            <w:rFonts w:ascii="Cambria Math" w:eastAsia="標楷體" w:hAnsi="Cambria Math" w:cs="Times New Roman"/>
                            <w:color w:val="000000" w:themeColor="text1"/>
                            <w:kern w:val="0"/>
                            <w:sz w:val="21"/>
                            <w:szCs w:val="21"/>
                          </w:rPr>
                          <m:t>P</m:t>
                        </m:r>
                        <m:r>
                          <m:rPr>
                            <m:sty m:val="b"/>
                          </m:rPr>
                          <w:rPr>
                            <w:rFonts w:ascii="Cambria Math" w:eastAsia="標楷體" w:hAnsi="Cambria Math" w:cs="Times New Roman"/>
                            <w:color w:val="000000" w:themeColor="text1"/>
                            <w:kern w:val="0"/>
                            <w:sz w:val="21"/>
                            <w:szCs w:val="21"/>
                          </w:rPr>
                          <m:t>-1</m:t>
                        </m:r>
                      </m:e>
                    </m:d>
                    <m:r>
                      <m:rPr>
                        <m:sty m:val="b"/>
                      </m:rPr>
                      <w:rPr>
                        <w:rFonts w:ascii="Cambria Math" w:eastAsia="標楷體" w:hAnsi="Cambria Math" w:cs="Times New Roman" w:hint="eastAsia"/>
                        <w:color w:val="000000" w:themeColor="text1"/>
                        <w:kern w:val="0"/>
                        <w:sz w:val="21"/>
                        <w:szCs w:val="21"/>
                      </w:rPr>
                      <m:t>×</m:t>
                    </m:r>
                    <m:nary>
                      <m:naryPr>
                        <m:chr m:val="∑"/>
                        <m:limLoc m:val="undOvr"/>
                        <m:ctrlPr>
                          <w:rPr>
                            <w:rFonts w:ascii="Cambria Math" w:eastAsia="標楷體" w:hAnsi="Cambria Math" w:cs="Times New Roman"/>
                            <w:b/>
                            <w:color w:val="000000" w:themeColor="text1"/>
                            <w:sz w:val="21"/>
                          </w:rPr>
                        </m:ctrlPr>
                      </m:naryPr>
                      <m:sub>
                        <m:r>
                          <m:rPr>
                            <m:sty m:val="bi"/>
                          </m:rPr>
                          <w:rPr>
                            <w:rFonts w:ascii="Cambria Math" w:eastAsia="標楷體" w:hAnsi="Cambria Math" w:cs="Times New Roman"/>
                            <w:color w:val="000000" w:themeColor="text1"/>
                            <w:kern w:val="0"/>
                            <w:sz w:val="21"/>
                            <w:szCs w:val="21"/>
                          </w:rPr>
                          <m:t>i</m:t>
                        </m:r>
                      </m:sub>
                      <m:sup>
                        <m:r>
                          <m:rPr>
                            <m:sty m:val="bi"/>
                          </m:rPr>
                          <w:rPr>
                            <w:rFonts w:ascii="Cambria Math" w:eastAsia="標楷體" w:hAnsi="Cambria Math" w:cs="Times New Roman"/>
                            <w:color w:val="000000" w:themeColor="text1"/>
                            <w:kern w:val="0"/>
                            <w:sz w:val="21"/>
                            <w:szCs w:val="21"/>
                          </w:rPr>
                          <m:t>n</m:t>
                        </m:r>
                      </m:sup>
                      <m:e>
                        <m:sSub>
                          <m:sSubPr>
                            <m:ctrlPr>
                              <w:rPr>
                                <w:rFonts w:ascii="Cambria Math" w:eastAsia="標楷體" w:hAnsi="Cambria Math" w:cs="Times New Roman"/>
                                <w:b/>
                                <w:i/>
                                <w:color w:val="000000" w:themeColor="text1"/>
                                <w:sz w:val="21"/>
                              </w:rPr>
                            </m:ctrlPr>
                          </m:sSubPr>
                          <m:e>
                            <m:r>
                              <m:rPr>
                                <m:sty m:val="bi"/>
                              </m:rPr>
                              <w:rPr>
                                <w:rFonts w:ascii="Cambria Math" w:eastAsia="標楷體" w:hAnsi="Cambria Math" w:cs="Times New Roman"/>
                                <w:color w:val="000000" w:themeColor="text1"/>
                                <w:kern w:val="0"/>
                                <w:sz w:val="21"/>
                                <w:szCs w:val="21"/>
                              </w:rPr>
                              <m:t>H</m:t>
                            </m:r>
                          </m:e>
                          <m:sub>
                            <m:r>
                              <m:rPr>
                                <m:sty m:val="bi"/>
                              </m:rPr>
                              <w:rPr>
                                <w:rFonts w:ascii="Cambria Math" w:eastAsia="標楷體" w:hAnsi="Cambria Math" w:cs="Times New Roman"/>
                                <w:color w:val="000000" w:themeColor="text1"/>
                                <w:kern w:val="0"/>
                                <w:sz w:val="21"/>
                                <w:szCs w:val="21"/>
                              </w:rPr>
                              <m:t>i</m:t>
                            </m:r>
                          </m:sub>
                        </m:sSub>
                        <m:r>
                          <m:rPr>
                            <m:sty m:val="bi"/>
                          </m:rPr>
                          <w:rPr>
                            <w:rFonts w:ascii="Cambria Math" w:eastAsia="標楷體" w:hAnsi="Cambria Math" w:cs="Times New Roman" w:hint="eastAsia"/>
                            <w:color w:val="000000" w:themeColor="text1"/>
                            <w:kern w:val="0"/>
                            <w:sz w:val="21"/>
                            <w:szCs w:val="21"/>
                          </w:rPr>
                          <m:t>×</m:t>
                        </m:r>
                        <m:f>
                          <m:fPr>
                            <m:ctrlPr>
                              <w:rPr>
                                <w:rFonts w:ascii="Cambria Math" w:eastAsia="標楷體" w:hAnsi="Cambria Math" w:cs="Times New Roman"/>
                                <w:b/>
                                <w:i/>
                                <w:color w:val="000000" w:themeColor="text1"/>
                                <w:sz w:val="21"/>
                              </w:rPr>
                            </m:ctrlPr>
                          </m:fPr>
                          <m:num>
                            <m:sSub>
                              <m:sSubPr>
                                <m:ctrlPr>
                                  <w:rPr>
                                    <w:rFonts w:ascii="Cambria Math" w:eastAsia="標楷體" w:hAnsi="Cambria Math" w:cs="Times New Roman"/>
                                    <w:b/>
                                    <w:i/>
                                    <w:color w:val="000000" w:themeColor="text1"/>
                                    <w:sz w:val="21"/>
                                  </w:rPr>
                                </m:ctrlPr>
                              </m:sSubPr>
                              <m:e>
                                <m:r>
                                  <m:rPr>
                                    <m:sty m:val="b"/>
                                  </m:rPr>
                                  <w:rPr>
                                    <w:rFonts w:ascii="Cambria Math" w:eastAsia="標楷體" w:hAnsi="Cambria Math" w:cs="Times New Roman" w:hint="eastAsia"/>
                                    <w:color w:val="000000" w:themeColor="text1"/>
                                    <w:kern w:val="0"/>
                                    <w:sz w:val="21"/>
                                    <w:szCs w:val="21"/>
                                  </w:rPr>
                                  <m:t>避險資金成本計算天數</m:t>
                                </m:r>
                              </m:e>
                              <m:sub>
                                <m:r>
                                  <m:rPr>
                                    <m:sty m:val="bi"/>
                                  </m:rPr>
                                  <w:rPr>
                                    <w:rFonts w:ascii="Cambria Math" w:eastAsia="標楷體" w:hAnsi="Cambria Math" w:cs="Times New Roman"/>
                                    <w:color w:val="000000" w:themeColor="text1"/>
                                    <w:kern w:val="0"/>
                                    <w:sz w:val="21"/>
                                    <w:szCs w:val="21"/>
                                  </w:rPr>
                                  <m:t>i</m:t>
                                </m:r>
                              </m:sub>
                            </m:sSub>
                          </m:num>
                          <m:den>
                            <m:sSub>
                              <m:sSubPr>
                                <m:ctrlPr>
                                  <w:rPr>
                                    <w:rFonts w:ascii="Cambria Math" w:eastAsia="標楷體" w:hAnsi="Cambria Math" w:cs="Times New Roman"/>
                                    <w:b/>
                                    <w:i/>
                                    <w:color w:val="000000" w:themeColor="text1"/>
                                    <w:sz w:val="20"/>
                                  </w:rPr>
                                </m:ctrlPr>
                              </m:sSubPr>
                              <m:e>
                                <m:r>
                                  <m:rPr>
                                    <m:sty m:val="bi"/>
                                  </m:rPr>
                                  <w:rPr>
                                    <w:rFonts w:ascii="Cambria Math" w:eastAsia="標楷體" w:hAnsi="Cambria Math" w:cs="Times New Roman"/>
                                    <w:color w:val="000000" w:themeColor="text1"/>
                                    <w:kern w:val="0"/>
                                    <w:sz w:val="20"/>
                                    <w:szCs w:val="20"/>
                                  </w:rPr>
                                  <m:t>N</m:t>
                                </m:r>
                              </m:e>
                              <m:sub>
                                <m:r>
                                  <m:rPr>
                                    <m:sty m:val="bi"/>
                                  </m:rPr>
                                  <w:rPr>
                                    <w:rFonts w:ascii="Cambria Math" w:eastAsia="標楷體" w:hAnsi="Cambria Math" w:cs="Times New Roman"/>
                                    <w:color w:val="000000" w:themeColor="text1"/>
                                    <w:kern w:val="0"/>
                                    <w:sz w:val="20"/>
                                    <w:szCs w:val="20"/>
                                  </w:rPr>
                                  <m:t>2</m:t>
                                </m:r>
                              </m:sub>
                            </m:sSub>
                          </m:den>
                        </m:f>
                      </m:e>
                    </m:nary>
                    <m:r>
                      <m:rPr>
                        <m:sty m:val="bi"/>
                      </m:rPr>
                      <w:rPr>
                        <w:rFonts w:ascii="Cambria Math" w:eastAsia="標楷體" w:hAnsi="Cambria Math" w:cs="Times New Roman"/>
                        <w:color w:val="000000" w:themeColor="text1"/>
                        <w:kern w:val="0"/>
                        <w:sz w:val="21"/>
                        <w:szCs w:val="21"/>
                      </w:rPr>
                      <m:t xml:space="preserve">-ND, G </m:t>
                    </m:r>
                    <m:ctrlPr>
                      <w:rPr>
                        <w:rFonts w:ascii="Cambria Math" w:eastAsia="標楷體" w:hAnsi="Cambria Math" w:cs="Times New Roman"/>
                        <w:b/>
                        <w:i/>
                        <w:color w:val="000000" w:themeColor="text1"/>
                        <w:sz w:val="21"/>
                      </w:rPr>
                    </m:ctrlPr>
                  </m:e>
                </m:d>
              </m:oMath>
            </m:oMathPara>
          </w:p>
          <w:p w14:paraId="537A0E23" w14:textId="77777777" w:rsidR="00E8424E" w:rsidRPr="008958B5" w:rsidRDefault="00E8424E" w:rsidP="00E8424E">
            <w:pPr>
              <w:widowControl/>
              <w:ind w:leftChars="17" w:left="41" w:rightChars="28" w:right="67"/>
              <w:rPr>
                <w:rFonts w:ascii="Times New Roman" w:eastAsia="標楷體" w:hAnsi="Times New Roman" w:cs="Times New Roman"/>
                <w:b/>
                <w:color w:val="000000" w:themeColor="text1"/>
                <w:kern w:val="0"/>
                <w:sz w:val="21"/>
                <w:szCs w:val="21"/>
              </w:rPr>
            </w:pPr>
            <m:oMathPara>
              <m:oMathParaPr>
                <m:jc m:val="left"/>
              </m:oMathParaPr>
              <m:oMath>
                <m:r>
                  <m:rPr>
                    <m:sty m:val="b"/>
                  </m:rPr>
                  <w:rPr>
                    <w:rFonts w:ascii="Cambria Math" w:eastAsia="標楷體" w:hAnsi="Cambria Math" w:cs="Times New Roman" w:hint="eastAsia"/>
                    <w:color w:val="000000" w:themeColor="text1"/>
                    <w:kern w:val="0"/>
                    <w:sz w:val="21"/>
                    <w:szCs w:val="21"/>
                  </w:rPr>
                  <m:t>現金結算價格公式說明</m:t>
                </m:r>
              </m:oMath>
            </m:oMathPara>
          </w:p>
          <w:p w14:paraId="0C7D420A" w14:textId="77777777" w:rsidR="00E8424E" w:rsidRPr="008958B5" w:rsidRDefault="00E8424E" w:rsidP="00E8424E">
            <w:pPr>
              <w:tabs>
                <w:tab w:val="left" w:pos="395"/>
              </w:tabs>
              <w:autoSpaceDE w:val="0"/>
              <w:autoSpaceDN w:val="0"/>
              <w:adjustRightInd w:val="0"/>
              <w:spacing w:line="300" w:lineRule="exact"/>
              <w:ind w:left="57" w:right="28"/>
              <w:rPr>
                <w:rFonts w:ascii="標楷體" w:eastAsia="標楷體" w:hAnsi="標楷體" w:cs="Times New Roman"/>
                <w:b/>
                <w:kern w:val="0"/>
                <w:sz w:val="20"/>
                <w:szCs w:val="20"/>
              </w:rPr>
            </w:pPr>
            <w:r w:rsidRPr="008958B5">
              <w:rPr>
                <w:rFonts w:ascii="Times New Roman" w:eastAsia="標楷體" w:hAnsi="Times New Roman" w:cs="Times New Roman" w:hint="eastAsia"/>
                <w:b/>
                <w:color w:val="000000" w:themeColor="text1"/>
                <w:kern w:val="0"/>
                <w:szCs w:val="24"/>
              </w:rPr>
              <w:t>除</w:t>
            </w:r>
            <m:oMath>
              <m:sSub>
                <m:sSubPr>
                  <m:ctrlPr>
                    <w:rPr>
                      <w:rFonts w:ascii="Cambria Math" w:eastAsia="標楷體" w:hAnsi="Cambria Math" w:cs="Times New Roman"/>
                      <w:b/>
                      <w:i/>
                      <w:color w:val="000000" w:themeColor="text1"/>
                    </w:rPr>
                  </m:ctrlPr>
                </m:sSubPr>
                <m:e>
                  <m:r>
                    <m:rPr>
                      <m:sty m:val="bi"/>
                    </m:rPr>
                    <w:rPr>
                      <w:rFonts w:ascii="Cambria Math" w:eastAsia="標楷體" w:hAnsi="Cambria Math" w:cs="Times New Roman"/>
                      <w:color w:val="000000" w:themeColor="text1"/>
                      <w:kern w:val="0"/>
                      <w:szCs w:val="24"/>
                    </w:rPr>
                    <m:t>S</m:t>
                  </m:r>
                </m:e>
                <m:sub>
                  <m:r>
                    <m:rPr>
                      <m:sty m:val="bi"/>
                    </m:rPr>
                    <w:rPr>
                      <w:rFonts w:ascii="Cambria Math" w:eastAsia="標楷體" w:hAnsi="Cambria Math" w:cs="Times New Roman"/>
                      <w:color w:val="000000" w:themeColor="text1"/>
                      <w:kern w:val="0"/>
                      <w:szCs w:val="24"/>
                    </w:rPr>
                    <m:t>1</m:t>
                  </m:r>
                </m:sub>
              </m:sSub>
              <m:r>
                <m:rPr>
                  <m:sty m:val="b"/>
                </m:rPr>
                <w:rPr>
                  <w:rFonts w:ascii="Cambria Math" w:eastAsia="標楷體" w:hAnsi="Cambria Math" w:cs="Times New Roman" w:hint="eastAsia"/>
                  <w:color w:val="000000" w:themeColor="text1"/>
                  <w:kern w:val="0"/>
                  <w:szCs w:val="24"/>
                  <w:vertAlign w:val="subscript"/>
                </w:rPr>
                <m:t>與</m:t>
              </m:r>
              <m:r>
                <m:rPr>
                  <m:sty m:val="b"/>
                </m:rPr>
                <w:rPr>
                  <w:rFonts w:ascii="Cambria Math" w:eastAsia="標楷體" w:hAnsi="Cambria Math" w:cs="Times New Roman"/>
                  <w:color w:val="000000" w:themeColor="text1"/>
                  <w:kern w:val="0"/>
                  <w:szCs w:val="24"/>
                  <w:vertAlign w:val="subscript"/>
                </w:rPr>
                <m:t>ND</m:t>
              </m:r>
              <m:r>
                <m:rPr>
                  <m:sty m:val="b"/>
                </m:rPr>
                <w:rPr>
                  <w:rFonts w:ascii="Cambria Math" w:eastAsia="標楷體" w:hAnsi="Cambria Math" w:cs="Times New Roman" w:hint="eastAsia"/>
                  <w:color w:val="000000" w:themeColor="text1"/>
                  <w:kern w:val="0"/>
                  <w:szCs w:val="24"/>
                  <w:vertAlign w:val="subscript"/>
                </w:rPr>
                <m:t>參下列說明外</m:t>
              </m:r>
            </m:oMath>
            <w:r w:rsidRPr="008958B5">
              <w:rPr>
                <w:rFonts w:ascii="Cambria Math" w:eastAsia="標楷體" w:hAnsi="Cambria Math" w:cs="Times New Roman" w:hint="eastAsia"/>
                <w:b/>
                <w:kern w:val="0"/>
                <w:szCs w:val="24"/>
              </w:rPr>
              <w:t>，其餘公式細項請參</w:t>
            </w:r>
            <w:r w:rsidRPr="008958B5">
              <w:rPr>
                <w:rFonts w:ascii="標楷體" w:eastAsia="標楷體" w:hAnsi="標楷體" w:cs="Times New Roman" w:hint="eastAsia"/>
                <w:b/>
                <w:kern w:val="0"/>
                <w:szCs w:val="24"/>
              </w:rPr>
              <w:t>「評價條件」</w:t>
            </w:r>
            <w:r w:rsidRPr="008958B5">
              <w:rPr>
                <w:rFonts w:ascii="標楷體" w:eastAsia="標楷體" w:hAnsi="標楷體" w:cs="Times New Roman" w:hint="eastAsia"/>
                <w:b/>
                <w:szCs w:val="24"/>
              </w:rPr>
              <w:t>欄位</w:t>
            </w:r>
            <w:r w:rsidRPr="008958B5">
              <w:rPr>
                <w:rFonts w:ascii="標楷體" w:eastAsia="標楷體" w:hAnsi="標楷體" w:cs="Times New Roman" w:hint="eastAsia"/>
                <w:b/>
                <w:kern w:val="0"/>
                <w:szCs w:val="24"/>
              </w:rPr>
              <w:t>中「本商品評價公式」之</w:t>
            </w:r>
            <w:r w:rsidRPr="008958B5">
              <w:rPr>
                <w:rFonts w:ascii="Cambria Math" w:eastAsia="標楷體" w:hAnsi="Cambria Math" w:cs="Times New Roman" w:hint="eastAsia"/>
                <w:b/>
                <w:kern w:val="0"/>
                <w:szCs w:val="24"/>
              </w:rPr>
              <w:t>說明，惟</w:t>
            </w:r>
            <w:r w:rsidRPr="008958B5">
              <w:rPr>
                <w:rFonts w:ascii="標楷體" w:eastAsia="標楷體" w:hAnsi="標楷體" w:cs="Times New Roman" w:hint="eastAsia"/>
                <w:b/>
                <w:kern w:val="0"/>
                <w:szCs w:val="24"/>
              </w:rPr>
              <w:t>在計算「現金結算價格」時，「評價條件」中之「評價日」應為「淨額交割日</w:t>
            </w:r>
            <w:r w:rsidRPr="008958B5">
              <w:rPr>
                <w:rFonts w:ascii="標楷體" w:eastAsia="標楷體" w:hAnsi="標楷體" w:cs="Times New Roman" w:hint="eastAsia"/>
                <w:b/>
                <w:kern w:val="0"/>
                <w:sz w:val="20"/>
                <w:szCs w:val="20"/>
              </w:rPr>
              <w:t>」。</w:t>
            </w:r>
          </w:p>
          <w:p w14:paraId="3C5B2DA2" w14:textId="77777777" w:rsidR="00E8424E" w:rsidRPr="008958B5" w:rsidRDefault="003C5382" w:rsidP="00E8424E">
            <w:pPr>
              <w:tabs>
                <w:tab w:val="left" w:pos="190"/>
              </w:tabs>
              <w:autoSpaceDE w:val="0"/>
              <w:autoSpaceDN w:val="0"/>
              <w:adjustRightInd w:val="0"/>
              <w:ind w:right="74"/>
              <w:rPr>
                <w:rFonts w:ascii="Times New Roman" w:eastAsia="標楷體" w:hAnsi="Times New Roman" w:cs="Times New Roman"/>
                <w:color w:val="000000" w:themeColor="text1"/>
                <w:kern w:val="0"/>
                <w:sz w:val="20"/>
                <w:szCs w:val="20"/>
              </w:rPr>
            </w:pPr>
            <m:oMath>
              <m:sSub>
                <m:sSubPr>
                  <m:ctrlPr>
                    <w:rPr>
                      <w:rFonts w:ascii="Cambria Math" w:eastAsia="標楷體" w:hAnsi="Cambria Math" w:cs="Times New Roman"/>
                      <w:color w:val="000000" w:themeColor="text1"/>
                      <w:sz w:val="20"/>
                    </w:rPr>
                  </m:ctrlPr>
                </m:sSubPr>
                <m:e>
                  <m:r>
                    <w:rPr>
                      <w:rFonts w:ascii="Cambria Math" w:eastAsia="標楷體" w:hAnsi="Cambria Math" w:cs="Times New Roman"/>
                      <w:color w:val="000000" w:themeColor="text1"/>
                      <w:kern w:val="0"/>
                      <w:sz w:val="20"/>
                      <w:szCs w:val="20"/>
                    </w:rPr>
                    <m:t>S</m:t>
                  </m:r>
                </m:e>
                <m:sub>
                  <m:r>
                    <w:rPr>
                      <w:rFonts w:ascii="Cambria Math" w:eastAsia="標楷體" w:hAnsi="Cambria Math" w:cs="Times New Roman"/>
                      <w:color w:val="000000" w:themeColor="text1"/>
                      <w:kern w:val="0"/>
                      <w:sz w:val="20"/>
                      <w:szCs w:val="20"/>
                    </w:rPr>
                    <m:t>1</m:t>
                  </m:r>
                </m:sub>
              </m:sSub>
            </m:oMath>
            <w:r w:rsidR="00E8424E" w:rsidRPr="008958B5">
              <w:rPr>
                <w:rFonts w:ascii="Times New Roman" w:eastAsia="標楷體" w:hAnsi="Times New Roman" w:cs="Times New Roman"/>
                <w:color w:val="000000" w:themeColor="text1"/>
                <w:kern w:val="0"/>
                <w:sz w:val="20"/>
                <w:szCs w:val="20"/>
              </w:rPr>
              <w:tab/>
            </w:r>
            <w:r w:rsidR="00E8424E" w:rsidRPr="008958B5">
              <w:rPr>
                <w:rFonts w:ascii="Times New Roman" w:eastAsia="標楷體" w:hAnsi="Times New Roman" w:cs="Times New Roman" w:hint="eastAsia"/>
                <w:color w:val="000000" w:themeColor="text1"/>
                <w:kern w:val="0"/>
                <w:sz w:val="20"/>
                <w:szCs w:val="20"/>
              </w:rPr>
              <w:t>：</w:t>
            </w:r>
            <w:proofErr w:type="gramStart"/>
            <w:r w:rsidR="00E8424E" w:rsidRPr="008958B5">
              <w:rPr>
                <w:rFonts w:ascii="Times New Roman" w:eastAsia="標楷體" w:hAnsi="Times New Roman" w:cs="Times New Roman" w:hint="eastAsia"/>
                <w:bCs/>
                <w:kern w:val="0"/>
                <w:sz w:val="20"/>
                <w:szCs w:val="20"/>
              </w:rPr>
              <w:t>採</w:t>
            </w:r>
            <w:proofErr w:type="gramEnd"/>
            <w:r w:rsidR="00E8424E" w:rsidRPr="008958B5">
              <w:rPr>
                <w:rFonts w:ascii="Times New Roman" w:eastAsia="標楷體" w:hAnsi="Times New Roman" w:cs="Times New Roman" w:hint="eastAsia"/>
                <w:bCs/>
                <w:kern w:val="0"/>
                <w:sz w:val="20"/>
                <w:szCs w:val="20"/>
              </w:rPr>
              <w:t>現金結算之連結標的期末價格</w:t>
            </w:r>
          </w:p>
        </w:tc>
      </w:tr>
      <w:tr w:rsidR="00E8424E" w:rsidRPr="008958B5" w14:paraId="34F6AB3A" w14:textId="77777777" w:rsidTr="00436974">
        <w:trPr>
          <w:trHeight w:val="2381"/>
        </w:trPr>
        <w:tc>
          <w:tcPr>
            <w:tcW w:w="976" w:type="pct"/>
            <w:shd w:val="clear" w:color="auto" w:fill="FFFFFF" w:themeFill="background1"/>
            <w:vAlign w:val="center"/>
          </w:tcPr>
          <w:p w14:paraId="41898918"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實物交割價格</w:t>
            </w:r>
          </w:p>
          <w:p w14:paraId="545D2E91"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b/>
                <w:bCs/>
                <w:kern w:val="0"/>
                <w:sz w:val="21"/>
                <w:szCs w:val="21"/>
              </w:rPr>
              <w:t>(</w:t>
            </w:r>
            <w:r w:rsidRPr="008958B5">
              <w:rPr>
                <w:rFonts w:ascii="Times New Roman" w:eastAsia="標楷體" w:hAnsi="Times New Roman" w:cs="Times New Roman" w:hint="eastAsia"/>
                <w:b/>
                <w:bCs/>
                <w:kern w:val="0"/>
                <w:sz w:val="21"/>
                <w:szCs w:val="21"/>
              </w:rPr>
              <w:t>適用於實物交割</w:t>
            </w:r>
            <w:r w:rsidRPr="008958B5">
              <w:rPr>
                <w:rFonts w:ascii="Times New Roman" w:eastAsia="標楷體" w:hAnsi="Times New Roman" w:cs="Times New Roman"/>
                <w:b/>
                <w:bCs/>
                <w:kern w:val="0"/>
                <w:sz w:val="21"/>
                <w:szCs w:val="21"/>
              </w:rPr>
              <w:t>)</w:t>
            </w:r>
          </w:p>
        </w:tc>
        <w:tc>
          <w:tcPr>
            <w:tcW w:w="4009" w:type="pct"/>
            <w:shd w:val="clear" w:color="auto" w:fill="FFFFFF" w:themeFill="background1"/>
            <w:vAlign w:val="center"/>
          </w:tcPr>
          <w:p w14:paraId="15D04A25" w14:textId="77777777" w:rsidR="00E8424E" w:rsidRPr="008958B5" w:rsidRDefault="003C5382" w:rsidP="00E8424E">
            <w:pPr>
              <w:widowControl/>
              <w:ind w:rightChars="28" w:right="67"/>
              <w:rPr>
                <w:rFonts w:ascii="Times New Roman" w:eastAsia="標楷體" w:hAnsi="Times New Roman" w:cs="Times New Roman"/>
                <w:b/>
                <w:color w:val="000000" w:themeColor="text1"/>
                <w:kern w:val="0"/>
                <w:sz w:val="21"/>
                <w:szCs w:val="21"/>
              </w:rPr>
            </w:pPr>
            <m:oMathPara>
              <m:oMath>
                <m:d>
                  <m:dPr>
                    <m:begChr m:val="["/>
                    <m:endChr m:val="]"/>
                    <m:ctrlPr>
                      <w:rPr>
                        <w:rFonts w:ascii="Cambria Math" w:eastAsia="標楷體" w:hAnsi="Cambria Math" w:cs="Times New Roman"/>
                        <w:b/>
                        <w:sz w:val="21"/>
                      </w:rPr>
                    </m:ctrlPr>
                  </m:dPr>
                  <m:e>
                    <m:d>
                      <m:dPr>
                        <m:ctrlPr>
                          <w:rPr>
                            <w:rFonts w:ascii="Cambria Math" w:eastAsia="標楷體" w:hAnsi="Cambria Math" w:cs="Times New Roman"/>
                            <w:b/>
                            <w:sz w:val="21"/>
                          </w:rPr>
                        </m:ctrlPr>
                      </m:dPr>
                      <m:e>
                        <m:r>
                          <m:rPr>
                            <m:sty m:val="bi"/>
                          </m:rPr>
                          <w:rPr>
                            <w:rFonts w:ascii="Cambria Math" w:eastAsia="標楷體" w:hAnsi="Cambria Math" w:cs="Times New Roman"/>
                            <w:color w:val="000000" w:themeColor="text1"/>
                            <w:kern w:val="0"/>
                            <w:sz w:val="21"/>
                            <w:szCs w:val="21"/>
                          </w:rPr>
                          <m:t>P</m:t>
                        </m:r>
                        <m:r>
                          <m:rPr>
                            <m:sty m:val="b"/>
                          </m:rPr>
                          <w:rPr>
                            <w:rFonts w:ascii="Cambria Math" w:eastAsia="標楷體" w:hAnsi="Cambria Math" w:cs="Times New Roman"/>
                            <w:color w:val="000000" w:themeColor="text1"/>
                            <w:kern w:val="0"/>
                            <w:sz w:val="21"/>
                            <w:szCs w:val="21"/>
                          </w:rPr>
                          <m:t>-1</m:t>
                        </m:r>
                        <m:ctrlPr>
                          <w:rPr>
                            <w:rFonts w:ascii="Cambria Math" w:eastAsia="標楷體" w:hAnsi="Cambria Math" w:cs="Times New Roman"/>
                            <w:b/>
                            <w:color w:val="000000" w:themeColor="text1"/>
                            <w:sz w:val="21"/>
                          </w:rPr>
                        </m:ctrlPr>
                      </m:e>
                    </m:d>
                    <m:r>
                      <m:rPr>
                        <m:sty m:val="b"/>
                      </m:rPr>
                      <w:rPr>
                        <w:rFonts w:ascii="Cambria Math" w:eastAsia="標楷體" w:hAnsi="Cambria Math" w:cs="Times New Roman"/>
                        <w:kern w:val="0"/>
                        <w:sz w:val="21"/>
                        <w:szCs w:val="21"/>
                      </w:rPr>
                      <m:t>×</m:t>
                    </m:r>
                    <m:d>
                      <m:dPr>
                        <m:ctrlPr>
                          <w:rPr>
                            <w:rFonts w:ascii="Cambria Math" w:eastAsia="標楷體" w:hAnsi="Cambria Math" w:cs="Times New Roman"/>
                            <w:b/>
                            <w:color w:val="000000" w:themeColor="text1"/>
                            <w:sz w:val="21"/>
                          </w:rPr>
                        </m:ctrlPr>
                      </m:dPr>
                      <m:e>
                        <m:r>
                          <m:rPr>
                            <m:sty m:val="b"/>
                          </m:rPr>
                          <w:rPr>
                            <w:rFonts w:ascii="Cambria Math" w:eastAsia="標楷體" w:hAnsi="Cambria Math" w:cs="Times New Roman"/>
                            <w:kern w:val="0"/>
                            <w:sz w:val="21"/>
                            <w:szCs w:val="21"/>
                          </w:rPr>
                          <m:t>1+</m:t>
                        </m:r>
                        <m:nary>
                          <m:naryPr>
                            <m:chr m:val="∑"/>
                            <m:limLoc m:val="undOvr"/>
                            <m:ctrlPr>
                              <w:rPr>
                                <w:rFonts w:ascii="Cambria Math" w:eastAsia="標楷體" w:hAnsi="Cambria Math" w:cs="Times New Roman"/>
                                <w:b/>
                                <w:color w:val="000000" w:themeColor="text1"/>
                                <w:sz w:val="21"/>
                              </w:rPr>
                            </m:ctrlPr>
                          </m:naryPr>
                          <m:sub>
                            <m:r>
                              <m:rPr>
                                <m:sty m:val="bi"/>
                              </m:rPr>
                              <w:rPr>
                                <w:rFonts w:ascii="Cambria Math" w:eastAsia="標楷體" w:hAnsi="Cambria Math" w:cs="Times New Roman"/>
                                <w:color w:val="000000" w:themeColor="text1"/>
                                <w:kern w:val="0"/>
                                <w:sz w:val="21"/>
                                <w:szCs w:val="21"/>
                              </w:rPr>
                              <m:t>i</m:t>
                            </m:r>
                          </m:sub>
                          <m:sup>
                            <m:r>
                              <m:rPr>
                                <m:sty m:val="bi"/>
                              </m:rPr>
                              <w:rPr>
                                <w:rFonts w:ascii="Cambria Math" w:eastAsia="標楷體" w:hAnsi="Cambria Math" w:cs="Times New Roman"/>
                                <w:color w:val="000000" w:themeColor="text1"/>
                                <w:kern w:val="0"/>
                                <w:sz w:val="21"/>
                                <w:szCs w:val="21"/>
                              </w:rPr>
                              <m:t>n</m:t>
                            </m:r>
                          </m:sup>
                          <m:e>
                            <m:sSub>
                              <m:sSubPr>
                                <m:ctrlPr>
                                  <w:rPr>
                                    <w:rFonts w:ascii="Cambria Math" w:eastAsia="標楷體" w:hAnsi="Cambria Math" w:cs="Times New Roman"/>
                                    <w:b/>
                                    <w:i/>
                                    <w:color w:val="000000" w:themeColor="text1"/>
                                    <w:sz w:val="21"/>
                                  </w:rPr>
                                </m:ctrlPr>
                              </m:sSubPr>
                              <m:e>
                                <m:r>
                                  <m:rPr>
                                    <m:sty m:val="bi"/>
                                  </m:rPr>
                                  <w:rPr>
                                    <w:rFonts w:ascii="Cambria Math" w:eastAsia="標楷體" w:hAnsi="Cambria Math" w:cs="Times New Roman"/>
                                    <w:color w:val="000000" w:themeColor="text1"/>
                                    <w:kern w:val="0"/>
                                    <w:sz w:val="21"/>
                                    <w:szCs w:val="21"/>
                                  </w:rPr>
                                  <m:t>H</m:t>
                                </m:r>
                              </m:e>
                              <m:sub>
                                <m:r>
                                  <m:rPr>
                                    <m:sty m:val="bi"/>
                                  </m:rPr>
                                  <w:rPr>
                                    <w:rFonts w:ascii="Cambria Math" w:eastAsia="標楷體" w:hAnsi="Cambria Math" w:cs="Times New Roman"/>
                                    <w:color w:val="000000" w:themeColor="text1"/>
                                    <w:kern w:val="0"/>
                                    <w:sz w:val="21"/>
                                    <w:szCs w:val="21"/>
                                  </w:rPr>
                                  <m:t>i</m:t>
                                </m:r>
                              </m:sub>
                            </m:sSub>
                            <m:r>
                              <m:rPr>
                                <m:sty m:val="bi"/>
                              </m:rPr>
                              <w:rPr>
                                <w:rFonts w:ascii="Cambria Math" w:eastAsia="標楷體" w:hAnsi="Cambria Math" w:cs="Times New Roman"/>
                                <w:color w:val="000000" w:themeColor="text1"/>
                                <w:kern w:val="0"/>
                                <w:sz w:val="21"/>
                                <w:szCs w:val="21"/>
                              </w:rPr>
                              <m:t>×</m:t>
                            </m:r>
                            <m:f>
                              <m:fPr>
                                <m:ctrlPr>
                                  <w:rPr>
                                    <w:rFonts w:ascii="Cambria Math" w:eastAsia="標楷體" w:hAnsi="Cambria Math" w:cs="Times New Roman"/>
                                    <w:b/>
                                    <w:i/>
                                    <w:color w:val="000000" w:themeColor="text1"/>
                                    <w:sz w:val="21"/>
                                  </w:rPr>
                                </m:ctrlPr>
                              </m:fPr>
                              <m:num>
                                <m:sSub>
                                  <m:sSubPr>
                                    <m:ctrlPr>
                                      <w:rPr>
                                        <w:rFonts w:ascii="Cambria Math" w:eastAsia="標楷體" w:hAnsi="Cambria Math" w:cs="Times New Roman"/>
                                        <w:b/>
                                        <w:i/>
                                        <w:color w:val="000000" w:themeColor="text1"/>
                                        <w:sz w:val="21"/>
                                      </w:rPr>
                                    </m:ctrlPr>
                                  </m:sSubPr>
                                  <m:e>
                                    <m:r>
                                      <m:rPr>
                                        <m:sty m:val="b"/>
                                      </m:rPr>
                                      <w:rPr>
                                        <w:rFonts w:ascii="Cambria Math" w:eastAsia="標楷體" w:hAnsi="Cambria Math" w:cs="Times New Roman" w:hint="eastAsia"/>
                                        <w:color w:val="000000" w:themeColor="text1"/>
                                        <w:kern w:val="0"/>
                                        <w:sz w:val="21"/>
                                        <w:szCs w:val="21"/>
                                      </w:rPr>
                                      <m:t>避險資金成本計算天數</m:t>
                                    </m:r>
                                  </m:e>
                                  <m:sub>
                                    <m:r>
                                      <m:rPr>
                                        <m:sty m:val="bi"/>
                                      </m:rPr>
                                      <w:rPr>
                                        <w:rFonts w:ascii="Cambria Math" w:eastAsia="標楷體" w:hAnsi="Cambria Math" w:cs="Times New Roman"/>
                                        <w:color w:val="000000" w:themeColor="text1"/>
                                        <w:kern w:val="0"/>
                                        <w:sz w:val="21"/>
                                        <w:szCs w:val="21"/>
                                      </w:rPr>
                                      <m:t>i</m:t>
                                    </m:r>
                                  </m:sub>
                                </m:sSub>
                              </m:num>
                              <m:den>
                                <m:sSub>
                                  <m:sSubPr>
                                    <m:ctrlPr>
                                      <w:rPr>
                                        <w:rFonts w:ascii="Cambria Math" w:eastAsia="標楷體" w:hAnsi="Cambria Math" w:cs="Times New Roman"/>
                                        <w:b/>
                                        <w:i/>
                                        <w:color w:val="000000" w:themeColor="text1"/>
                                        <w:sz w:val="21"/>
                                      </w:rPr>
                                    </m:ctrlPr>
                                  </m:sSubPr>
                                  <m:e>
                                    <m:r>
                                      <m:rPr>
                                        <m:sty m:val="bi"/>
                                      </m:rPr>
                                      <w:rPr>
                                        <w:rFonts w:ascii="Cambria Math" w:eastAsia="標楷體" w:hAnsi="Cambria Math" w:cs="Times New Roman"/>
                                        <w:color w:val="000000" w:themeColor="text1"/>
                                        <w:kern w:val="0"/>
                                        <w:sz w:val="21"/>
                                        <w:szCs w:val="21"/>
                                      </w:rPr>
                                      <m:t>N</m:t>
                                    </m:r>
                                  </m:e>
                                  <m:sub>
                                    <m:r>
                                      <m:rPr>
                                        <m:sty m:val="bi"/>
                                      </m:rPr>
                                      <w:rPr>
                                        <w:rFonts w:ascii="Cambria Math" w:eastAsia="標楷體" w:hAnsi="Cambria Math" w:cs="Times New Roman"/>
                                        <w:color w:val="000000" w:themeColor="text1"/>
                                        <w:kern w:val="0"/>
                                        <w:sz w:val="21"/>
                                        <w:szCs w:val="21"/>
                                      </w:rPr>
                                      <m:t>2</m:t>
                                    </m:r>
                                  </m:sub>
                                </m:sSub>
                              </m:den>
                            </m:f>
                          </m:e>
                        </m:nary>
                      </m:e>
                    </m:d>
                    <m:ctrlPr>
                      <w:rPr>
                        <w:rFonts w:ascii="Cambria Math" w:eastAsia="標楷體" w:hAnsi="Cambria Math" w:cs="Times New Roman"/>
                        <w:b/>
                        <w:color w:val="000000" w:themeColor="text1"/>
                        <w:sz w:val="21"/>
                      </w:rPr>
                    </m:ctrlPr>
                  </m:e>
                </m:d>
                <m:r>
                  <m:rPr>
                    <m:sty m:val="b"/>
                  </m:rPr>
                  <w:rPr>
                    <w:rFonts w:ascii="Cambria Math" w:eastAsia="標楷體" w:hAnsi="Cambria Math" w:cs="Times New Roman"/>
                    <w:color w:val="000000" w:themeColor="text1"/>
                    <w:kern w:val="0"/>
                    <w:sz w:val="21"/>
                    <w:szCs w:val="21"/>
                  </w:rPr>
                  <m:t>+ND</m:t>
                </m:r>
              </m:oMath>
            </m:oMathPara>
          </w:p>
          <w:p w14:paraId="72B91C45" w14:textId="77777777" w:rsidR="00E8424E" w:rsidRPr="008958B5" w:rsidRDefault="00E8424E" w:rsidP="00E8424E">
            <w:pPr>
              <w:widowControl/>
              <w:ind w:rightChars="28" w:right="67"/>
              <w:rPr>
                <w:rFonts w:ascii="Times New Roman" w:eastAsia="標楷體" w:hAnsi="Times New Roman" w:cs="Times New Roman"/>
                <w:kern w:val="0"/>
                <w:sz w:val="21"/>
                <w:szCs w:val="21"/>
              </w:rPr>
            </w:pPr>
            <w:r w:rsidRPr="008958B5">
              <w:rPr>
                <w:rFonts w:ascii="Times New Roman" w:eastAsia="標楷體" w:hAnsi="Times New Roman" w:cs="Times New Roman" w:hint="eastAsia"/>
                <w:b/>
                <w:kern w:val="0"/>
                <w:sz w:val="21"/>
                <w:szCs w:val="21"/>
              </w:rPr>
              <w:t>實物交割計算公式說明</w:t>
            </w:r>
          </w:p>
          <w:p w14:paraId="427E7110" w14:textId="5E9AEDC2" w:rsidR="00E8424E" w:rsidRPr="008958B5" w:rsidRDefault="00E8424E" w:rsidP="00E8424E">
            <w:pPr>
              <w:widowControl/>
              <w:ind w:leftChars="400" w:left="960" w:rightChars="28" w:right="67"/>
              <w:rPr>
                <w:rFonts w:ascii="Times New Roman" w:eastAsia="標楷體" w:hAnsi="Times New Roman" w:cs="Times New Roman"/>
                <w:kern w:val="0"/>
                <w:sz w:val="20"/>
                <w:szCs w:val="20"/>
              </w:rPr>
            </w:pPr>
            <m:oMath>
              <m:r>
                <w:rPr>
                  <w:rFonts w:ascii="Cambria Math" w:eastAsia="標楷體" w:hAnsi="Cambria Math" w:cs="Times New Roman"/>
                  <w:color w:val="000000" w:themeColor="text1"/>
                  <w:kern w:val="0"/>
                  <w:sz w:val="20"/>
                  <w:szCs w:val="20"/>
                </w:rPr>
                <m:t>P</m:t>
              </m:r>
            </m:oMath>
            <w:r w:rsidRPr="008958B5">
              <w:rPr>
                <w:rFonts w:ascii="Times New Roman" w:eastAsia="標楷體" w:hAnsi="Times New Roman" w:cs="Times New Roman" w:hint="eastAsia"/>
                <w:color w:val="000000" w:themeColor="text1"/>
                <w:kern w:val="0"/>
                <w:sz w:val="20"/>
                <w:szCs w:val="20"/>
              </w:rPr>
              <w:t>：參與率</w:t>
            </w:r>
            <w:r w:rsidRPr="008958B5">
              <w:rPr>
                <w:rFonts w:ascii="Times New Roman" w:eastAsia="標楷體" w:hAnsi="Times New Roman" w:cs="Times New Roman"/>
                <w:color w:val="000000" w:themeColor="text1"/>
                <w:kern w:val="0"/>
                <w:sz w:val="20"/>
                <w:szCs w:val="20"/>
              </w:rPr>
              <w:t>500%</w:t>
            </w:r>
          </w:p>
          <w:p w14:paraId="07C43F2B" w14:textId="77777777" w:rsidR="00E8424E" w:rsidRPr="008958B5" w:rsidRDefault="003C5382" w:rsidP="00E8424E">
            <w:pPr>
              <w:widowControl/>
              <w:ind w:leftChars="380" w:left="1272" w:rightChars="28" w:right="67" w:hangingChars="180" w:hanging="360"/>
              <w:jc w:val="both"/>
              <w:rPr>
                <w:rFonts w:ascii="Times New Roman" w:eastAsia="標楷體" w:hAnsi="Times New Roman" w:cs="Times New Roman"/>
                <w:kern w:val="0"/>
                <w:sz w:val="20"/>
                <w:szCs w:val="20"/>
              </w:rPr>
            </w:pPr>
            <m:oMath>
              <m:sSub>
                <m:sSubPr>
                  <m:ctrlPr>
                    <w:rPr>
                      <w:rFonts w:ascii="Cambria Math" w:eastAsia="標楷體" w:hAnsi="Cambria Math" w:cs="Times New Roman"/>
                      <w:i/>
                      <w:color w:val="000000" w:themeColor="text1"/>
                      <w:sz w:val="20"/>
                    </w:rPr>
                  </m:ctrlPr>
                </m:sSubPr>
                <m:e>
                  <m:r>
                    <w:rPr>
                      <w:rFonts w:ascii="Cambria Math" w:eastAsia="標楷體" w:hAnsi="Cambria Math" w:cs="Times New Roman"/>
                      <w:color w:val="000000" w:themeColor="text1"/>
                      <w:kern w:val="0"/>
                      <w:sz w:val="20"/>
                      <w:szCs w:val="20"/>
                    </w:rPr>
                    <m:t>H</m:t>
                  </m:r>
                </m:e>
                <m:sub>
                  <m:r>
                    <w:rPr>
                      <w:rFonts w:ascii="Cambria Math" w:eastAsia="標楷體" w:hAnsi="Cambria Math" w:cs="Times New Roman"/>
                      <w:color w:val="000000" w:themeColor="text1"/>
                      <w:kern w:val="0"/>
                      <w:sz w:val="20"/>
                      <w:szCs w:val="20"/>
                    </w:rPr>
                    <m:t>i</m:t>
                  </m:r>
                </m:sub>
              </m:sSub>
            </m:oMath>
            <w:r w:rsidR="00E8424E" w:rsidRPr="008958B5">
              <w:rPr>
                <w:rFonts w:ascii="Times New Roman" w:eastAsia="標楷體" w:hAnsi="Times New Roman" w:cs="Times New Roman" w:hint="eastAsia"/>
                <w:color w:val="000000" w:themeColor="text1"/>
                <w:kern w:val="0"/>
                <w:sz w:val="20"/>
                <w:szCs w:val="20"/>
              </w:rPr>
              <w:t>：</w:t>
            </w:r>
            <m:oMath>
              <m:sSub>
                <m:sSubPr>
                  <m:ctrlPr>
                    <w:rPr>
                      <w:rFonts w:ascii="Cambria Math" w:eastAsia="標楷體" w:hAnsi="Cambria Math" w:cs="Times New Roman"/>
                      <w:color w:val="000000" w:themeColor="text1"/>
                      <w:sz w:val="20"/>
                    </w:rPr>
                  </m:ctrlPr>
                </m:sSubPr>
                <m:e>
                  <m:r>
                    <m:rPr>
                      <m:sty m:val="p"/>
                    </m:rPr>
                    <w:rPr>
                      <w:rFonts w:ascii="Cambria Math" w:eastAsia="標楷體" w:hAnsi="Cambria Math" w:cs="Times New Roman" w:hint="eastAsia"/>
                      <w:color w:val="000000" w:themeColor="text1"/>
                      <w:kern w:val="0"/>
                      <w:sz w:val="20"/>
                      <w:szCs w:val="20"/>
                    </w:rPr>
                    <m:t>避險資金成本</m:t>
                  </m:r>
                </m:e>
                <m:sub>
                  <m:r>
                    <w:rPr>
                      <w:rFonts w:ascii="Cambria Math" w:eastAsia="標楷體" w:hAnsi="Cambria Math" w:cs="Times New Roman"/>
                      <w:color w:val="000000" w:themeColor="text1"/>
                      <w:kern w:val="0"/>
                      <w:sz w:val="20"/>
                      <w:szCs w:val="20"/>
                    </w:rPr>
                    <m:t>i</m:t>
                  </m:r>
                </m:sub>
              </m:sSub>
            </m:oMath>
            <w:r w:rsidR="00E8424E" w:rsidRPr="008958B5">
              <w:rPr>
                <w:rFonts w:ascii="Times New Roman" w:eastAsia="標楷體" w:hAnsi="Times New Roman" w:cs="Times New Roman" w:hint="eastAsia"/>
                <w:kern w:val="0"/>
                <w:sz w:val="20"/>
                <w:szCs w:val="20"/>
              </w:rPr>
              <w:t>，</w:t>
            </w:r>
            <w:r w:rsidR="00E8424E" w:rsidRPr="008958B5">
              <w:rPr>
                <w:rFonts w:ascii="Times New Roman" w:eastAsia="標楷體" w:hAnsi="Times New Roman" w:cs="Times New Roman" w:hint="eastAsia"/>
                <w:sz w:val="20"/>
                <w:szCs w:val="20"/>
              </w:rPr>
              <w:t>即</w:t>
            </w:r>
            <w:r w:rsidR="00E8424E" w:rsidRPr="008958B5">
              <w:rPr>
                <w:rFonts w:ascii="Times New Roman" w:eastAsia="標楷體" w:hAnsi="Times New Roman" w:cs="Times New Roman" w:hint="eastAsia"/>
                <w:color w:val="000000"/>
                <w:kern w:val="0"/>
                <w:sz w:val="20"/>
                <w:szCs w:val="20"/>
              </w:rPr>
              <w:t>前次連結標的付息日</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含</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起至實物交割日</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不含</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間，所對應</w:t>
            </w:r>
            <w:proofErr w:type="gramStart"/>
            <w:r w:rsidR="00E8424E" w:rsidRPr="008958B5">
              <w:rPr>
                <w:rFonts w:ascii="Times New Roman" w:eastAsia="標楷體" w:hAnsi="Times New Roman" w:cs="Times New Roman" w:hint="eastAsia"/>
                <w:color w:val="000000"/>
                <w:kern w:val="0"/>
                <w:sz w:val="20"/>
                <w:szCs w:val="20"/>
              </w:rPr>
              <w:t>之各第</w:t>
            </w:r>
            <w:proofErr w:type="gramEnd"/>
            <w:r w:rsidR="00E8424E" w:rsidRPr="008958B5">
              <w:rPr>
                <w:rFonts w:ascii="Times New Roman" w:eastAsia="標楷體" w:hAnsi="Times New Roman" w:cs="Times New Roman"/>
                <w:i/>
                <w:iCs/>
                <w:color w:val="000000"/>
                <w:kern w:val="0"/>
                <w:sz w:val="20"/>
                <w:szCs w:val="20"/>
              </w:rPr>
              <w:t>i</w:t>
            </w:r>
            <w:proofErr w:type="gramStart"/>
            <w:r w:rsidR="00E8424E" w:rsidRPr="008958B5">
              <w:rPr>
                <w:rFonts w:ascii="Times New Roman" w:eastAsia="標楷體" w:hAnsi="Times New Roman" w:cs="Times New Roman" w:hint="eastAsia"/>
                <w:color w:val="000000"/>
                <w:kern w:val="0"/>
                <w:sz w:val="20"/>
                <w:szCs w:val="20"/>
              </w:rPr>
              <w:t>個</w:t>
            </w:r>
            <w:proofErr w:type="gramEnd"/>
            <w:r w:rsidR="00E8424E" w:rsidRPr="008958B5">
              <w:rPr>
                <w:rFonts w:ascii="Times New Roman" w:eastAsia="標楷體" w:hAnsi="Times New Roman" w:cs="Times New Roman" w:hint="eastAsia"/>
                <w:color w:val="000000"/>
                <w:kern w:val="0"/>
                <w:sz w:val="20"/>
                <w:szCs w:val="20"/>
              </w:rPr>
              <w:t>計算期間之避險資金成本。</w:t>
            </w:r>
            <w:r w:rsidR="00E8424E" w:rsidRPr="008958B5">
              <w:rPr>
                <w:rFonts w:ascii="Times New Roman" w:eastAsia="標楷體" w:hAnsi="Times New Roman" w:cs="Times New Roman"/>
                <w:b/>
                <w:bCs/>
                <w:color w:val="000000"/>
                <w:kern w:val="0"/>
                <w:sz w:val="18"/>
                <w:szCs w:val="18"/>
              </w:rPr>
              <w:t>(</w:t>
            </w:r>
            <w:proofErr w:type="gramStart"/>
            <w:r w:rsidR="00E8424E" w:rsidRPr="008958B5">
              <w:rPr>
                <w:rFonts w:ascii="Times New Roman" w:eastAsia="標楷體" w:hAnsi="Times New Roman" w:cs="Times New Roman" w:hint="eastAsia"/>
                <w:b/>
                <w:bCs/>
                <w:color w:val="000000"/>
                <w:kern w:val="0"/>
                <w:sz w:val="18"/>
                <w:szCs w:val="18"/>
              </w:rPr>
              <w:t>註</w:t>
            </w:r>
            <w:proofErr w:type="gramEnd"/>
            <w:r w:rsidR="00E8424E" w:rsidRPr="008958B5">
              <w:rPr>
                <w:rFonts w:ascii="Times New Roman" w:eastAsia="標楷體" w:hAnsi="Times New Roman" w:cs="Times New Roman"/>
                <w:b/>
                <w:bCs/>
                <w:color w:val="000000"/>
                <w:kern w:val="0"/>
                <w:sz w:val="18"/>
                <w:szCs w:val="18"/>
              </w:rPr>
              <w:t>1)</w:t>
            </w:r>
          </w:p>
          <w:p w14:paraId="0EB80B9F" w14:textId="77777777" w:rsidR="00E8424E" w:rsidRPr="008958B5" w:rsidRDefault="003C5382" w:rsidP="00E8424E">
            <w:pPr>
              <w:widowControl/>
              <w:ind w:leftChars="370" w:left="3188" w:rightChars="28" w:right="67" w:hangingChars="1150" w:hanging="2300"/>
              <w:jc w:val="both"/>
              <w:rPr>
                <w:rFonts w:ascii="Times New Roman" w:eastAsia="標楷體" w:hAnsi="Times New Roman" w:cs="Times New Roman"/>
                <w:color w:val="000000"/>
                <w:kern w:val="0"/>
                <w:sz w:val="20"/>
                <w:szCs w:val="20"/>
              </w:rPr>
            </w:pPr>
            <m:oMath>
              <m:sSub>
                <m:sSubPr>
                  <m:ctrlPr>
                    <w:rPr>
                      <w:rFonts w:ascii="Cambria Math" w:eastAsia="標楷體" w:hAnsi="Cambria Math" w:cs="Times New Roman"/>
                      <w:color w:val="000000" w:themeColor="text1"/>
                      <w:sz w:val="20"/>
                    </w:rPr>
                  </m:ctrlPr>
                </m:sSubPr>
                <m:e>
                  <m:r>
                    <m:rPr>
                      <m:sty m:val="p"/>
                    </m:rPr>
                    <w:rPr>
                      <w:rFonts w:ascii="Cambria Math" w:eastAsia="標楷體" w:hAnsi="Cambria Math" w:cs="Times New Roman" w:hint="eastAsia"/>
                      <w:color w:val="000000" w:themeColor="text1"/>
                      <w:kern w:val="0"/>
                      <w:sz w:val="20"/>
                      <w:szCs w:val="20"/>
                    </w:rPr>
                    <m:t>避險資金成本計算天數</m:t>
                  </m:r>
                </m:e>
                <m:sub>
                  <m:r>
                    <w:rPr>
                      <w:rFonts w:ascii="Cambria Math" w:eastAsia="標楷體" w:hAnsi="Cambria Math" w:cs="Times New Roman"/>
                      <w:color w:val="000000" w:themeColor="text1"/>
                      <w:kern w:val="0"/>
                      <w:sz w:val="20"/>
                      <w:szCs w:val="20"/>
                    </w:rPr>
                    <m:t>i</m:t>
                  </m:r>
                </m:sub>
              </m:sSub>
            </m:oMath>
            <w:r w:rsidR="00E8424E" w:rsidRPr="008958B5">
              <w:rPr>
                <w:rFonts w:ascii="Times New Roman" w:eastAsia="標楷體" w:hAnsi="Times New Roman" w:cs="Times New Roman" w:hint="eastAsia"/>
                <w:color w:val="000000" w:themeColor="text1"/>
                <w:kern w:val="0"/>
                <w:sz w:val="20"/>
                <w:szCs w:val="20"/>
              </w:rPr>
              <w:t>：第</w:t>
            </w:r>
            <w:r w:rsidR="00E8424E" w:rsidRPr="008958B5">
              <w:rPr>
                <w:rFonts w:ascii="Times New Roman" w:eastAsia="標楷體" w:hAnsi="Times New Roman" w:cs="Times New Roman"/>
                <w:i/>
                <w:sz w:val="20"/>
                <w:szCs w:val="20"/>
              </w:rPr>
              <w:t>i</w:t>
            </w:r>
            <w:proofErr w:type="gramStart"/>
            <w:r w:rsidR="00E8424E" w:rsidRPr="008958B5">
              <w:rPr>
                <w:rFonts w:ascii="Cambria Math" w:eastAsia="標楷體" w:hAnsi="Cambria Math" w:cs="Times New Roman" w:hint="eastAsia"/>
                <w:kern w:val="0"/>
                <w:sz w:val="20"/>
                <w:szCs w:val="20"/>
              </w:rPr>
              <w:t>個</w:t>
            </w:r>
            <w:proofErr w:type="gramEnd"/>
            <w:r w:rsidR="00E8424E" w:rsidRPr="008958B5">
              <w:rPr>
                <w:rFonts w:ascii="Cambria Math" w:eastAsia="標楷體" w:hAnsi="Cambria Math" w:cs="Times New Roman" w:hint="eastAsia"/>
                <w:kern w:val="0"/>
                <w:sz w:val="20"/>
                <w:szCs w:val="20"/>
              </w:rPr>
              <w:t>計算期間之日曆日天數。</w:t>
            </w:r>
            <w:r w:rsidR="00E8424E" w:rsidRPr="008958B5">
              <w:rPr>
                <w:rFonts w:eastAsia="標楷體" w:cs="Times New Roman" w:hint="eastAsia"/>
                <w:sz w:val="20"/>
                <w:szCs w:val="20"/>
              </w:rPr>
              <w:t>第</w:t>
            </w:r>
            <w:r w:rsidR="00E8424E" w:rsidRPr="008958B5">
              <w:rPr>
                <w:rFonts w:ascii="Times New Roman" w:eastAsia="標楷體" w:hAnsi="Times New Roman" w:cs="Times New Roman"/>
                <w:i/>
                <w:sz w:val="20"/>
                <w:szCs w:val="20"/>
              </w:rPr>
              <w:t>i</w:t>
            </w:r>
            <w:proofErr w:type="gramStart"/>
            <w:r w:rsidR="00E8424E" w:rsidRPr="008958B5">
              <w:rPr>
                <w:rFonts w:ascii="Cambria Math" w:eastAsia="標楷體" w:hAnsi="Cambria Math" w:cs="Times New Roman" w:hint="eastAsia"/>
                <w:kern w:val="0"/>
                <w:sz w:val="20"/>
                <w:szCs w:val="20"/>
              </w:rPr>
              <w:t>個</w:t>
            </w:r>
            <w:proofErr w:type="gramEnd"/>
            <w:r w:rsidR="00E8424E" w:rsidRPr="008958B5">
              <w:rPr>
                <w:rFonts w:ascii="Cambria Math" w:eastAsia="標楷體" w:hAnsi="Cambria Math" w:cs="Times New Roman" w:hint="eastAsia"/>
                <w:kern w:val="0"/>
                <w:sz w:val="20"/>
                <w:szCs w:val="20"/>
              </w:rPr>
              <w:t>計算期間係指</w:t>
            </w:r>
            <w:r w:rsidR="00E8424E" w:rsidRPr="008958B5">
              <w:rPr>
                <w:rFonts w:ascii="標楷體" w:eastAsia="標楷體" w:hAnsi="標楷體" w:cs="細明體" w:hint="eastAsia"/>
                <w:color w:val="000000"/>
                <w:kern w:val="0"/>
                <w:sz w:val="20"/>
                <w:szCs w:val="20"/>
              </w:rPr>
              <w:t>前次連結標的付息日</w:t>
            </w:r>
            <w:r w:rsidR="00E8424E" w:rsidRPr="008958B5">
              <w:rPr>
                <w:rFonts w:ascii="標楷體" w:eastAsia="標楷體" w:hAnsi="標楷體" w:cs="Cambria Math"/>
                <w:color w:val="000000"/>
                <w:kern w:val="0"/>
                <w:sz w:val="20"/>
                <w:szCs w:val="20"/>
              </w:rPr>
              <w:t>(</w:t>
            </w:r>
            <w:r w:rsidR="00E8424E" w:rsidRPr="008958B5">
              <w:rPr>
                <w:rFonts w:ascii="標楷體" w:eastAsia="標楷體" w:hAnsi="標楷體" w:cs="細明體" w:hint="eastAsia"/>
                <w:color w:val="000000"/>
                <w:kern w:val="0"/>
                <w:sz w:val="20"/>
                <w:szCs w:val="20"/>
              </w:rPr>
              <w:t>含</w:t>
            </w:r>
            <w:r w:rsidR="00E8424E" w:rsidRPr="008958B5">
              <w:rPr>
                <w:rFonts w:ascii="標楷體" w:eastAsia="標楷體" w:hAnsi="標楷體" w:cs="Cambria Math"/>
                <w:color w:val="000000"/>
                <w:kern w:val="0"/>
                <w:sz w:val="20"/>
                <w:szCs w:val="20"/>
              </w:rPr>
              <w:t>)</w:t>
            </w:r>
            <w:r w:rsidR="00E8424E" w:rsidRPr="008958B5">
              <w:rPr>
                <w:rFonts w:ascii="標楷體" w:eastAsia="標楷體" w:hAnsi="標楷體" w:cs="細明體" w:hint="eastAsia"/>
                <w:color w:val="000000"/>
                <w:kern w:val="0"/>
                <w:sz w:val="20"/>
                <w:szCs w:val="20"/>
              </w:rPr>
              <w:t>起至實物交割日</w:t>
            </w:r>
            <w:r w:rsidR="00E8424E" w:rsidRPr="008958B5">
              <w:rPr>
                <w:rFonts w:ascii="標楷體" w:eastAsia="標楷體" w:hAnsi="標楷體" w:cs="Times New Roman"/>
                <w:color w:val="000000"/>
                <w:kern w:val="0"/>
                <w:sz w:val="20"/>
                <w:szCs w:val="20"/>
              </w:rPr>
              <w:t>(</w:t>
            </w:r>
            <w:r w:rsidR="00E8424E" w:rsidRPr="008958B5">
              <w:rPr>
                <w:rFonts w:ascii="標楷體" w:eastAsia="標楷體" w:hAnsi="標楷體" w:cs="細明體" w:hint="eastAsia"/>
                <w:color w:val="000000"/>
                <w:kern w:val="0"/>
                <w:sz w:val="20"/>
                <w:szCs w:val="20"/>
              </w:rPr>
              <w:t>不含</w:t>
            </w:r>
            <w:r w:rsidR="00E8424E" w:rsidRPr="008958B5">
              <w:rPr>
                <w:rFonts w:ascii="標楷體" w:eastAsia="標楷體" w:hAnsi="標楷體" w:cs="Times New Roman"/>
                <w:color w:val="000000"/>
                <w:kern w:val="0"/>
                <w:sz w:val="20"/>
                <w:szCs w:val="20"/>
              </w:rPr>
              <w:t>)</w:t>
            </w:r>
            <w:r w:rsidR="00E8424E" w:rsidRPr="008958B5">
              <w:rPr>
                <w:rFonts w:ascii="標楷體" w:eastAsia="標楷體" w:hAnsi="標楷體" w:cs="細明體" w:hint="eastAsia"/>
                <w:color w:val="000000"/>
                <w:kern w:val="0"/>
                <w:sz w:val="20"/>
                <w:szCs w:val="20"/>
              </w:rPr>
              <w:t>間，所對應</w:t>
            </w:r>
            <w:proofErr w:type="gramStart"/>
            <w:r w:rsidR="00E8424E" w:rsidRPr="008958B5">
              <w:rPr>
                <w:rFonts w:ascii="標楷體" w:eastAsia="標楷體" w:hAnsi="標楷體" w:cs="細明體" w:hint="eastAsia"/>
                <w:color w:val="000000"/>
                <w:kern w:val="0"/>
                <w:sz w:val="20"/>
                <w:szCs w:val="20"/>
              </w:rPr>
              <w:t>之各第</w:t>
            </w:r>
            <w:proofErr w:type="gramEnd"/>
            <w:r w:rsidR="00E8424E" w:rsidRPr="008958B5">
              <w:rPr>
                <w:rFonts w:ascii="Times New Roman" w:eastAsia="標楷體" w:hAnsi="Times New Roman" w:cs="Times New Roman"/>
                <w:i/>
                <w:iCs/>
                <w:color w:val="000000"/>
                <w:kern w:val="0"/>
                <w:sz w:val="20"/>
                <w:szCs w:val="20"/>
              </w:rPr>
              <w:t>i</w:t>
            </w:r>
            <w:proofErr w:type="gramStart"/>
            <w:r w:rsidR="00E8424E" w:rsidRPr="008958B5">
              <w:rPr>
                <w:rFonts w:ascii="標楷體" w:eastAsia="標楷體" w:hAnsi="標楷體" w:cs="細明體" w:hint="eastAsia"/>
                <w:color w:val="000000"/>
                <w:kern w:val="0"/>
                <w:sz w:val="20"/>
                <w:szCs w:val="20"/>
              </w:rPr>
              <w:t>個</w:t>
            </w:r>
            <w:proofErr w:type="gramEnd"/>
            <w:r w:rsidR="00E8424E" w:rsidRPr="008958B5">
              <w:rPr>
                <w:rFonts w:ascii="標楷體" w:eastAsia="標楷體" w:hAnsi="標楷體" w:cs="細明體" w:hint="eastAsia"/>
                <w:color w:val="000000"/>
                <w:kern w:val="0"/>
                <w:sz w:val="20"/>
                <w:szCs w:val="20"/>
              </w:rPr>
              <w:t>計算期間</w:t>
            </w:r>
            <w:r w:rsidR="00E8424E" w:rsidRPr="008958B5">
              <w:rPr>
                <w:rFonts w:ascii="Times New Roman" w:eastAsia="標楷體" w:hAnsi="Times New Roman" w:cs="Times New Roman"/>
                <w:b/>
                <w:bCs/>
                <w:color w:val="000000"/>
                <w:kern w:val="0"/>
                <w:sz w:val="18"/>
                <w:szCs w:val="18"/>
              </w:rPr>
              <w:t>(</w:t>
            </w:r>
            <w:proofErr w:type="gramStart"/>
            <w:r w:rsidR="00E8424E" w:rsidRPr="008958B5">
              <w:rPr>
                <w:rFonts w:ascii="Times New Roman" w:eastAsia="標楷體" w:hAnsi="Times New Roman" w:cs="Times New Roman" w:hint="eastAsia"/>
                <w:b/>
                <w:bCs/>
                <w:color w:val="000000"/>
                <w:kern w:val="0"/>
                <w:sz w:val="18"/>
                <w:szCs w:val="18"/>
              </w:rPr>
              <w:t>註</w:t>
            </w:r>
            <w:proofErr w:type="gramEnd"/>
            <w:r w:rsidR="00E8424E" w:rsidRPr="008958B5">
              <w:rPr>
                <w:rFonts w:ascii="Times New Roman" w:eastAsia="標楷體" w:hAnsi="Times New Roman" w:cs="Times New Roman"/>
                <w:b/>
                <w:bCs/>
                <w:color w:val="000000"/>
                <w:kern w:val="0"/>
                <w:sz w:val="18"/>
                <w:szCs w:val="18"/>
              </w:rPr>
              <w:t>2)</w:t>
            </w:r>
            <w:r w:rsidR="00E8424E" w:rsidRPr="008958B5">
              <w:rPr>
                <w:rFonts w:ascii="標楷體" w:eastAsia="標楷體" w:hAnsi="標楷體" w:cs="細明體" w:hint="eastAsia"/>
                <w:color w:val="000000"/>
                <w:kern w:val="0"/>
                <w:sz w:val="20"/>
                <w:szCs w:val="20"/>
              </w:rPr>
              <w:t>。</w:t>
            </w:r>
            <w:r w:rsidR="00E8424E" w:rsidRPr="008958B5">
              <w:rPr>
                <w:rFonts w:ascii="Cambria Math" w:eastAsia="標楷體" w:hAnsi="Cambria Math" w:cs="Times New Roman" w:hint="eastAsia"/>
                <w:kern w:val="0"/>
                <w:sz w:val="20"/>
                <w:szCs w:val="20"/>
              </w:rPr>
              <w:t>如適用之第</w:t>
            </w:r>
            <w:r w:rsidR="00E8424E" w:rsidRPr="008958B5">
              <w:rPr>
                <w:rFonts w:ascii="Times New Roman" w:eastAsia="標楷體" w:hAnsi="Times New Roman" w:cs="Times New Roman"/>
                <w:i/>
                <w:kern w:val="0"/>
                <w:sz w:val="20"/>
                <w:szCs w:val="20"/>
              </w:rPr>
              <w:t>i</w:t>
            </w:r>
            <w:proofErr w:type="gramStart"/>
            <w:r w:rsidR="00E8424E" w:rsidRPr="008958B5">
              <w:rPr>
                <w:rFonts w:ascii="Cambria Math" w:eastAsia="標楷體" w:hAnsi="Cambria Math" w:cs="Times New Roman" w:hint="eastAsia"/>
                <w:kern w:val="0"/>
                <w:sz w:val="20"/>
                <w:szCs w:val="20"/>
              </w:rPr>
              <w:t>個</w:t>
            </w:r>
            <w:proofErr w:type="gramEnd"/>
            <w:r w:rsidR="00E8424E" w:rsidRPr="008958B5">
              <w:rPr>
                <w:rFonts w:ascii="Cambria Math" w:eastAsia="標楷體" w:hAnsi="Cambria Math" w:cs="Times New Roman" w:hint="eastAsia"/>
                <w:kern w:val="0"/>
                <w:sz w:val="20"/>
                <w:szCs w:val="20"/>
              </w:rPr>
              <w:t>計算期間遇實物交割日，則該期計算期間之計算天數為該期計算期間起始日</w:t>
            </w:r>
            <w:r w:rsidR="00E8424E" w:rsidRPr="008958B5">
              <w:rPr>
                <w:rFonts w:ascii="Cambria Math" w:eastAsia="標楷體" w:hAnsi="Cambria Math" w:cs="Times New Roman"/>
                <w:kern w:val="0"/>
                <w:sz w:val="20"/>
                <w:szCs w:val="20"/>
              </w:rPr>
              <w:t>(</w:t>
            </w:r>
            <w:r w:rsidR="00E8424E" w:rsidRPr="008958B5">
              <w:rPr>
                <w:rFonts w:ascii="Cambria Math" w:eastAsia="標楷體" w:hAnsi="Cambria Math" w:cs="Times New Roman" w:hint="eastAsia"/>
                <w:kern w:val="0"/>
                <w:sz w:val="20"/>
                <w:szCs w:val="20"/>
              </w:rPr>
              <w:t>含</w:t>
            </w:r>
            <w:r w:rsidR="00E8424E" w:rsidRPr="008958B5">
              <w:rPr>
                <w:rFonts w:ascii="Cambria Math" w:eastAsia="標楷體" w:hAnsi="Cambria Math" w:cs="Times New Roman"/>
                <w:kern w:val="0"/>
                <w:sz w:val="20"/>
                <w:szCs w:val="20"/>
              </w:rPr>
              <w:t>)</w:t>
            </w:r>
            <w:r w:rsidR="00E8424E" w:rsidRPr="008958B5">
              <w:rPr>
                <w:rFonts w:ascii="Cambria Math" w:eastAsia="標楷體" w:hAnsi="Cambria Math" w:cs="Times New Roman" w:hint="eastAsia"/>
                <w:kern w:val="0"/>
                <w:sz w:val="20"/>
                <w:szCs w:val="20"/>
              </w:rPr>
              <w:t>起至實物</w:t>
            </w:r>
            <w:r w:rsidR="00E8424E" w:rsidRPr="008958B5">
              <w:rPr>
                <w:rFonts w:ascii="Cambria Math" w:eastAsia="標楷體" w:hAnsi="Cambria Math" w:cs="Times New Roman" w:hint="eastAsia"/>
                <w:kern w:val="0"/>
                <w:sz w:val="20"/>
                <w:szCs w:val="20"/>
              </w:rPr>
              <w:lastRenderedPageBreak/>
              <w:t>交割日</w:t>
            </w:r>
            <w:r w:rsidR="00E8424E" w:rsidRPr="008958B5">
              <w:rPr>
                <w:rFonts w:ascii="Cambria Math" w:eastAsia="標楷體" w:hAnsi="Cambria Math" w:cs="Times New Roman"/>
                <w:kern w:val="0"/>
                <w:sz w:val="20"/>
                <w:szCs w:val="20"/>
              </w:rPr>
              <w:t>(</w:t>
            </w:r>
            <w:r w:rsidR="00E8424E" w:rsidRPr="008958B5">
              <w:rPr>
                <w:rFonts w:ascii="Cambria Math" w:eastAsia="標楷體" w:hAnsi="Cambria Math" w:cs="Times New Roman" w:hint="eastAsia"/>
                <w:kern w:val="0"/>
                <w:sz w:val="20"/>
                <w:szCs w:val="20"/>
              </w:rPr>
              <w:t>不含</w:t>
            </w:r>
            <w:r w:rsidR="00E8424E" w:rsidRPr="008958B5">
              <w:rPr>
                <w:rFonts w:ascii="Cambria Math" w:eastAsia="標楷體" w:hAnsi="Cambria Math" w:cs="Times New Roman"/>
                <w:kern w:val="0"/>
                <w:sz w:val="20"/>
                <w:szCs w:val="20"/>
              </w:rPr>
              <w:t>)</w:t>
            </w:r>
            <w:r w:rsidR="00E8424E" w:rsidRPr="008958B5">
              <w:rPr>
                <w:rFonts w:ascii="Cambria Math" w:eastAsia="標楷體" w:hAnsi="Cambria Math" w:cs="Times New Roman" w:hint="eastAsia"/>
                <w:kern w:val="0"/>
                <w:sz w:val="20"/>
                <w:szCs w:val="20"/>
              </w:rPr>
              <w:t>止之日曆日天數。當實物交割</w:t>
            </w:r>
            <w:proofErr w:type="gramStart"/>
            <w:r w:rsidR="00E8424E" w:rsidRPr="008958B5">
              <w:rPr>
                <w:rFonts w:eastAsia="標楷體" w:cs="Times New Roman" w:hint="eastAsia"/>
                <w:color w:val="000000" w:themeColor="text1"/>
                <w:kern w:val="0"/>
                <w:sz w:val="20"/>
                <w:szCs w:val="20"/>
              </w:rPr>
              <w:t>日係第</w:t>
            </w:r>
            <w:proofErr w:type="gramEnd"/>
            <w:r w:rsidR="00E8424E" w:rsidRPr="008958B5">
              <w:rPr>
                <w:rFonts w:ascii="Times New Roman" w:eastAsia="標楷體" w:hAnsi="Times New Roman" w:cs="Times New Roman"/>
                <w:i/>
                <w:sz w:val="20"/>
                <w:szCs w:val="20"/>
              </w:rPr>
              <w:t>i</w:t>
            </w:r>
            <w:proofErr w:type="gramStart"/>
            <w:r w:rsidR="00E8424E" w:rsidRPr="008958B5">
              <w:rPr>
                <w:rFonts w:eastAsia="標楷體" w:cs="Times New Roman" w:hint="eastAsia"/>
                <w:color w:val="000000" w:themeColor="text1"/>
                <w:kern w:val="0"/>
                <w:sz w:val="20"/>
                <w:szCs w:val="20"/>
              </w:rPr>
              <w:t>個</w:t>
            </w:r>
            <w:proofErr w:type="gramEnd"/>
            <w:r w:rsidR="00E8424E" w:rsidRPr="008958B5">
              <w:rPr>
                <w:rFonts w:eastAsia="標楷體" w:cs="Times New Roman" w:hint="eastAsia"/>
                <w:color w:val="000000" w:themeColor="text1"/>
                <w:kern w:val="0"/>
                <w:sz w:val="20"/>
                <w:szCs w:val="20"/>
              </w:rPr>
              <w:t>計算期間起始日時</w:t>
            </w:r>
            <w:r w:rsidR="00E8424E" w:rsidRPr="008958B5">
              <w:rPr>
                <w:rFonts w:ascii="微軟正黑體" w:eastAsia="微軟正黑體" w:hAnsi="微軟正黑體" w:cs="Times New Roman" w:hint="eastAsia"/>
                <w:color w:val="000000" w:themeColor="text1"/>
                <w:kern w:val="0"/>
                <w:sz w:val="20"/>
                <w:szCs w:val="20"/>
              </w:rPr>
              <w:t>，</w:t>
            </w:r>
            <w:r w:rsidR="00E8424E" w:rsidRPr="008958B5">
              <w:rPr>
                <w:rFonts w:ascii="標楷體" w:eastAsia="標楷體" w:hAnsi="標楷體" w:cs="Times New Roman" w:hint="eastAsia"/>
                <w:color w:val="000000" w:themeColor="text1"/>
                <w:kern w:val="0"/>
                <w:sz w:val="20"/>
                <w:szCs w:val="20"/>
              </w:rPr>
              <w:t>則該日所對應之該期計算期間之計算天數</w:t>
            </w:r>
            <w:r w:rsidR="00E8424E" w:rsidRPr="008958B5">
              <w:rPr>
                <w:rFonts w:ascii="標楷體" w:eastAsia="標楷體" w:hAnsi="標楷體" w:cs="Times New Roman" w:hint="eastAsia"/>
                <w:sz w:val="20"/>
                <w:szCs w:val="20"/>
              </w:rPr>
              <w:t>為零</w:t>
            </w:r>
            <w:r w:rsidR="00E8424E" w:rsidRPr="008958B5">
              <w:rPr>
                <w:rFonts w:ascii="標楷體" w:eastAsia="標楷體" w:hAnsi="標楷體" w:cs="Times New Roman" w:hint="eastAsia"/>
                <w:kern w:val="0"/>
                <w:sz w:val="20"/>
                <w:szCs w:val="20"/>
              </w:rPr>
              <w:t>。</w:t>
            </w:r>
          </w:p>
          <w:p w14:paraId="45A292AD" w14:textId="77777777" w:rsidR="00E8424E" w:rsidRPr="008958B5" w:rsidRDefault="00E8424E" w:rsidP="00E8424E">
            <w:pPr>
              <w:widowControl/>
              <w:ind w:leftChars="370" w:left="948" w:rightChars="28" w:right="67" w:hangingChars="30" w:hanging="60"/>
              <w:jc w:val="both"/>
              <w:rPr>
                <w:rFonts w:ascii="Times New Roman" w:eastAsia="標楷體" w:hAnsi="Times New Roman" w:cs="Times New Roman"/>
                <w:bCs/>
                <w:color w:val="000000" w:themeColor="text1"/>
                <w:kern w:val="0"/>
                <w:sz w:val="20"/>
                <w:szCs w:val="20"/>
              </w:rPr>
            </w:pPr>
            <m:oMathPara>
              <m:oMathParaPr>
                <m:jc m:val="left"/>
              </m:oMathParaPr>
              <m:oMath>
                <m:r>
                  <m:rPr>
                    <m:sty m:val="p"/>
                  </m:rPr>
                  <w:rPr>
                    <w:rFonts w:ascii="Cambria Math" w:eastAsia="標楷體" w:hAnsi="Cambria Math" w:cs="Times New Roman"/>
                    <w:color w:val="000000" w:themeColor="text1"/>
                    <w:kern w:val="0"/>
                    <w:sz w:val="20"/>
                    <w:szCs w:val="20"/>
                  </w:rPr>
                  <m:t xml:space="preserve"> </m:t>
                </m:r>
                <m:r>
                  <m:rPr>
                    <m:sty m:val="p"/>
                  </m:rPr>
                  <w:rPr>
                    <w:rFonts w:ascii="Cambria Math" w:eastAsia="標楷體" w:hAnsi="Cambria Math" w:cs="Times New Roman" w:hint="eastAsia"/>
                    <w:color w:val="000000" w:themeColor="text1"/>
                    <w:kern w:val="0"/>
                    <w:sz w:val="20"/>
                    <w:szCs w:val="20"/>
                  </w:rPr>
                  <m:t>應計息率：</m:t>
                </m:r>
                <m:f>
                  <m:fPr>
                    <m:ctrlPr>
                      <w:rPr>
                        <w:rFonts w:ascii="Cambria Math" w:eastAsia="標楷體" w:hAnsi="Cambria Math" w:cs="Times New Roman"/>
                        <w:color w:val="000000" w:themeColor="text1"/>
                        <w:sz w:val="20"/>
                      </w:rPr>
                    </m:ctrlPr>
                  </m:fPr>
                  <m:num>
                    <m:r>
                      <w:rPr>
                        <w:rFonts w:ascii="Cambria Math" w:eastAsia="標楷體" w:hAnsi="Cambria Math" w:cs="Times New Roman"/>
                        <w:color w:val="000000" w:themeColor="text1"/>
                        <w:kern w:val="0"/>
                        <w:sz w:val="20"/>
                        <w:szCs w:val="20"/>
                      </w:rPr>
                      <m:t>100</m:t>
                    </m:r>
                  </m:num>
                  <m:den>
                    <m:sSub>
                      <m:sSubPr>
                        <m:ctrlPr>
                          <w:rPr>
                            <w:rFonts w:ascii="Cambria Math" w:eastAsia="標楷體" w:hAnsi="Cambria Math" w:cs="Times New Roman"/>
                            <w:color w:val="000000" w:themeColor="text1"/>
                            <w:sz w:val="20"/>
                          </w:rPr>
                        </m:ctrlPr>
                      </m:sSubPr>
                      <m:e>
                        <m:r>
                          <w:rPr>
                            <w:rFonts w:ascii="Cambria Math" w:eastAsia="標楷體" w:hAnsi="Cambria Math" w:cs="Times New Roman"/>
                            <w:color w:val="000000" w:themeColor="text1"/>
                            <w:kern w:val="0"/>
                            <w:sz w:val="20"/>
                            <w:szCs w:val="20"/>
                          </w:rPr>
                          <m:t>S</m:t>
                        </m:r>
                      </m:e>
                      <m:sub>
                        <m:r>
                          <w:rPr>
                            <w:rFonts w:ascii="Cambria Math" w:eastAsia="標楷體" w:hAnsi="Cambria Math" w:cs="Times New Roman"/>
                            <w:color w:val="000000" w:themeColor="text1"/>
                            <w:kern w:val="0"/>
                            <w:sz w:val="20"/>
                            <w:szCs w:val="20"/>
                          </w:rPr>
                          <m:t>0</m:t>
                        </m:r>
                      </m:sub>
                    </m:sSub>
                  </m:den>
                </m:f>
                <m:r>
                  <m:rPr>
                    <m:sty m:val="p"/>
                  </m:rPr>
                  <w:rPr>
                    <w:rFonts w:ascii="Cambria Math" w:eastAsia="標楷體" w:hAnsi="Cambria Math" w:cs="Times New Roman" w:hint="eastAsia"/>
                    <w:color w:val="000000" w:themeColor="text1"/>
                    <w:kern w:val="0"/>
                    <w:sz w:val="20"/>
                    <w:szCs w:val="20"/>
                  </w:rPr>
                  <m:t>×</m:t>
                </m:r>
                <m:sSub>
                  <m:sSubPr>
                    <m:ctrlPr>
                      <w:rPr>
                        <w:rFonts w:ascii="Cambria Math" w:eastAsia="標楷體" w:hAnsi="Cambria Math" w:cs="Times New Roman"/>
                        <w:color w:val="000000" w:themeColor="text1"/>
                        <w:sz w:val="20"/>
                      </w:rPr>
                    </m:ctrlPr>
                  </m:sSubPr>
                  <m:e>
                    <m:r>
                      <m:rPr>
                        <m:sty m:val="p"/>
                      </m:rPr>
                      <w:rPr>
                        <w:rFonts w:ascii="Cambria Math" w:eastAsia="標楷體" w:hAnsi="Cambria Math" w:cs="Times New Roman"/>
                        <w:color w:val="000000" w:themeColor="text1"/>
                        <w:kern w:val="0"/>
                        <w:sz w:val="20"/>
                        <w:szCs w:val="20"/>
                      </w:rPr>
                      <m:t>C</m:t>
                    </m:r>
                  </m:e>
                  <m:sub>
                    <m:r>
                      <w:rPr>
                        <w:rFonts w:ascii="Cambria Math" w:eastAsia="標楷體" w:hAnsi="Cambria Math" w:cs="Times New Roman"/>
                        <w:color w:val="000000" w:themeColor="text1"/>
                        <w:kern w:val="0"/>
                        <w:sz w:val="20"/>
                        <w:szCs w:val="20"/>
                      </w:rPr>
                      <m:t>i</m:t>
                    </m:r>
                  </m:sub>
                </m:sSub>
                <m:r>
                  <m:rPr>
                    <m:sty m:val="p"/>
                  </m:rPr>
                  <w:rPr>
                    <w:rFonts w:ascii="Cambria Math" w:eastAsia="標楷體" w:hAnsi="Cambria Math" w:cs="Times New Roman" w:hint="eastAsia"/>
                    <w:color w:val="000000" w:themeColor="text1"/>
                    <w:kern w:val="0"/>
                    <w:sz w:val="20"/>
                    <w:szCs w:val="20"/>
                  </w:rPr>
                  <m:t>×</m:t>
                </m:r>
                <m:f>
                  <m:fPr>
                    <m:ctrlPr>
                      <w:rPr>
                        <w:rFonts w:ascii="Cambria Math" w:eastAsia="標楷體" w:hAnsi="Cambria Math" w:cs="Times New Roman"/>
                        <w:i/>
                        <w:color w:val="000000" w:themeColor="text1"/>
                        <w:sz w:val="20"/>
                      </w:rPr>
                    </m:ctrlPr>
                  </m:fPr>
                  <m:num>
                    <m:sSub>
                      <m:sSubPr>
                        <m:ctrlPr>
                          <w:rPr>
                            <w:rFonts w:ascii="Cambria Math" w:eastAsia="標楷體" w:hAnsi="Cambria Math" w:cs="Times New Roman"/>
                            <w:color w:val="000000" w:themeColor="text1"/>
                            <w:sz w:val="20"/>
                          </w:rPr>
                        </m:ctrlPr>
                      </m:sSubPr>
                      <m:e>
                        <m:r>
                          <m:rPr>
                            <m:sty m:val="p"/>
                          </m:rPr>
                          <w:rPr>
                            <w:rFonts w:ascii="Cambria Math" w:eastAsia="標楷體" w:hAnsi="Cambria Math" w:cs="Times New Roman" w:hint="eastAsia"/>
                            <w:color w:val="000000" w:themeColor="text1"/>
                            <w:kern w:val="0"/>
                            <w:sz w:val="20"/>
                            <w:szCs w:val="20"/>
                          </w:rPr>
                          <m:t>計息天數</m:t>
                        </m:r>
                      </m:e>
                      <m:sub>
                        <m:r>
                          <w:rPr>
                            <w:rFonts w:ascii="Cambria Math" w:eastAsia="標楷體" w:hAnsi="Cambria Math" w:cs="Times New Roman"/>
                            <w:color w:val="000000" w:themeColor="text1"/>
                            <w:kern w:val="0"/>
                            <w:sz w:val="20"/>
                            <w:szCs w:val="20"/>
                          </w:rPr>
                          <m:t>i</m:t>
                        </m:r>
                      </m:sub>
                    </m:sSub>
                    <m:ctrlPr>
                      <w:rPr>
                        <w:rFonts w:ascii="Cambria Math" w:eastAsia="標楷體" w:hAnsi="Cambria Math" w:cs="Times New Roman"/>
                        <w:color w:val="000000" w:themeColor="text1"/>
                        <w:sz w:val="20"/>
                      </w:rPr>
                    </m:ctrlPr>
                  </m:num>
                  <m:den>
                    <m:sSub>
                      <m:sSubPr>
                        <m:ctrlPr>
                          <w:rPr>
                            <w:rFonts w:ascii="Cambria Math" w:eastAsia="標楷體" w:hAnsi="Cambria Math" w:cs="Times New Roman"/>
                            <w:i/>
                            <w:color w:val="000000" w:themeColor="text1"/>
                            <w:sz w:val="20"/>
                          </w:rPr>
                        </m:ctrlPr>
                      </m:sSubPr>
                      <m:e>
                        <m:r>
                          <w:rPr>
                            <w:rFonts w:ascii="Cambria Math" w:eastAsia="標楷體" w:hAnsi="Cambria Math" w:cs="Times New Roman"/>
                            <w:color w:val="000000" w:themeColor="text1"/>
                            <w:kern w:val="0"/>
                            <w:sz w:val="20"/>
                            <w:szCs w:val="20"/>
                          </w:rPr>
                          <m:t>N</m:t>
                        </m:r>
                      </m:e>
                      <m:sub>
                        <m:r>
                          <m:rPr>
                            <m:sty m:val="p"/>
                          </m:rPr>
                          <w:rPr>
                            <w:rFonts w:ascii="Cambria Math" w:eastAsia="標楷體" w:hAnsi="Cambria Math" w:cs="Times New Roman"/>
                            <w:color w:val="000000" w:themeColor="text1"/>
                            <w:kern w:val="0"/>
                            <w:sz w:val="20"/>
                            <w:szCs w:val="20"/>
                          </w:rPr>
                          <m:t>1</m:t>
                        </m:r>
                      </m:sub>
                    </m:sSub>
                  </m:den>
                </m:f>
              </m:oMath>
            </m:oMathPara>
          </w:p>
          <w:p w14:paraId="08E1CE5E" w14:textId="77777777" w:rsidR="00E8424E" w:rsidRPr="008958B5" w:rsidRDefault="00E8424E" w:rsidP="00E8424E">
            <w:pPr>
              <w:widowControl/>
              <w:ind w:leftChars="370" w:left="1328" w:rightChars="28" w:right="67" w:hangingChars="220" w:hanging="440"/>
              <w:jc w:val="both"/>
              <w:rPr>
                <w:rFonts w:ascii="Times New Roman" w:eastAsia="標楷體" w:hAnsi="Times New Roman" w:cs="Times New Roman"/>
                <w:color w:val="000000" w:themeColor="text1"/>
                <w:kern w:val="0"/>
                <w:sz w:val="20"/>
                <w:szCs w:val="20"/>
              </w:rPr>
            </w:pPr>
            <m:oMath>
              <m:r>
                <m:rPr>
                  <m:sty m:val="p"/>
                </m:rPr>
                <w:rPr>
                  <w:rFonts w:ascii="Cambria Math" w:eastAsia="標楷體" w:hAnsi="Cambria Math" w:cs="Times New Roman"/>
                  <w:sz w:val="20"/>
                  <w:szCs w:val="20"/>
                </w:rPr>
                <m:t xml:space="preserve"> </m:t>
              </m:r>
              <m:sSub>
                <m:sSubPr>
                  <m:ctrlPr>
                    <w:rPr>
                      <w:rFonts w:ascii="Cambria Math" w:eastAsia="標楷體" w:hAnsi="Cambria Math" w:cs="Times New Roman"/>
                      <w:color w:val="000000" w:themeColor="text1"/>
                      <w:sz w:val="20"/>
                    </w:rPr>
                  </m:ctrlPr>
                </m:sSubPr>
                <m:e>
                  <m:r>
                    <w:rPr>
                      <w:rFonts w:ascii="Cambria Math" w:eastAsia="標楷體" w:hAnsi="Cambria Math" w:cs="Times New Roman"/>
                      <w:color w:val="000000" w:themeColor="text1"/>
                      <w:kern w:val="0"/>
                      <w:sz w:val="20"/>
                      <w:szCs w:val="20"/>
                    </w:rPr>
                    <m:t>C</m:t>
                  </m:r>
                </m:e>
                <m:sub>
                  <m:r>
                    <w:rPr>
                      <w:rFonts w:ascii="Cambria Math" w:eastAsia="標楷體" w:hAnsi="Cambria Math" w:cs="Times New Roman"/>
                      <w:color w:val="000000" w:themeColor="text1"/>
                      <w:kern w:val="0"/>
                      <w:sz w:val="20"/>
                      <w:szCs w:val="20"/>
                    </w:rPr>
                    <m:t>i</m:t>
                  </m:r>
                </m:sub>
              </m:sSub>
            </m:oMath>
            <w:r w:rsidRPr="008958B5">
              <w:rPr>
                <w:rFonts w:ascii="Times New Roman" w:eastAsia="標楷體" w:hAnsi="Times New Roman" w:cs="Times New Roman" w:hint="eastAsia"/>
                <w:color w:val="000000" w:themeColor="text1"/>
                <w:kern w:val="0"/>
                <w:sz w:val="20"/>
                <w:szCs w:val="20"/>
              </w:rPr>
              <w:t>：</w:t>
            </w:r>
            <m:oMath>
              <m:sSub>
                <m:sSubPr>
                  <m:ctrlPr>
                    <w:rPr>
                      <w:rFonts w:ascii="Cambria Math" w:eastAsia="標楷體" w:hAnsi="Cambria Math" w:cs="Times New Roman"/>
                      <w:color w:val="000000" w:themeColor="text1"/>
                      <w:sz w:val="20"/>
                    </w:rPr>
                  </m:ctrlPr>
                </m:sSubPr>
                <m:e>
                  <m:r>
                    <m:rPr>
                      <m:sty m:val="p"/>
                    </m:rPr>
                    <w:rPr>
                      <w:rFonts w:ascii="Cambria Math" w:eastAsia="標楷體" w:hAnsi="Cambria Math" w:cs="Times New Roman" w:hint="eastAsia"/>
                      <w:color w:val="000000" w:themeColor="text1"/>
                      <w:kern w:val="0"/>
                      <w:sz w:val="20"/>
                      <w:szCs w:val="20"/>
                    </w:rPr>
                    <m:t>連結標的票面利率</m:t>
                  </m:r>
                </m:e>
                <m:sub>
                  <m:r>
                    <w:rPr>
                      <w:rFonts w:ascii="Cambria Math" w:eastAsia="標楷體" w:hAnsi="Cambria Math" w:cs="Times New Roman"/>
                      <w:color w:val="000000" w:themeColor="text1"/>
                      <w:kern w:val="0"/>
                      <w:sz w:val="20"/>
                      <w:szCs w:val="20"/>
                    </w:rPr>
                    <m:t>i</m:t>
                  </m:r>
                </m:sub>
              </m:sSub>
              <m:r>
                <m:rPr>
                  <m:sty m:val="p"/>
                </m:rPr>
                <w:rPr>
                  <w:rFonts w:ascii="Cambria Math" w:eastAsia="標楷體" w:hAnsi="Cambria Math" w:cs="Times New Roman" w:hint="eastAsia"/>
                  <w:color w:val="000000" w:themeColor="text1"/>
                  <w:kern w:val="0"/>
                  <w:sz w:val="20"/>
                  <w:szCs w:val="20"/>
                </w:rPr>
                <m:t>，即</m:t>
              </m:r>
            </m:oMath>
            <w:r w:rsidRPr="008958B5">
              <w:rPr>
                <w:rFonts w:ascii="Cambria Math" w:eastAsia="標楷體" w:hAnsi="Cambria Math" w:cs="Times New Roman" w:hint="eastAsia"/>
                <w:kern w:val="0"/>
                <w:sz w:val="20"/>
                <w:szCs w:val="20"/>
              </w:rPr>
              <w:t>實物</w:t>
            </w:r>
            <w:r w:rsidRPr="008958B5">
              <w:rPr>
                <w:rFonts w:ascii="Times New Roman" w:eastAsia="標楷體" w:hAnsi="Times New Roman" w:cs="Times New Roman" w:hint="eastAsia"/>
                <w:color w:val="000000" w:themeColor="text1"/>
                <w:kern w:val="0"/>
                <w:sz w:val="20"/>
                <w:szCs w:val="20"/>
              </w:rPr>
              <w:t>交割日</w:t>
            </w:r>
            <w:r w:rsidRPr="008958B5">
              <w:rPr>
                <w:rFonts w:ascii="Times New Roman" w:eastAsia="標楷體" w:hAnsi="Times New Roman" w:cs="Times New Roman"/>
                <w:color w:val="000000" w:themeColor="text1"/>
                <w:kern w:val="0"/>
                <w:sz w:val="20"/>
                <w:szCs w:val="20"/>
              </w:rPr>
              <w:t>(</w:t>
            </w:r>
            <w:r w:rsidRPr="008958B5">
              <w:rPr>
                <w:rFonts w:ascii="Times New Roman" w:eastAsia="標楷體" w:hAnsi="Times New Roman" w:cs="Times New Roman" w:hint="eastAsia"/>
                <w:color w:val="000000" w:themeColor="text1"/>
                <w:kern w:val="0"/>
                <w:sz w:val="20"/>
                <w:szCs w:val="20"/>
              </w:rPr>
              <w:t>不含</w:t>
            </w:r>
            <w:r w:rsidRPr="008958B5">
              <w:rPr>
                <w:rFonts w:ascii="Times New Roman" w:eastAsia="標楷體" w:hAnsi="Times New Roman" w:cs="Times New Roman"/>
                <w:color w:val="000000" w:themeColor="text1"/>
                <w:kern w:val="0"/>
                <w:sz w:val="20"/>
                <w:szCs w:val="20"/>
              </w:rPr>
              <w:t>)</w:t>
            </w:r>
            <w:r w:rsidRPr="008958B5">
              <w:rPr>
                <w:rFonts w:ascii="Times New Roman" w:eastAsia="標楷體" w:hAnsi="Times New Roman" w:cs="Times New Roman" w:hint="eastAsia"/>
                <w:color w:val="000000" w:themeColor="text1"/>
                <w:kern w:val="0"/>
                <w:sz w:val="20"/>
                <w:szCs w:val="20"/>
              </w:rPr>
              <w:t>落於第</w:t>
            </w:r>
            <w:r w:rsidRPr="008958B5">
              <w:rPr>
                <w:rFonts w:ascii="Times New Roman" w:eastAsia="標楷體" w:hAnsi="Times New Roman" w:cs="Times New Roman"/>
                <w:i/>
                <w:sz w:val="20"/>
                <w:szCs w:val="20"/>
              </w:rPr>
              <w:t>i</w:t>
            </w:r>
            <w:proofErr w:type="gramStart"/>
            <w:r w:rsidRPr="008958B5">
              <w:rPr>
                <w:rFonts w:ascii="Cambria Math" w:eastAsia="標楷體" w:hAnsi="Cambria Math" w:cs="Times New Roman" w:hint="eastAsia"/>
                <w:kern w:val="0"/>
                <w:sz w:val="20"/>
                <w:szCs w:val="20"/>
              </w:rPr>
              <w:t>個</w:t>
            </w:r>
            <w:proofErr w:type="gramEnd"/>
            <w:r w:rsidRPr="008958B5">
              <w:rPr>
                <w:rFonts w:ascii="Cambria Math" w:eastAsia="標楷體" w:hAnsi="Cambria Math" w:cs="Times New Roman" w:hint="eastAsia"/>
                <w:kern w:val="0"/>
                <w:sz w:val="20"/>
                <w:szCs w:val="20"/>
              </w:rPr>
              <w:t>連結標的計息期間所對應之該期</w:t>
            </w:r>
            <w:r w:rsidRPr="008958B5">
              <w:rPr>
                <w:rFonts w:ascii="Times New Roman" w:eastAsia="標楷體" w:hAnsi="Times New Roman" w:cs="Times New Roman" w:hint="eastAsia"/>
                <w:color w:val="000000" w:themeColor="text1"/>
                <w:kern w:val="0"/>
                <w:sz w:val="20"/>
                <w:szCs w:val="20"/>
              </w:rPr>
              <w:t>連</w:t>
            </w:r>
            <w:r w:rsidRPr="008958B5">
              <w:rPr>
                <w:rFonts w:ascii="Times New Roman" w:eastAsia="標楷體" w:hAnsi="Times New Roman" w:cs="Times New Roman" w:hint="eastAsia"/>
                <w:sz w:val="20"/>
                <w:szCs w:val="20"/>
              </w:rPr>
              <w:t>結標的票面利率</w:t>
            </w:r>
            <w:r w:rsidRPr="008958B5">
              <w:rPr>
                <w:rFonts w:ascii="Cambria Math" w:eastAsia="標楷體" w:hAnsi="Cambria Math" w:cs="Times New Roman" w:hint="eastAsia"/>
                <w:kern w:val="0"/>
                <w:sz w:val="20"/>
                <w:szCs w:val="20"/>
              </w:rPr>
              <w:t>。</w:t>
            </w:r>
          </w:p>
          <w:p w14:paraId="59B6A59E" w14:textId="77777777" w:rsidR="00E8424E" w:rsidRPr="008958B5" w:rsidRDefault="00E8424E" w:rsidP="00E8424E">
            <w:pPr>
              <w:widowControl/>
              <w:ind w:leftChars="370" w:left="2008" w:rightChars="28" w:right="67" w:hangingChars="560" w:hanging="1120"/>
              <w:jc w:val="both"/>
              <w:rPr>
                <w:rFonts w:ascii="Times New Roman" w:eastAsia="標楷體" w:hAnsi="Times New Roman" w:cs="Times New Roman"/>
                <w:color w:val="000000"/>
                <w:kern w:val="0"/>
                <w:sz w:val="20"/>
                <w:szCs w:val="20"/>
              </w:rPr>
            </w:pPr>
            <w:r w:rsidRPr="008958B5" w:rsidDel="009113B0">
              <w:rPr>
                <w:rFonts w:ascii="Times New Roman" w:eastAsia="標楷體" w:hAnsi="Times New Roman" w:cs="Times New Roman"/>
                <w:color w:val="000000" w:themeColor="text1"/>
                <w:kern w:val="0"/>
                <w:sz w:val="20"/>
                <w:szCs w:val="20"/>
              </w:rPr>
              <w:t xml:space="preserve"> </w:t>
            </w:r>
            <m:oMath>
              <m:sSub>
                <m:sSubPr>
                  <m:ctrlPr>
                    <w:rPr>
                      <w:rFonts w:ascii="Cambria Math" w:eastAsia="標楷體" w:hAnsi="Cambria Math" w:cs="Times New Roman"/>
                      <w:color w:val="000000" w:themeColor="text1"/>
                      <w:sz w:val="20"/>
                      <w:vertAlign w:val="subscript"/>
                    </w:rPr>
                  </m:ctrlPr>
                </m:sSubPr>
                <m:e>
                  <m:r>
                    <m:rPr>
                      <m:sty m:val="p"/>
                    </m:rPr>
                    <w:rPr>
                      <w:rFonts w:ascii="Cambria Math" w:eastAsia="標楷體" w:hAnsi="Cambria Math" w:cs="Times New Roman" w:hint="eastAsia"/>
                      <w:color w:val="000000" w:themeColor="text1"/>
                      <w:kern w:val="0"/>
                      <w:sz w:val="20"/>
                      <w:szCs w:val="20"/>
                      <w:vertAlign w:val="subscript"/>
                    </w:rPr>
                    <m:t>計息天數</m:t>
                  </m:r>
                </m:e>
                <m:sub>
                  <m:r>
                    <w:rPr>
                      <w:rFonts w:ascii="Cambria Math" w:eastAsia="標楷體" w:hAnsi="Cambria Math" w:cs="Times New Roman"/>
                      <w:color w:val="000000" w:themeColor="text1"/>
                      <w:kern w:val="0"/>
                      <w:sz w:val="20"/>
                      <w:szCs w:val="20"/>
                      <w:vertAlign w:val="subscript"/>
                    </w:rPr>
                    <m:t>i</m:t>
                  </m:r>
                </m:sub>
              </m:sSub>
            </m:oMath>
            <w:r w:rsidRPr="008958B5">
              <w:rPr>
                <w:rFonts w:ascii="Times New Roman" w:eastAsia="標楷體" w:hAnsi="Times New Roman" w:cs="Times New Roman" w:hint="eastAsia"/>
                <w:color w:val="000000" w:themeColor="text1"/>
                <w:kern w:val="0"/>
                <w:sz w:val="20"/>
                <w:szCs w:val="20"/>
              </w:rPr>
              <w:t>：當實物交割日落於第</w:t>
            </w:r>
            <w:r w:rsidRPr="008958B5">
              <w:rPr>
                <w:rFonts w:ascii="Times New Roman" w:eastAsia="標楷體" w:hAnsi="Times New Roman" w:cs="Times New Roman"/>
                <w:i/>
                <w:sz w:val="20"/>
                <w:szCs w:val="20"/>
              </w:rPr>
              <w:t>i</w:t>
            </w:r>
            <w:proofErr w:type="gramStart"/>
            <w:r w:rsidRPr="008958B5">
              <w:rPr>
                <w:rFonts w:ascii="Times New Roman" w:eastAsia="標楷體" w:hAnsi="Times New Roman" w:cs="Times New Roman" w:hint="eastAsia"/>
                <w:color w:val="000000" w:themeColor="text1"/>
                <w:kern w:val="0"/>
                <w:sz w:val="20"/>
                <w:szCs w:val="20"/>
              </w:rPr>
              <w:t>個</w:t>
            </w:r>
            <w:proofErr w:type="gramEnd"/>
            <w:r w:rsidRPr="008958B5">
              <w:rPr>
                <w:rFonts w:ascii="Times New Roman" w:eastAsia="標楷體" w:hAnsi="Times New Roman" w:cs="Times New Roman" w:hint="eastAsia"/>
                <w:color w:val="000000" w:themeColor="text1"/>
                <w:kern w:val="0"/>
                <w:sz w:val="20"/>
                <w:szCs w:val="20"/>
              </w:rPr>
              <w:t>連結標的計息</w:t>
            </w:r>
            <w:proofErr w:type="gramStart"/>
            <w:r w:rsidRPr="008958B5">
              <w:rPr>
                <w:rFonts w:ascii="Times New Roman" w:eastAsia="標楷體" w:hAnsi="Times New Roman" w:cs="Times New Roman" w:hint="eastAsia"/>
                <w:color w:val="000000" w:themeColor="text1"/>
                <w:kern w:val="0"/>
                <w:sz w:val="20"/>
                <w:szCs w:val="20"/>
              </w:rPr>
              <w:t>期間</w:t>
            </w:r>
            <w:r w:rsidRPr="008958B5">
              <w:rPr>
                <w:rFonts w:ascii="Cambria Math" w:eastAsia="標楷體" w:hAnsi="Cambria Math" w:cs="Times New Roman" w:hint="eastAsia"/>
                <w:kern w:val="0"/>
                <w:sz w:val="20"/>
                <w:szCs w:val="20"/>
              </w:rPr>
              <w:t>，</w:t>
            </w:r>
            <w:proofErr w:type="gramEnd"/>
            <w:r w:rsidRPr="008958B5">
              <w:rPr>
                <w:rFonts w:ascii="Cambria Math" w:eastAsia="標楷體" w:hAnsi="Cambria Math" w:cs="Times New Roman" w:hint="eastAsia"/>
                <w:kern w:val="0"/>
                <w:sz w:val="20"/>
                <w:szCs w:val="20"/>
              </w:rPr>
              <w:t>則</w:t>
            </w:r>
            <m:oMath>
              <m:sSub>
                <m:sSubPr>
                  <m:ctrlPr>
                    <w:rPr>
                      <w:rFonts w:ascii="Cambria Math" w:eastAsia="標楷體" w:hAnsi="Cambria Math" w:cs="Times New Roman"/>
                      <w:color w:val="000000" w:themeColor="text1"/>
                      <w:sz w:val="20"/>
                    </w:rPr>
                  </m:ctrlPr>
                </m:sSubPr>
                <m:e>
                  <m:r>
                    <m:rPr>
                      <m:sty m:val="p"/>
                    </m:rPr>
                    <w:rPr>
                      <w:rFonts w:ascii="Cambria Math" w:eastAsia="標楷體" w:hAnsi="Cambria Math" w:cs="Times New Roman" w:hint="eastAsia"/>
                      <w:color w:val="000000" w:themeColor="text1"/>
                      <w:kern w:val="0"/>
                      <w:sz w:val="20"/>
                      <w:szCs w:val="20"/>
                    </w:rPr>
                    <m:t>計息天數</m:t>
                  </m:r>
                </m:e>
                <m:sub>
                  <m:r>
                    <w:rPr>
                      <w:rFonts w:ascii="Cambria Math" w:eastAsia="標楷體" w:hAnsi="Cambria Math" w:cs="Times New Roman"/>
                      <w:color w:val="000000" w:themeColor="text1"/>
                      <w:kern w:val="0"/>
                      <w:sz w:val="20"/>
                      <w:szCs w:val="20"/>
                    </w:rPr>
                    <m:t>i</m:t>
                  </m:r>
                </m:sub>
              </m:sSub>
            </m:oMath>
            <w:r w:rsidRPr="008958B5">
              <w:rPr>
                <w:rFonts w:ascii="Times New Roman" w:eastAsia="標楷體" w:hAnsi="Times New Roman" w:cs="Times New Roman" w:hint="eastAsia"/>
                <w:sz w:val="20"/>
                <w:szCs w:val="20"/>
              </w:rPr>
              <w:t>為第</w:t>
            </w:r>
            <w:r w:rsidRPr="008958B5">
              <w:rPr>
                <w:rFonts w:ascii="Times New Roman" w:eastAsia="標楷體" w:hAnsi="Times New Roman" w:cs="Times New Roman"/>
                <w:i/>
                <w:sz w:val="20"/>
                <w:szCs w:val="20"/>
              </w:rPr>
              <w:t>i</w:t>
            </w:r>
            <w:proofErr w:type="gramStart"/>
            <w:r w:rsidRPr="008958B5">
              <w:rPr>
                <w:rFonts w:ascii="Cambria Math" w:eastAsia="標楷體" w:hAnsi="Cambria Math" w:cs="Times New Roman" w:hint="eastAsia"/>
                <w:kern w:val="0"/>
                <w:sz w:val="20"/>
                <w:szCs w:val="20"/>
              </w:rPr>
              <w:t>個</w:t>
            </w:r>
            <w:proofErr w:type="gramEnd"/>
            <w:r w:rsidRPr="008958B5">
              <w:rPr>
                <w:rFonts w:ascii="Cambria Math" w:eastAsia="標楷體" w:hAnsi="Cambria Math" w:cs="Times New Roman" w:hint="eastAsia"/>
                <w:kern w:val="0"/>
                <w:sz w:val="20"/>
                <w:szCs w:val="20"/>
              </w:rPr>
              <w:t>連結標的計息期間起始日</w:t>
            </w:r>
            <w:r w:rsidRPr="008958B5">
              <w:rPr>
                <w:rFonts w:ascii="Cambria Math" w:eastAsia="標楷體" w:hAnsi="Cambria Math" w:cs="Times New Roman"/>
                <w:kern w:val="0"/>
                <w:sz w:val="20"/>
                <w:szCs w:val="20"/>
              </w:rPr>
              <w:t>(</w:t>
            </w:r>
            <w:r w:rsidRPr="008958B5">
              <w:rPr>
                <w:rFonts w:ascii="Cambria Math" w:eastAsia="標楷體" w:hAnsi="Cambria Math" w:cs="Times New Roman" w:hint="eastAsia"/>
                <w:kern w:val="0"/>
                <w:sz w:val="20"/>
                <w:szCs w:val="20"/>
              </w:rPr>
              <w:t>含</w:t>
            </w:r>
            <w:r w:rsidRPr="008958B5">
              <w:rPr>
                <w:rFonts w:ascii="Cambria Math" w:eastAsia="標楷體" w:hAnsi="Cambria Math" w:cs="Times New Roman"/>
                <w:kern w:val="0"/>
                <w:sz w:val="20"/>
                <w:szCs w:val="20"/>
              </w:rPr>
              <w:t>)</w:t>
            </w:r>
            <w:r w:rsidRPr="008958B5">
              <w:rPr>
                <w:rFonts w:ascii="Cambria Math" w:eastAsia="標楷體" w:hAnsi="Cambria Math" w:cs="Times New Roman" w:hint="eastAsia"/>
                <w:kern w:val="0"/>
                <w:sz w:val="20"/>
                <w:szCs w:val="20"/>
              </w:rPr>
              <w:t>起至</w:t>
            </w:r>
            <w:r w:rsidRPr="008958B5">
              <w:rPr>
                <w:rFonts w:ascii="Times New Roman" w:eastAsia="標楷體" w:hAnsi="Times New Roman" w:cs="Times New Roman" w:hint="eastAsia"/>
                <w:color w:val="000000" w:themeColor="text1"/>
                <w:kern w:val="0"/>
                <w:sz w:val="20"/>
                <w:szCs w:val="20"/>
              </w:rPr>
              <w:t>實物</w:t>
            </w:r>
            <w:r w:rsidRPr="008958B5">
              <w:rPr>
                <w:rFonts w:ascii="Cambria Math" w:eastAsia="標楷體" w:hAnsi="Cambria Math" w:cs="Times New Roman" w:hint="eastAsia"/>
                <w:kern w:val="0"/>
                <w:sz w:val="20"/>
                <w:szCs w:val="20"/>
              </w:rPr>
              <w:t>交割日</w:t>
            </w:r>
            <w:r w:rsidRPr="008958B5">
              <w:rPr>
                <w:rFonts w:ascii="Cambria Math" w:eastAsia="標楷體" w:hAnsi="Cambria Math" w:cs="Times New Roman"/>
                <w:kern w:val="0"/>
                <w:sz w:val="20"/>
                <w:szCs w:val="20"/>
              </w:rPr>
              <w:t>(</w:t>
            </w:r>
            <w:r w:rsidRPr="008958B5">
              <w:rPr>
                <w:rFonts w:ascii="Cambria Math" w:eastAsia="標楷體" w:hAnsi="Cambria Math" w:cs="Times New Roman" w:hint="eastAsia"/>
                <w:kern w:val="0"/>
                <w:sz w:val="20"/>
                <w:szCs w:val="20"/>
              </w:rPr>
              <w:t>不含</w:t>
            </w:r>
            <w:r w:rsidRPr="008958B5">
              <w:rPr>
                <w:rFonts w:ascii="Cambria Math" w:eastAsia="標楷體" w:hAnsi="Cambria Math" w:cs="Times New Roman"/>
                <w:kern w:val="0"/>
                <w:sz w:val="20"/>
                <w:szCs w:val="20"/>
              </w:rPr>
              <w:t>)</w:t>
            </w:r>
            <w:r w:rsidRPr="008958B5">
              <w:rPr>
                <w:rFonts w:ascii="Cambria Math" w:eastAsia="標楷體" w:hAnsi="Cambria Math" w:cs="Times New Roman" w:hint="eastAsia"/>
                <w:kern w:val="0"/>
                <w:sz w:val="20"/>
                <w:szCs w:val="20"/>
              </w:rPr>
              <w:t>止之日曆日天數。當</w:t>
            </w:r>
            <w:r w:rsidRPr="008958B5">
              <w:rPr>
                <w:rFonts w:ascii="Times New Roman" w:eastAsia="標楷體" w:hAnsi="Times New Roman" w:cs="Times New Roman" w:hint="eastAsia"/>
                <w:color w:val="000000" w:themeColor="text1"/>
                <w:kern w:val="0"/>
                <w:sz w:val="20"/>
                <w:szCs w:val="20"/>
              </w:rPr>
              <w:t>實物</w:t>
            </w:r>
            <w:r w:rsidRPr="008958B5">
              <w:rPr>
                <w:rFonts w:ascii="Cambria Math" w:eastAsia="標楷體" w:hAnsi="Cambria Math" w:cs="Times New Roman" w:hint="eastAsia"/>
                <w:kern w:val="0"/>
                <w:sz w:val="20"/>
                <w:szCs w:val="20"/>
              </w:rPr>
              <w:t>交割</w:t>
            </w:r>
            <w:proofErr w:type="gramStart"/>
            <w:r w:rsidRPr="008958B5">
              <w:rPr>
                <w:rFonts w:ascii="Times New Roman" w:eastAsia="標楷體" w:hAnsi="Times New Roman" w:cs="Times New Roman" w:hint="eastAsia"/>
                <w:color w:val="000000" w:themeColor="text1"/>
                <w:kern w:val="0"/>
                <w:sz w:val="20"/>
                <w:szCs w:val="20"/>
              </w:rPr>
              <w:t>日係第</w:t>
            </w:r>
            <w:proofErr w:type="gramEnd"/>
            <w:r w:rsidRPr="008958B5">
              <w:rPr>
                <w:rFonts w:ascii="Times New Roman" w:eastAsia="標楷體" w:hAnsi="Times New Roman" w:cs="Times New Roman"/>
                <w:i/>
                <w:sz w:val="20"/>
                <w:szCs w:val="20"/>
              </w:rPr>
              <w:t>i</w:t>
            </w:r>
            <w:proofErr w:type="gramStart"/>
            <w:r w:rsidRPr="008958B5">
              <w:rPr>
                <w:rFonts w:ascii="Times New Roman" w:eastAsia="標楷體" w:hAnsi="Times New Roman" w:cs="Times New Roman" w:hint="eastAsia"/>
                <w:color w:val="000000" w:themeColor="text1"/>
                <w:kern w:val="0"/>
                <w:sz w:val="20"/>
                <w:szCs w:val="20"/>
              </w:rPr>
              <w:t>個</w:t>
            </w:r>
            <w:proofErr w:type="gramEnd"/>
            <w:r w:rsidRPr="008958B5">
              <w:rPr>
                <w:rFonts w:ascii="Times New Roman" w:eastAsia="標楷體" w:hAnsi="Times New Roman" w:cs="Times New Roman" w:hint="eastAsia"/>
                <w:color w:val="000000" w:themeColor="text1"/>
                <w:kern w:val="0"/>
                <w:sz w:val="20"/>
                <w:szCs w:val="20"/>
              </w:rPr>
              <w:t>連結標的計息期間起始日時</w:t>
            </w:r>
            <w:r w:rsidRPr="008958B5">
              <w:rPr>
                <w:rFonts w:ascii="微軟正黑體" w:eastAsia="微軟正黑體" w:hAnsi="微軟正黑體" w:cs="Times New Roman" w:hint="eastAsia"/>
                <w:color w:val="000000" w:themeColor="text1"/>
                <w:kern w:val="0"/>
                <w:sz w:val="20"/>
                <w:szCs w:val="20"/>
              </w:rPr>
              <w:t>，</w:t>
            </w:r>
            <w:r w:rsidRPr="008958B5">
              <w:rPr>
                <w:rFonts w:ascii="標楷體" w:eastAsia="標楷體" w:hAnsi="標楷體" w:cs="Times New Roman" w:hint="eastAsia"/>
                <w:color w:val="000000" w:themeColor="text1"/>
                <w:kern w:val="0"/>
                <w:sz w:val="20"/>
                <w:szCs w:val="20"/>
              </w:rPr>
              <w:t>則該日所對應之該期連結標的計息期間之計息天數</w:t>
            </w:r>
            <w:r w:rsidRPr="008958B5">
              <w:rPr>
                <w:rFonts w:ascii="Times New Roman" w:eastAsia="標楷體" w:hAnsi="Times New Roman" w:cs="Times New Roman" w:hint="eastAsia"/>
                <w:sz w:val="20"/>
                <w:szCs w:val="20"/>
              </w:rPr>
              <w:t>為零</w:t>
            </w:r>
            <w:r w:rsidRPr="008958B5">
              <w:rPr>
                <w:rFonts w:ascii="Cambria Math" w:eastAsia="標楷體" w:hAnsi="Cambria Math" w:cs="Times New Roman" w:hint="eastAsia"/>
                <w:kern w:val="0"/>
                <w:sz w:val="20"/>
                <w:szCs w:val="20"/>
              </w:rPr>
              <w:t>。</w:t>
            </w:r>
          </w:p>
          <w:p w14:paraId="4EFC8473" w14:textId="0AA7879A" w:rsidR="00E8424E" w:rsidRPr="008958B5" w:rsidRDefault="003C5382" w:rsidP="00E8424E">
            <w:pPr>
              <w:widowControl/>
              <w:ind w:leftChars="370" w:left="1328" w:rightChars="28" w:right="67" w:hangingChars="220" w:hanging="440"/>
              <w:jc w:val="both"/>
              <w:rPr>
                <w:rFonts w:ascii="Times New Roman" w:eastAsia="標楷體" w:hAnsi="Times New Roman" w:cs="Times New Roman"/>
                <w:kern w:val="0"/>
                <w:sz w:val="20"/>
                <w:szCs w:val="20"/>
              </w:rPr>
            </w:pPr>
            <m:oMath>
              <m:sSub>
                <m:sSubPr>
                  <m:ctrlPr>
                    <w:rPr>
                      <w:rFonts w:ascii="Cambria Math" w:eastAsia="標楷體" w:hAnsi="Cambria Math" w:cs="Times New Roman"/>
                      <w:i/>
                      <w:sz w:val="20"/>
                    </w:rPr>
                  </m:ctrlPr>
                </m:sSubPr>
                <m:e>
                  <m:r>
                    <w:rPr>
                      <w:rFonts w:ascii="Cambria Math" w:eastAsia="標楷體" w:hAnsi="Cambria Math" w:cs="Times New Roman"/>
                      <w:sz w:val="20"/>
                      <w:szCs w:val="20"/>
                    </w:rPr>
                    <m:t>N</m:t>
                  </m:r>
                </m:e>
                <m:sub>
                  <m:r>
                    <w:rPr>
                      <w:rFonts w:ascii="Cambria Math" w:eastAsia="標楷體" w:hAnsi="Cambria Math" w:cs="Times New Roman"/>
                      <w:sz w:val="20"/>
                      <w:szCs w:val="20"/>
                    </w:rPr>
                    <m:t>1</m:t>
                  </m:r>
                </m:sub>
              </m:sSub>
              <m:r>
                <m:rPr>
                  <m:sty m:val="p"/>
                </m:rPr>
                <w:rPr>
                  <w:rFonts w:ascii="Cambria Math" w:eastAsia="標楷體" w:hAnsi="Cambria Math" w:cs="Times New Roman" w:hint="eastAsia"/>
                  <w:sz w:val="20"/>
                  <w:szCs w:val="20"/>
                </w:rPr>
                <m:t>：</m:t>
              </m:r>
              <m:r>
                <m:rPr>
                  <m:sty m:val="p"/>
                </m:rPr>
                <w:rPr>
                  <w:rFonts w:ascii="Cambria Math" w:eastAsia="標楷體" w:hAnsi="Cambria Math" w:cs="Times New Roman" w:hint="eastAsia"/>
                  <w:color w:val="000000" w:themeColor="text1"/>
                  <w:kern w:val="0"/>
                  <w:sz w:val="20"/>
                  <w:szCs w:val="20"/>
                </w:rPr>
                <m:t>依連結標的票面利率之計算基礎所定之每年天數。</m:t>
              </m:r>
            </m:oMath>
            <w:r w:rsidR="00E8424E" w:rsidRPr="008958B5">
              <w:rPr>
                <w:rFonts w:ascii="Times New Roman" w:eastAsia="標楷體" w:hAnsi="Times New Roman" w:cs="Times New Roman" w:hint="eastAsia"/>
                <w:color w:val="000000" w:themeColor="text1"/>
                <w:kern w:val="0"/>
                <w:sz w:val="20"/>
                <w:szCs w:val="20"/>
              </w:rPr>
              <w:t>連結標的票面利率之計算基礎為實際天數</w:t>
            </w:r>
            <w:r w:rsidR="00E8424E" w:rsidRPr="008958B5">
              <w:rPr>
                <w:rFonts w:ascii="Times New Roman" w:eastAsia="標楷體" w:hAnsi="Times New Roman" w:cs="Times New Roman"/>
                <w:color w:val="000000" w:themeColor="text1"/>
                <w:kern w:val="0"/>
                <w:sz w:val="20"/>
                <w:szCs w:val="20"/>
              </w:rPr>
              <w:t>(Actual)/</w:t>
            </w:r>
            <w:r w:rsidR="005769EF" w:rsidRPr="008958B5">
              <w:rPr>
                <w:rFonts w:ascii="Times New Roman" w:eastAsia="標楷體" w:hAnsi="Times New Roman" w:cs="Times New Roman" w:hint="eastAsia"/>
                <w:color w:val="000000" w:themeColor="text1"/>
                <w:kern w:val="0"/>
                <w:sz w:val="20"/>
                <w:szCs w:val="20"/>
              </w:rPr>
              <w:t xml:space="preserve"> 365</w:t>
            </w:r>
            <w:r w:rsidR="00E8424E" w:rsidRPr="008958B5">
              <w:rPr>
                <w:rFonts w:ascii="Times New Roman" w:eastAsia="標楷體" w:hAnsi="Times New Roman" w:cs="Times New Roman" w:hint="eastAsia"/>
                <w:color w:val="000000" w:themeColor="text1"/>
                <w:kern w:val="0"/>
                <w:sz w:val="20"/>
                <w:szCs w:val="20"/>
              </w:rPr>
              <w:t>。</w:t>
            </w:r>
          </w:p>
          <w:p w14:paraId="487218C0" w14:textId="7E944CB8" w:rsidR="00E8424E" w:rsidRPr="008958B5" w:rsidRDefault="003C5382" w:rsidP="00E8424E">
            <w:pPr>
              <w:widowControl/>
              <w:ind w:leftChars="370" w:left="1328" w:rightChars="28" w:right="67" w:hangingChars="220" w:hanging="440"/>
              <w:jc w:val="both"/>
              <w:rPr>
                <w:rFonts w:ascii="標楷體" w:eastAsia="標楷體" w:hAnsi="標楷體" w:cs="Times New Roman"/>
                <w:color w:val="000000" w:themeColor="text1"/>
                <w:kern w:val="0"/>
                <w:sz w:val="20"/>
                <w:szCs w:val="20"/>
              </w:rPr>
            </w:pPr>
            <m:oMath>
              <m:sSub>
                <m:sSubPr>
                  <m:ctrlPr>
                    <w:rPr>
                      <w:rFonts w:ascii="Cambria Math" w:eastAsia="標楷體" w:hAnsi="Cambria Math" w:cs="Times New Roman"/>
                      <w:i/>
                      <w:sz w:val="20"/>
                    </w:rPr>
                  </m:ctrlPr>
                </m:sSubPr>
                <m:e>
                  <m:r>
                    <w:rPr>
                      <w:rFonts w:ascii="Cambria Math" w:eastAsia="標楷體" w:hAnsi="Cambria Math" w:cs="Times New Roman"/>
                      <w:sz w:val="20"/>
                      <w:szCs w:val="20"/>
                    </w:rPr>
                    <m:t>N</m:t>
                  </m:r>
                </m:e>
                <m:sub>
                  <m:r>
                    <w:rPr>
                      <w:rFonts w:ascii="Cambria Math" w:eastAsia="標楷體" w:hAnsi="Cambria Math" w:cs="Times New Roman"/>
                      <w:sz w:val="20"/>
                      <w:szCs w:val="20"/>
                    </w:rPr>
                    <m:t>2</m:t>
                  </m:r>
                </m:sub>
              </m:sSub>
              <m:r>
                <m:rPr>
                  <m:sty m:val="p"/>
                </m:rPr>
                <w:rPr>
                  <w:rFonts w:ascii="Cambria Math" w:eastAsia="標楷體" w:hAnsi="Cambria Math" w:cs="Times New Roman" w:hint="eastAsia"/>
                  <w:sz w:val="20"/>
                  <w:szCs w:val="20"/>
                </w:rPr>
                <m:t>：</m:t>
              </m:r>
              <m:r>
                <m:rPr>
                  <m:sty m:val="p"/>
                </m:rPr>
                <w:rPr>
                  <w:rFonts w:ascii="Cambria Math" w:eastAsia="標楷體" w:hAnsi="Cambria Math" w:cs="標楷體" w:hint="eastAsia"/>
                  <w:color w:val="000000" w:themeColor="text1"/>
                  <w:kern w:val="0"/>
                  <w:sz w:val="20"/>
                  <w:szCs w:val="20"/>
                </w:rPr>
                <m:t>依避險資金成本之計算基礎所定之每年天數。</m:t>
              </m:r>
            </m:oMath>
            <w:r w:rsidR="00E8424E" w:rsidRPr="008958B5">
              <w:rPr>
                <w:rFonts w:ascii="Times New Roman" w:eastAsia="標楷體" w:hAnsi="Times New Roman" w:cs="Times New Roman" w:hint="eastAsia"/>
                <w:color w:val="000000" w:themeColor="text1"/>
                <w:kern w:val="0"/>
                <w:sz w:val="20"/>
                <w:szCs w:val="20"/>
              </w:rPr>
              <w:t>避險資金成本之計算基礎為實際天數</w:t>
            </w:r>
            <w:r w:rsidR="00E8424E" w:rsidRPr="008958B5">
              <w:rPr>
                <w:rFonts w:ascii="Times New Roman" w:eastAsia="標楷體" w:hAnsi="Times New Roman" w:cs="Times New Roman"/>
                <w:color w:val="000000" w:themeColor="text1"/>
                <w:kern w:val="0"/>
                <w:sz w:val="20"/>
                <w:szCs w:val="20"/>
              </w:rPr>
              <w:t>(Actual)/</w:t>
            </w:r>
            <w:r w:rsidR="005769EF" w:rsidRPr="008958B5">
              <w:rPr>
                <w:rFonts w:ascii="Times New Roman" w:eastAsia="標楷體" w:hAnsi="Times New Roman" w:cs="Times New Roman" w:hint="eastAsia"/>
                <w:color w:val="000000" w:themeColor="text1"/>
                <w:kern w:val="0"/>
                <w:sz w:val="20"/>
                <w:szCs w:val="20"/>
              </w:rPr>
              <w:t xml:space="preserve"> 36</w:t>
            </w:r>
            <w:r w:rsidR="0039044C" w:rsidRPr="008958B5">
              <w:rPr>
                <w:rFonts w:ascii="Times New Roman" w:eastAsia="標楷體" w:hAnsi="Times New Roman" w:cs="Times New Roman" w:hint="eastAsia"/>
                <w:color w:val="000000" w:themeColor="text1"/>
                <w:kern w:val="0"/>
                <w:sz w:val="20"/>
                <w:szCs w:val="20"/>
              </w:rPr>
              <w:t>5</w:t>
            </w:r>
            <w:r w:rsidR="00E8424E" w:rsidRPr="008958B5">
              <w:rPr>
                <w:rFonts w:ascii="微軟正黑體" w:eastAsia="微軟正黑體" w:hAnsi="微軟正黑體" w:cs="Times New Roman" w:hint="eastAsia"/>
                <w:color w:val="000000" w:themeColor="text1"/>
                <w:kern w:val="0"/>
                <w:sz w:val="20"/>
                <w:szCs w:val="20"/>
              </w:rPr>
              <w:t>，</w:t>
            </w:r>
            <w:r w:rsidR="00E8424E" w:rsidRPr="008958B5">
              <w:rPr>
                <w:rFonts w:ascii="Times New Roman" w:eastAsia="標楷體" w:hAnsi="Times New Roman" w:cs="Times New Roman"/>
                <w:color w:val="000000" w:themeColor="text1"/>
                <w:kern w:val="0"/>
                <w:sz w:val="20"/>
                <w:szCs w:val="20"/>
              </w:rPr>
              <w:t>ISDA</w:t>
            </w:r>
            <w:r w:rsidR="00E8424E" w:rsidRPr="008958B5">
              <w:rPr>
                <w:rFonts w:ascii="Times New Roman" w:eastAsia="標楷體" w:hAnsi="Times New Roman" w:cs="Times New Roman" w:hint="eastAsia"/>
                <w:color w:val="000000" w:themeColor="text1"/>
                <w:kern w:val="0"/>
                <w:sz w:val="20"/>
                <w:szCs w:val="20"/>
              </w:rPr>
              <w:t>。</w:t>
            </w:r>
          </w:p>
          <w:p w14:paraId="5C2C69F2" w14:textId="77777777" w:rsidR="00E8424E" w:rsidRPr="008958B5" w:rsidRDefault="00E8424E" w:rsidP="00E8424E">
            <w:pPr>
              <w:widowControl/>
              <w:ind w:leftChars="370" w:left="1188" w:rightChars="28" w:right="67" w:hangingChars="150" w:hanging="300"/>
              <w:jc w:val="both"/>
              <w:rPr>
                <w:rFonts w:ascii="Cambria Math" w:eastAsia="標楷體" w:hAnsi="Cambria Math" w:cs="Times New Roman"/>
                <w:kern w:val="0"/>
                <w:sz w:val="20"/>
                <w:szCs w:val="20"/>
              </w:rPr>
            </w:pPr>
            <w:r w:rsidRPr="008958B5">
              <w:rPr>
                <w:rFonts w:ascii="Times New Roman" w:eastAsia="標楷體" w:hAnsi="Times New Roman" w:cs="Times New Roman"/>
                <w:i/>
                <w:kern w:val="0"/>
                <w:sz w:val="20"/>
                <w:szCs w:val="20"/>
              </w:rPr>
              <w:t>n</w:t>
            </w:r>
            <w:r w:rsidRPr="008958B5">
              <w:rPr>
                <w:rFonts w:ascii="Times New Roman" w:eastAsia="標楷體" w:hAnsi="Times New Roman" w:cs="Times New Roman" w:hint="eastAsia"/>
                <w:color w:val="000000" w:themeColor="text1"/>
                <w:kern w:val="0"/>
                <w:sz w:val="20"/>
                <w:szCs w:val="20"/>
              </w:rPr>
              <w:t>：實物交割日</w:t>
            </w:r>
            <w:r w:rsidRPr="008958B5">
              <w:rPr>
                <w:rFonts w:ascii="Times New Roman" w:eastAsia="標楷體" w:hAnsi="Times New Roman" w:cs="Times New Roman"/>
                <w:color w:val="000000" w:themeColor="text1"/>
                <w:kern w:val="0"/>
                <w:sz w:val="20"/>
                <w:szCs w:val="20"/>
              </w:rPr>
              <w:t>(</w:t>
            </w:r>
            <w:r w:rsidRPr="008958B5">
              <w:rPr>
                <w:rFonts w:ascii="Times New Roman" w:eastAsia="標楷體" w:hAnsi="Times New Roman" w:cs="Times New Roman" w:hint="eastAsia"/>
                <w:color w:val="000000" w:themeColor="text1"/>
                <w:kern w:val="0"/>
                <w:sz w:val="20"/>
                <w:szCs w:val="20"/>
              </w:rPr>
              <w:t>不含</w:t>
            </w:r>
            <w:r w:rsidRPr="008958B5">
              <w:rPr>
                <w:rFonts w:ascii="Times New Roman" w:eastAsia="標楷體" w:hAnsi="Times New Roman" w:cs="Times New Roman"/>
                <w:color w:val="000000" w:themeColor="text1"/>
                <w:kern w:val="0"/>
                <w:sz w:val="20"/>
                <w:szCs w:val="20"/>
              </w:rPr>
              <w:t>)</w:t>
            </w:r>
            <w:r w:rsidRPr="008958B5">
              <w:rPr>
                <w:rFonts w:ascii="Times New Roman" w:eastAsia="標楷體" w:hAnsi="Times New Roman" w:cs="Times New Roman" w:hint="eastAsia"/>
                <w:color w:val="000000" w:themeColor="text1"/>
                <w:kern w:val="0"/>
                <w:sz w:val="20"/>
                <w:szCs w:val="20"/>
              </w:rPr>
              <w:t>落於第</w:t>
            </w:r>
            <w:r w:rsidRPr="008958B5">
              <w:rPr>
                <w:rFonts w:ascii="Times New Roman" w:eastAsia="標楷體" w:hAnsi="Times New Roman" w:cs="Times New Roman"/>
                <w:i/>
                <w:color w:val="000000" w:themeColor="text1"/>
                <w:kern w:val="0"/>
                <w:sz w:val="20"/>
                <w:szCs w:val="20"/>
              </w:rPr>
              <w:t>n</w:t>
            </w:r>
            <w:proofErr w:type="gramStart"/>
            <w:r w:rsidRPr="008958B5">
              <w:rPr>
                <w:rFonts w:ascii="Times New Roman" w:eastAsia="標楷體" w:hAnsi="Times New Roman" w:cs="Times New Roman" w:hint="eastAsia"/>
                <w:color w:val="000000" w:themeColor="text1"/>
                <w:kern w:val="0"/>
                <w:sz w:val="20"/>
                <w:szCs w:val="20"/>
              </w:rPr>
              <w:t>個</w:t>
            </w:r>
            <w:proofErr w:type="gramEnd"/>
            <w:r w:rsidRPr="008958B5">
              <w:rPr>
                <w:rFonts w:ascii="Times New Roman" w:eastAsia="標楷體" w:hAnsi="Times New Roman" w:cs="Times New Roman" w:hint="eastAsia"/>
                <w:color w:val="000000" w:themeColor="text1"/>
                <w:kern w:val="0"/>
                <w:sz w:val="20"/>
                <w:szCs w:val="20"/>
              </w:rPr>
              <w:t>計算期間</w:t>
            </w:r>
            <w:r w:rsidRPr="008958B5">
              <w:rPr>
                <w:rFonts w:ascii="Cambria Math" w:eastAsia="標楷體" w:hAnsi="Cambria Math" w:cs="Times New Roman" w:hint="eastAsia"/>
                <w:kern w:val="0"/>
                <w:sz w:val="20"/>
                <w:szCs w:val="20"/>
              </w:rPr>
              <w:t>。</w:t>
            </w:r>
          </w:p>
          <w:p w14:paraId="2EE94DD8" w14:textId="77777777" w:rsidR="00E8424E" w:rsidRPr="008958B5" w:rsidRDefault="00E8424E" w:rsidP="00E8424E">
            <w:pPr>
              <w:tabs>
                <w:tab w:val="left" w:pos="1464"/>
              </w:tabs>
              <w:autoSpaceDE w:val="0"/>
              <w:autoSpaceDN w:val="0"/>
              <w:adjustRightInd w:val="0"/>
              <w:ind w:leftChars="370" w:left="1456" w:right="74" w:hangingChars="315" w:hanging="568"/>
              <w:jc w:val="both"/>
              <w:rPr>
                <w:rFonts w:ascii="Times New Roman" w:eastAsia="標楷體" w:hAnsi="Times New Roman" w:cs="Times New Roman"/>
                <w:b/>
                <w:bCs/>
                <w:color w:val="000000"/>
                <w:kern w:val="0"/>
                <w:sz w:val="18"/>
                <w:szCs w:val="18"/>
              </w:rPr>
            </w:pPr>
            <w:r w:rsidRPr="008958B5">
              <w:rPr>
                <w:rFonts w:ascii="Times New Roman" w:eastAsia="標楷體" w:hAnsi="Times New Roman" w:cs="Times New Roman"/>
                <w:b/>
                <w:bCs/>
                <w:color w:val="000000"/>
                <w:kern w:val="0"/>
                <w:sz w:val="18"/>
                <w:szCs w:val="18"/>
              </w:rPr>
              <w:t>(</w:t>
            </w:r>
            <w:proofErr w:type="gramStart"/>
            <w:r w:rsidRPr="008958B5">
              <w:rPr>
                <w:rFonts w:ascii="Times New Roman" w:eastAsia="標楷體" w:hAnsi="Times New Roman" w:cs="Times New Roman" w:hint="eastAsia"/>
                <w:b/>
                <w:bCs/>
                <w:color w:val="000000"/>
                <w:kern w:val="0"/>
                <w:sz w:val="18"/>
                <w:szCs w:val="18"/>
              </w:rPr>
              <w:t>註</w:t>
            </w:r>
            <w:proofErr w:type="gramEnd"/>
            <w:r w:rsidRPr="008958B5">
              <w:rPr>
                <w:rFonts w:ascii="Times New Roman" w:eastAsia="標楷體" w:hAnsi="Times New Roman" w:cs="Times New Roman"/>
                <w:b/>
                <w:bCs/>
                <w:color w:val="000000"/>
                <w:kern w:val="0"/>
                <w:sz w:val="18"/>
                <w:szCs w:val="18"/>
              </w:rPr>
              <w:t>1)</w:t>
            </w:r>
            <w:r w:rsidRPr="008958B5">
              <w:rPr>
                <w:rFonts w:ascii="Times New Roman" w:eastAsia="標楷體" w:hAnsi="Times New Roman" w:cs="Times New Roman" w:hint="eastAsia"/>
                <w:b/>
                <w:bCs/>
                <w:color w:val="000000"/>
                <w:kern w:val="0"/>
                <w:sz w:val="18"/>
                <w:szCs w:val="18"/>
              </w:rPr>
              <w:t>：若連結標的自發行日後</w:t>
            </w:r>
            <w:r w:rsidRPr="008958B5">
              <w:rPr>
                <w:rFonts w:ascii="Cambria Math" w:eastAsia="標楷體" w:hAnsi="Cambria Math" w:cs="Times New Roman" w:hint="eastAsia"/>
                <w:b/>
                <w:kern w:val="0"/>
                <w:sz w:val="18"/>
                <w:szCs w:val="18"/>
              </w:rPr>
              <w:t>，直至</w:t>
            </w:r>
            <w:r w:rsidRPr="008958B5">
              <w:rPr>
                <w:rFonts w:ascii="Times New Roman" w:eastAsia="標楷體" w:hAnsi="Times New Roman" w:cs="Times New Roman" w:hint="eastAsia"/>
                <w:b/>
                <w:bCs/>
                <w:color w:val="000000"/>
                <w:kern w:val="0"/>
                <w:sz w:val="18"/>
                <w:szCs w:val="18"/>
              </w:rPr>
              <w:t>實物交割日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前</w:t>
            </w:r>
            <w:r w:rsidRPr="008958B5">
              <w:rPr>
                <w:rFonts w:ascii="Cambria Math" w:eastAsia="標楷體" w:hAnsi="Cambria Math" w:cs="Times New Roman" w:hint="eastAsia"/>
                <w:b/>
                <w:kern w:val="0"/>
                <w:sz w:val="18"/>
                <w:szCs w:val="18"/>
              </w:rPr>
              <w:t>，</w:t>
            </w:r>
            <w:r w:rsidRPr="008958B5">
              <w:rPr>
                <w:rFonts w:ascii="Times New Roman" w:eastAsia="標楷體" w:hAnsi="Times New Roman" w:cs="Times New Roman" w:hint="eastAsia"/>
                <w:b/>
                <w:bCs/>
                <w:color w:val="000000"/>
                <w:kern w:val="0"/>
                <w:sz w:val="18"/>
                <w:szCs w:val="18"/>
              </w:rPr>
              <w:t>均未曾付息者</w:t>
            </w:r>
            <w:r w:rsidRPr="008958B5">
              <w:rPr>
                <w:rFonts w:ascii="Cambria Math" w:eastAsia="標楷體" w:hAnsi="Cambria Math" w:cs="Times New Roman" w:hint="eastAsia"/>
                <w:b/>
                <w:kern w:val="0"/>
                <w:sz w:val="18"/>
                <w:szCs w:val="18"/>
              </w:rPr>
              <w:t>，</w:t>
            </w:r>
            <m:oMath>
              <m:sSub>
                <m:sSubPr>
                  <m:ctrlPr>
                    <w:rPr>
                      <w:rFonts w:ascii="Cambria Math" w:eastAsia="標楷體" w:hAnsi="Cambria Math" w:cs="Times New Roman"/>
                      <w:b/>
                      <w:i/>
                      <w:color w:val="000000" w:themeColor="text1"/>
                      <w:sz w:val="18"/>
                    </w:rPr>
                  </m:ctrlPr>
                </m:sSubPr>
                <m:e>
                  <m:r>
                    <m:rPr>
                      <m:sty m:val="bi"/>
                    </m:rPr>
                    <w:rPr>
                      <w:rFonts w:ascii="Cambria Math" w:eastAsia="標楷體" w:hAnsi="Cambria Math" w:cs="Times New Roman"/>
                      <w:color w:val="000000" w:themeColor="text1"/>
                      <w:kern w:val="0"/>
                      <w:sz w:val="18"/>
                      <w:szCs w:val="18"/>
                    </w:rPr>
                    <m:t>H</m:t>
                  </m:r>
                </m:e>
                <m:sub>
                  <m:r>
                    <m:rPr>
                      <m:sty m:val="bi"/>
                    </m:rPr>
                    <w:rPr>
                      <w:rFonts w:ascii="Cambria Math" w:eastAsia="標楷體" w:hAnsi="Cambria Math" w:cs="Times New Roman"/>
                      <w:color w:val="000000" w:themeColor="text1"/>
                      <w:kern w:val="0"/>
                      <w:sz w:val="18"/>
                      <w:szCs w:val="18"/>
                    </w:rPr>
                    <m:t>i</m:t>
                  </m:r>
                </m:sub>
              </m:sSub>
            </m:oMath>
            <w:r w:rsidRPr="008958B5">
              <w:rPr>
                <w:rFonts w:ascii="Cambria Math" w:eastAsia="標楷體" w:hAnsi="Cambria Math" w:cs="Times New Roman" w:hint="eastAsia"/>
                <w:b/>
                <w:kern w:val="0"/>
                <w:sz w:val="18"/>
                <w:szCs w:val="18"/>
              </w:rPr>
              <w:t>為自</w:t>
            </w:r>
            <w:r w:rsidRPr="008958B5">
              <w:rPr>
                <w:rFonts w:ascii="Times New Roman" w:eastAsia="標楷體" w:hAnsi="Times New Roman" w:cs="Times New Roman" w:hint="eastAsia"/>
                <w:b/>
                <w:bCs/>
                <w:color w:val="000000"/>
                <w:kern w:val="0"/>
                <w:sz w:val="18"/>
                <w:szCs w:val="18"/>
              </w:rPr>
              <w:t>連結標的發行日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起至實物交割日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間，所對應</w:t>
            </w:r>
            <w:proofErr w:type="gramStart"/>
            <w:r w:rsidRPr="008958B5">
              <w:rPr>
                <w:rFonts w:ascii="Times New Roman" w:eastAsia="標楷體" w:hAnsi="Times New Roman" w:cs="Times New Roman" w:hint="eastAsia"/>
                <w:b/>
                <w:bCs/>
                <w:color w:val="000000"/>
                <w:kern w:val="0"/>
                <w:sz w:val="18"/>
                <w:szCs w:val="18"/>
              </w:rPr>
              <w:t>之各第</w:t>
            </w:r>
            <w:proofErr w:type="gramEnd"/>
            <w:r w:rsidRPr="008958B5">
              <w:rPr>
                <w:rFonts w:ascii="Times New Roman" w:eastAsia="標楷體" w:hAnsi="Times New Roman" w:cs="Times New Roman"/>
                <w:b/>
                <w:bCs/>
                <w:i/>
                <w:color w:val="000000"/>
                <w:kern w:val="0"/>
                <w:sz w:val="18"/>
                <w:szCs w:val="18"/>
              </w:rPr>
              <w:t>i</w:t>
            </w:r>
            <w:proofErr w:type="gramStart"/>
            <w:r w:rsidRPr="008958B5">
              <w:rPr>
                <w:rFonts w:ascii="Times New Roman" w:eastAsia="標楷體" w:hAnsi="Times New Roman" w:cs="Times New Roman" w:hint="eastAsia"/>
                <w:b/>
                <w:bCs/>
                <w:color w:val="000000"/>
                <w:kern w:val="0"/>
                <w:sz w:val="18"/>
                <w:szCs w:val="18"/>
              </w:rPr>
              <w:t>個</w:t>
            </w:r>
            <w:proofErr w:type="gramEnd"/>
            <w:r w:rsidRPr="008958B5">
              <w:rPr>
                <w:rFonts w:ascii="Times New Roman" w:eastAsia="標楷體" w:hAnsi="Times New Roman" w:cs="Times New Roman" w:hint="eastAsia"/>
                <w:b/>
                <w:bCs/>
                <w:color w:val="000000"/>
                <w:kern w:val="0"/>
                <w:sz w:val="18"/>
                <w:szCs w:val="18"/>
              </w:rPr>
              <w:t>計算期間之避險資金成本。</w:t>
            </w:r>
          </w:p>
          <w:p w14:paraId="475C24A5" w14:textId="77777777" w:rsidR="00E8424E" w:rsidRPr="008958B5" w:rsidRDefault="00E8424E" w:rsidP="009B2C19">
            <w:pPr>
              <w:tabs>
                <w:tab w:val="left" w:pos="1464"/>
              </w:tabs>
              <w:autoSpaceDE w:val="0"/>
              <w:autoSpaceDN w:val="0"/>
              <w:adjustRightInd w:val="0"/>
              <w:ind w:leftChars="370" w:left="1456" w:right="74" w:hangingChars="315" w:hanging="568"/>
              <w:jc w:val="both"/>
              <w:rPr>
                <w:rFonts w:ascii="Times New Roman" w:eastAsia="標楷體" w:hAnsi="Times New Roman" w:cs="Times New Roman"/>
                <w:b/>
                <w:color w:val="000000" w:themeColor="text1"/>
                <w:kern w:val="0"/>
                <w:sz w:val="21"/>
                <w:szCs w:val="21"/>
              </w:rPr>
            </w:pPr>
            <w:r w:rsidRPr="008958B5">
              <w:rPr>
                <w:rFonts w:ascii="Times New Roman" w:eastAsia="標楷體" w:hAnsi="Times New Roman" w:cs="Times New Roman"/>
                <w:b/>
                <w:bCs/>
                <w:color w:val="000000"/>
                <w:kern w:val="0"/>
                <w:sz w:val="18"/>
                <w:szCs w:val="18"/>
              </w:rPr>
              <w:t>(</w:t>
            </w:r>
            <w:proofErr w:type="gramStart"/>
            <w:r w:rsidRPr="008958B5">
              <w:rPr>
                <w:rFonts w:ascii="Times New Roman" w:eastAsia="標楷體" w:hAnsi="Times New Roman" w:cs="Times New Roman" w:hint="eastAsia"/>
                <w:b/>
                <w:bCs/>
                <w:color w:val="000000"/>
                <w:kern w:val="0"/>
                <w:sz w:val="18"/>
                <w:szCs w:val="18"/>
              </w:rPr>
              <w:t>註</w:t>
            </w:r>
            <w:proofErr w:type="gramEnd"/>
            <w:r w:rsidRPr="008958B5">
              <w:rPr>
                <w:rFonts w:ascii="Times New Roman" w:eastAsia="標楷體" w:hAnsi="Times New Roman" w:cs="Times New Roman"/>
                <w:b/>
                <w:bCs/>
                <w:color w:val="000000"/>
                <w:kern w:val="0"/>
                <w:sz w:val="18"/>
                <w:szCs w:val="18"/>
              </w:rPr>
              <w:t>2)</w:t>
            </w:r>
            <w:r w:rsidRPr="008958B5">
              <w:rPr>
                <w:rFonts w:ascii="Times New Roman" w:eastAsia="標楷體" w:hAnsi="Times New Roman" w:cs="Times New Roman" w:hint="eastAsia"/>
                <w:b/>
                <w:bCs/>
                <w:color w:val="000000"/>
                <w:kern w:val="0"/>
                <w:sz w:val="18"/>
                <w:szCs w:val="18"/>
              </w:rPr>
              <w:t>：若連結標的自發行日後，直至實物交割日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前，均未曾付息者，則第</w:t>
            </w:r>
            <w:r w:rsidRPr="008958B5">
              <w:rPr>
                <w:rFonts w:ascii="Times New Roman" w:eastAsia="標楷體" w:hAnsi="Times New Roman" w:cs="Times New Roman"/>
                <w:b/>
                <w:bCs/>
                <w:color w:val="000000"/>
                <w:kern w:val="0"/>
                <w:sz w:val="18"/>
                <w:szCs w:val="18"/>
              </w:rPr>
              <w:t>i</w:t>
            </w:r>
            <w:proofErr w:type="gramStart"/>
            <w:r w:rsidRPr="008958B5">
              <w:rPr>
                <w:rFonts w:ascii="Times New Roman" w:eastAsia="標楷體" w:hAnsi="Times New Roman" w:cs="Times New Roman" w:hint="eastAsia"/>
                <w:b/>
                <w:bCs/>
                <w:color w:val="000000"/>
                <w:kern w:val="0"/>
                <w:sz w:val="18"/>
                <w:szCs w:val="18"/>
              </w:rPr>
              <w:t>個</w:t>
            </w:r>
            <w:proofErr w:type="gramEnd"/>
            <w:r w:rsidRPr="008958B5">
              <w:rPr>
                <w:rFonts w:ascii="Times New Roman" w:eastAsia="標楷體" w:hAnsi="Times New Roman" w:cs="Times New Roman" w:hint="eastAsia"/>
                <w:b/>
                <w:bCs/>
                <w:color w:val="000000"/>
                <w:kern w:val="0"/>
                <w:sz w:val="18"/>
                <w:szCs w:val="18"/>
              </w:rPr>
              <w:t>計算期間係指自連結標的發行日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起至實物交割日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間，所對應</w:t>
            </w:r>
            <w:proofErr w:type="gramStart"/>
            <w:r w:rsidRPr="008958B5">
              <w:rPr>
                <w:rFonts w:ascii="Times New Roman" w:eastAsia="標楷體" w:hAnsi="Times New Roman" w:cs="Times New Roman" w:hint="eastAsia"/>
                <w:b/>
                <w:bCs/>
                <w:color w:val="000000"/>
                <w:kern w:val="0"/>
                <w:sz w:val="18"/>
                <w:szCs w:val="18"/>
              </w:rPr>
              <w:t>之各第</w:t>
            </w:r>
            <w:proofErr w:type="gramEnd"/>
            <w:r w:rsidRPr="008958B5">
              <w:rPr>
                <w:rFonts w:ascii="Times New Roman" w:eastAsia="標楷體" w:hAnsi="Times New Roman" w:cs="Times New Roman"/>
                <w:b/>
                <w:bCs/>
                <w:color w:val="000000"/>
                <w:kern w:val="0"/>
                <w:sz w:val="18"/>
                <w:szCs w:val="18"/>
              </w:rPr>
              <w:t>i</w:t>
            </w:r>
            <w:proofErr w:type="gramStart"/>
            <w:r w:rsidRPr="008958B5">
              <w:rPr>
                <w:rFonts w:ascii="Times New Roman" w:eastAsia="標楷體" w:hAnsi="Times New Roman" w:cs="Times New Roman" w:hint="eastAsia"/>
                <w:b/>
                <w:bCs/>
                <w:color w:val="000000"/>
                <w:kern w:val="0"/>
                <w:sz w:val="18"/>
                <w:szCs w:val="18"/>
              </w:rPr>
              <w:t>個</w:t>
            </w:r>
            <w:proofErr w:type="gramEnd"/>
            <w:r w:rsidRPr="008958B5">
              <w:rPr>
                <w:rFonts w:ascii="Times New Roman" w:eastAsia="標楷體" w:hAnsi="Times New Roman" w:cs="Times New Roman" w:hint="eastAsia"/>
                <w:b/>
                <w:bCs/>
                <w:color w:val="000000"/>
                <w:kern w:val="0"/>
                <w:sz w:val="18"/>
                <w:szCs w:val="18"/>
              </w:rPr>
              <w:t>計算期間。</w:t>
            </w:r>
          </w:p>
        </w:tc>
      </w:tr>
      <w:tr w:rsidR="00E8424E" w:rsidRPr="008958B5" w14:paraId="691E53E5" w14:textId="77777777" w:rsidTr="00436974">
        <w:trPr>
          <w:trHeight w:val="567"/>
        </w:trPr>
        <w:tc>
          <w:tcPr>
            <w:tcW w:w="976" w:type="pct"/>
            <w:shd w:val="clear" w:color="auto" w:fill="FFFFFF" w:themeFill="background1"/>
            <w:vAlign w:val="center"/>
          </w:tcPr>
          <w:p w14:paraId="7613AF60"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lastRenderedPageBreak/>
              <w:t>原始連結標的</w:t>
            </w:r>
          </w:p>
          <w:p w14:paraId="6C3BF7E0"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張數</w:t>
            </w:r>
          </w:p>
        </w:tc>
        <w:tc>
          <w:tcPr>
            <w:tcW w:w="4009" w:type="pct"/>
            <w:shd w:val="clear" w:color="auto" w:fill="FFFFFF" w:themeFill="background1"/>
            <w:vAlign w:val="center"/>
          </w:tcPr>
          <w:p w14:paraId="53A12BE8"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b/>
                <w:color w:val="000000"/>
                <w:kern w:val="0"/>
                <w:sz w:val="21"/>
                <w:szCs w:val="21"/>
              </w:rPr>
            </w:pPr>
            <w:r w:rsidRPr="008958B5">
              <w:rPr>
                <w:rFonts w:ascii="Times New Roman" w:eastAsia="標楷體" w:hAnsi="Times New Roman" w:cs="Times New Roman" w:hint="eastAsia"/>
                <w:b/>
                <w:bCs/>
                <w:color w:val="000000"/>
                <w:kern w:val="0"/>
                <w:sz w:val="21"/>
                <w:szCs w:val="21"/>
              </w:rPr>
              <w:t>依交易確認書記載為</w:t>
            </w:r>
            <w:proofErr w:type="gramStart"/>
            <w:r w:rsidRPr="008958B5">
              <w:rPr>
                <w:rFonts w:ascii="Times New Roman" w:eastAsia="標楷體" w:hAnsi="Times New Roman" w:cs="Times New Roman" w:hint="eastAsia"/>
                <w:b/>
                <w:bCs/>
                <w:color w:val="000000"/>
                <w:kern w:val="0"/>
                <w:sz w:val="21"/>
                <w:szCs w:val="21"/>
              </w:rPr>
              <w:t>準</w:t>
            </w:r>
            <w:proofErr w:type="gramEnd"/>
          </w:p>
        </w:tc>
      </w:tr>
      <w:tr w:rsidR="00E8424E" w:rsidRPr="008958B5" w14:paraId="42B0E2D9" w14:textId="77777777" w:rsidTr="00436974">
        <w:trPr>
          <w:trHeight w:val="471"/>
        </w:trPr>
        <w:tc>
          <w:tcPr>
            <w:tcW w:w="976" w:type="pct"/>
            <w:shd w:val="clear" w:color="auto" w:fill="FFFFFF" w:themeFill="background1"/>
            <w:vAlign w:val="center"/>
          </w:tcPr>
          <w:p w14:paraId="4B85789E"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表彰可結算張數</w:t>
            </w:r>
          </w:p>
        </w:tc>
        <w:tc>
          <w:tcPr>
            <w:tcW w:w="4009" w:type="pct"/>
            <w:shd w:val="clear" w:color="auto" w:fill="FFFFFF" w:themeFill="background1"/>
            <w:vAlign w:val="center"/>
          </w:tcPr>
          <w:p w14:paraId="5A712BF9"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b/>
                <w:color w:val="000000"/>
                <w:kern w:val="0"/>
                <w:sz w:val="21"/>
                <w:szCs w:val="21"/>
              </w:rPr>
            </w:pPr>
            <w:r w:rsidRPr="008958B5">
              <w:rPr>
                <w:rFonts w:ascii="Times New Roman" w:eastAsia="標楷體" w:hAnsi="Times New Roman" w:cs="Times New Roman" w:hint="eastAsia"/>
                <w:b/>
                <w:bCs/>
                <w:color w:val="000000"/>
                <w:kern w:val="0"/>
                <w:sz w:val="21"/>
                <w:szCs w:val="21"/>
              </w:rPr>
              <w:t>依交易確認書記載為</w:t>
            </w:r>
            <w:proofErr w:type="gramStart"/>
            <w:r w:rsidRPr="008958B5">
              <w:rPr>
                <w:rFonts w:ascii="Times New Roman" w:eastAsia="標楷體" w:hAnsi="Times New Roman" w:cs="Times New Roman" w:hint="eastAsia"/>
                <w:b/>
                <w:bCs/>
                <w:color w:val="000000"/>
                <w:kern w:val="0"/>
                <w:sz w:val="21"/>
                <w:szCs w:val="21"/>
              </w:rPr>
              <w:t>準</w:t>
            </w:r>
            <w:proofErr w:type="gramEnd"/>
          </w:p>
        </w:tc>
      </w:tr>
      <w:tr w:rsidR="00E8424E" w:rsidRPr="008958B5" w14:paraId="77651A92" w14:textId="77777777" w:rsidTr="00436974">
        <w:trPr>
          <w:trHeight w:val="567"/>
        </w:trPr>
        <w:tc>
          <w:tcPr>
            <w:tcW w:w="976" w:type="pct"/>
            <w:shd w:val="clear" w:color="auto" w:fill="FFFFFF" w:themeFill="background1"/>
            <w:vAlign w:val="center"/>
          </w:tcPr>
          <w:p w14:paraId="16FB6E2F"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提前終止</w:t>
            </w:r>
          </w:p>
          <w:p w14:paraId="46BEC243"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連結標的張數</w:t>
            </w:r>
          </w:p>
        </w:tc>
        <w:tc>
          <w:tcPr>
            <w:tcW w:w="4009" w:type="pct"/>
            <w:shd w:val="clear" w:color="auto" w:fill="FFFFFF" w:themeFill="background1"/>
            <w:vAlign w:val="center"/>
          </w:tcPr>
          <w:p w14:paraId="1F2F5F3B"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bCs/>
                <w:color w:val="000000"/>
                <w:kern w:val="0"/>
                <w:sz w:val="21"/>
                <w:szCs w:val="21"/>
              </w:rPr>
              <w:t>若投資人行使提前終止，則應為原始連結標的張數，不得部分提前終止。</w:t>
            </w:r>
          </w:p>
        </w:tc>
      </w:tr>
      <w:tr w:rsidR="00E8424E" w:rsidRPr="008958B5" w14:paraId="2E735B5E" w14:textId="77777777" w:rsidTr="00436974">
        <w:trPr>
          <w:trHeight w:val="567"/>
        </w:trPr>
        <w:tc>
          <w:tcPr>
            <w:tcW w:w="976" w:type="pct"/>
            <w:shd w:val="clear" w:color="auto" w:fill="FFFFFF" w:themeFill="background1"/>
            <w:vAlign w:val="center"/>
          </w:tcPr>
          <w:p w14:paraId="7CB93F75"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提前終止表彰可結算張數</w:t>
            </w:r>
          </w:p>
        </w:tc>
        <w:tc>
          <w:tcPr>
            <w:tcW w:w="4009" w:type="pct"/>
            <w:shd w:val="clear" w:color="auto" w:fill="FFFFFF" w:themeFill="background1"/>
            <w:vAlign w:val="center"/>
          </w:tcPr>
          <w:p w14:paraId="69C46569"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提前終止連結標的張數</w:t>
            </w:r>
            <m:oMath>
              <m:r>
                <m:rPr>
                  <m:sty m:val="p"/>
                </m:rPr>
                <w:rPr>
                  <w:rFonts w:ascii="Cambria Math" w:eastAsia="標楷體" w:hAnsi="Cambria Math" w:cs="Times New Roman"/>
                  <w:color w:val="000000"/>
                  <w:kern w:val="0"/>
                  <w:sz w:val="21"/>
                  <w:szCs w:val="21"/>
                </w:rPr>
                <m:t>×</m:t>
              </m:r>
            </m:oMath>
            <w:r w:rsidRPr="008958B5">
              <w:rPr>
                <w:rFonts w:ascii="Times New Roman" w:eastAsia="標楷體" w:hAnsi="Times New Roman" w:cs="Times New Roman" w:hint="eastAsia"/>
                <w:color w:val="000000"/>
                <w:kern w:val="0"/>
                <w:sz w:val="21"/>
                <w:szCs w:val="21"/>
              </w:rPr>
              <w:t>參與率</w:t>
            </w:r>
          </w:p>
        </w:tc>
      </w:tr>
      <w:tr w:rsidR="00E8424E" w:rsidRPr="008958B5" w14:paraId="76657ACC" w14:textId="77777777" w:rsidTr="00436974">
        <w:trPr>
          <w:trHeight w:val="567"/>
        </w:trPr>
        <w:tc>
          <w:tcPr>
            <w:tcW w:w="976" w:type="pct"/>
            <w:shd w:val="clear" w:color="auto" w:fill="FFFFFF" w:themeFill="background1"/>
            <w:vAlign w:val="center"/>
          </w:tcPr>
          <w:p w14:paraId="1A84E00B"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剩餘連結標的</w:t>
            </w:r>
          </w:p>
          <w:p w14:paraId="7693D6FE"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張數</w:t>
            </w:r>
          </w:p>
        </w:tc>
        <w:tc>
          <w:tcPr>
            <w:tcW w:w="4009" w:type="pct"/>
            <w:shd w:val="clear" w:color="auto" w:fill="FFFFFF" w:themeFill="background1"/>
            <w:vAlign w:val="center"/>
          </w:tcPr>
          <w:p w14:paraId="20ABB5AD"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sz w:val="21"/>
                <w:szCs w:val="21"/>
              </w:rPr>
            </w:pPr>
            <w:r w:rsidRPr="008958B5">
              <w:rPr>
                <w:rFonts w:ascii="Times New Roman" w:eastAsia="標楷體" w:hAnsi="Times New Roman" w:cs="Times New Roman" w:hint="eastAsia"/>
                <w:color w:val="000000"/>
                <w:kern w:val="0"/>
                <w:sz w:val="21"/>
                <w:szCs w:val="21"/>
              </w:rPr>
              <w:t>原始連結標的張數減歷次提前終止連結標的張數合計數</w:t>
            </w:r>
          </w:p>
        </w:tc>
      </w:tr>
      <w:tr w:rsidR="00E8424E" w:rsidRPr="008958B5" w14:paraId="594C05B3" w14:textId="77777777" w:rsidTr="00436974">
        <w:trPr>
          <w:trHeight w:val="567"/>
        </w:trPr>
        <w:tc>
          <w:tcPr>
            <w:tcW w:w="976" w:type="pct"/>
            <w:shd w:val="clear" w:color="auto" w:fill="FFFFFF" w:themeFill="background1"/>
            <w:vAlign w:val="center"/>
          </w:tcPr>
          <w:p w14:paraId="2E24D2DB"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剩餘表彰可結算</w:t>
            </w:r>
          </w:p>
          <w:p w14:paraId="55B9E104"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張數</w:t>
            </w:r>
          </w:p>
        </w:tc>
        <w:tc>
          <w:tcPr>
            <w:tcW w:w="4009" w:type="pct"/>
            <w:shd w:val="clear" w:color="auto" w:fill="FFFFFF" w:themeFill="background1"/>
            <w:vAlign w:val="center"/>
          </w:tcPr>
          <w:p w14:paraId="56FA3EE7"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剩餘原始連結標的張數</w:t>
            </w:r>
            <m:oMath>
              <m:r>
                <m:rPr>
                  <m:sty m:val="p"/>
                </m:rPr>
                <w:rPr>
                  <w:rFonts w:ascii="Cambria Math" w:eastAsia="標楷體" w:hAnsi="Cambria Math" w:cs="Times New Roman"/>
                  <w:color w:val="000000"/>
                  <w:kern w:val="0"/>
                  <w:sz w:val="21"/>
                  <w:szCs w:val="21"/>
                </w:rPr>
                <m:t>×</m:t>
              </m:r>
            </m:oMath>
            <w:r w:rsidRPr="008958B5">
              <w:rPr>
                <w:rFonts w:ascii="Times New Roman" w:eastAsia="標楷體" w:hAnsi="Times New Roman" w:cs="Times New Roman" w:hint="eastAsia"/>
                <w:color w:val="000000"/>
                <w:kern w:val="0"/>
                <w:sz w:val="21"/>
                <w:szCs w:val="21"/>
              </w:rPr>
              <w:t>參與率</w:t>
            </w:r>
          </w:p>
        </w:tc>
      </w:tr>
      <w:tr w:rsidR="00E8424E" w:rsidRPr="008958B5" w14:paraId="0F67F5E3" w14:textId="77777777" w:rsidTr="00436974">
        <w:trPr>
          <w:trHeight w:val="471"/>
        </w:trPr>
        <w:tc>
          <w:tcPr>
            <w:tcW w:w="976" w:type="pct"/>
            <w:shd w:val="clear" w:color="auto" w:fill="FFFFFF" w:themeFill="background1"/>
            <w:vAlign w:val="center"/>
          </w:tcPr>
          <w:p w14:paraId="54837F70"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提前終止名目本金</w:t>
            </w:r>
          </w:p>
        </w:tc>
        <w:tc>
          <w:tcPr>
            <w:tcW w:w="4009" w:type="pct"/>
            <w:shd w:val="clear" w:color="auto" w:fill="FFFFFF" w:themeFill="background1"/>
            <w:vAlign w:val="center"/>
          </w:tcPr>
          <w:p w14:paraId="53BCDC9B"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原始契約名目本金</w:t>
            </w:r>
            <m:oMath>
              <m:r>
                <m:rPr>
                  <m:sty m:val="p"/>
                </m:rPr>
                <w:rPr>
                  <w:rFonts w:ascii="Cambria Math" w:eastAsia="標楷體" w:hAnsi="Cambria Math" w:cs="Times New Roman"/>
                  <w:color w:val="000000"/>
                  <w:kern w:val="0"/>
                  <w:sz w:val="21"/>
                  <w:szCs w:val="21"/>
                </w:rPr>
                <m:t>×</m:t>
              </m:r>
            </m:oMath>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提前終止連結標的張數</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原始連結標的張數</w:t>
            </w:r>
            <w:r w:rsidRPr="008958B5">
              <w:rPr>
                <w:rFonts w:ascii="Times New Roman" w:eastAsia="標楷體" w:hAnsi="Times New Roman" w:cs="Times New Roman"/>
                <w:color w:val="000000"/>
                <w:kern w:val="0"/>
                <w:sz w:val="21"/>
                <w:szCs w:val="21"/>
              </w:rPr>
              <w:t>)</w:t>
            </w:r>
          </w:p>
        </w:tc>
      </w:tr>
      <w:tr w:rsidR="00E8424E" w:rsidRPr="008958B5" w14:paraId="06CE0091" w14:textId="77777777" w:rsidTr="00436974">
        <w:trPr>
          <w:trHeight w:val="471"/>
        </w:trPr>
        <w:tc>
          <w:tcPr>
            <w:tcW w:w="976" w:type="pct"/>
            <w:shd w:val="clear" w:color="auto" w:fill="FFFFFF" w:themeFill="background1"/>
            <w:vAlign w:val="center"/>
          </w:tcPr>
          <w:p w14:paraId="2250B532"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剩餘契約名目本金</w:t>
            </w:r>
          </w:p>
        </w:tc>
        <w:tc>
          <w:tcPr>
            <w:tcW w:w="4009" w:type="pct"/>
            <w:shd w:val="clear" w:color="auto" w:fill="FFFFFF" w:themeFill="background1"/>
            <w:vAlign w:val="center"/>
          </w:tcPr>
          <w:p w14:paraId="0D440DB1"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原始契約名目本金減除歷次提前終止名目本金合計數</w:t>
            </w:r>
          </w:p>
        </w:tc>
      </w:tr>
      <w:tr w:rsidR="00E8424E" w:rsidRPr="008958B5" w14:paraId="2ABD16CC" w14:textId="77777777" w:rsidTr="00436974">
        <w:trPr>
          <w:trHeight w:val="471"/>
        </w:trPr>
        <w:tc>
          <w:tcPr>
            <w:tcW w:w="976" w:type="pct"/>
            <w:shd w:val="clear" w:color="auto" w:fill="FFFFFF" w:themeFill="background1"/>
            <w:vAlign w:val="center"/>
          </w:tcPr>
          <w:p w14:paraId="27F8762C"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proofErr w:type="gramStart"/>
            <w:r w:rsidRPr="008958B5">
              <w:rPr>
                <w:rFonts w:ascii="Times New Roman" w:eastAsia="標楷體" w:hAnsi="Times New Roman" w:cs="Times New Roman" w:hint="eastAsia"/>
                <w:b/>
                <w:bCs/>
                <w:kern w:val="0"/>
                <w:sz w:val="21"/>
                <w:szCs w:val="21"/>
              </w:rPr>
              <w:t>契</w:t>
            </w:r>
            <w:proofErr w:type="gramEnd"/>
            <w:r w:rsidRPr="008958B5">
              <w:rPr>
                <w:rFonts w:ascii="Times New Roman" w:eastAsia="標楷體" w:hAnsi="Times New Roman" w:cs="Times New Roman"/>
                <w:b/>
                <w:bCs/>
                <w:kern w:val="0"/>
                <w:sz w:val="21"/>
                <w:szCs w:val="21"/>
              </w:rPr>
              <w:t xml:space="preserve"> </w:t>
            </w:r>
            <w:r w:rsidRPr="008958B5">
              <w:rPr>
                <w:rFonts w:ascii="Times New Roman" w:eastAsia="標楷體" w:hAnsi="Times New Roman" w:cs="Times New Roman" w:hint="eastAsia"/>
                <w:b/>
                <w:bCs/>
                <w:kern w:val="0"/>
                <w:sz w:val="21"/>
                <w:szCs w:val="21"/>
              </w:rPr>
              <w:t>約</w:t>
            </w:r>
            <w:r w:rsidRPr="008958B5">
              <w:rPr>
                <w:rFonts w:ascii="Times New Roman" w:eastAsia="標楷體" w:hAnsi="Times New Roman" w:cs="Times New Roman"/>
                <w:b/>
                <w:bCs/>
                <w:kern w:val="0"/>
                <w:sz w:val="21"/>
                <w:szCs w:val="21"/>
              </w:rPr>
              <w:t xml:space="preserve"> </w:t>
            </w:r>
            <w:r w:rsidRPr="008958B5">
              <w:rPr>
                <w:rFonts w:ascii="Times New Roman" w:eastAsia="標楷體" w:hAnsi="Times New Roman" w:cs="Times New Roman" w:hint="eastAsia"/>
                <w:b/>
                <w:bCs/>
                <w:kern w:val="0"/>
                <w:sz w:val="21"/>
                <w:szCs w:val="21"/>
              </w:rPr>
              <w:t>價</w:t>
            </w:r>
            <w:r w:rsidRPr="008958B5">
              <w:rPr>
                <w:rFonts w:ascii="Times New Roman" w:eastAsia="標楷體" w:hAnsi="Times New Roman" w:cs="Times New Roman"/>
                <w:b/>
                <w:bCs/>
                <w:kern w:val="0"/>
                <w:sz w:val="21"/>
                <w:szCs w:val="21"/>
              </w:rPr>
              <w:t xml:space="preserve"> </w:t>
            </w:r>
            <w:r w:rsidRPr="008958B5">
              <w:rPr>
                <w:rFonts w:ascii="Times New Roman" w:eastAsia="標楷體" w:hAnsi="Times New Roman" w:cs="Times New Roman" w:hint="eastAsia"/>
                <w:b/>
                <w:bCs/>
                <w:kern w:val="0"/>
                <w:sz w:val="21"/>
                <w:szCs w:val="21"/>
              </w:rPr>
              <w:t>格</w:t>
            </w:r>
            <w:r w:rsidRPr="008958B5">
              <w:rPr>
                <w:rFonts w:ascii="Times New Roman" w:eastAsia="標楷體" w:hAnsi="Times New Roman" w:cs="Times New Roman"/>
                <w:b/>
                <w:bCs/>
                <w:kern w:val="0"/>
                <w:sz w:val="21"/>
                <w:szCs w:val="21"/>
              </w:rPr>
              <w:t xml:space="preserve"> </w:t>
            </w:r>
          </w:p>
        </w:tc>
        <w:tc>
          <w:tcPr>
            <w:tcW w:w="4009" w:type="pct"/>
            <w:shd w:val="clear" w:color="auto" w:fill="FFFFFF" w:themeFill="background1"/>
            <w:vAlign w:val="center"/>
          </w:tcPr>
          <w:p w14:paraId="01DA3202"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kern w:val="0"/>
                <w:sz w:val="21"/>
                <w:szCs w:val="21"/>
              </w:rPr>
              <w:t>依評價條件之「本商品評價公式」計算</w:t>
            </w:r>
          </w:p>
        </w:tc>
      </w:tr>
      <w:tr w:rsidR="00E8424E" w:rsidRPr="008958B5" w14:paraId="5AF10265" w14:textId="77777777" w:rsidTr="00436974">
        <w:trPr>
          <w:trHeight w:val="471"/>
        </w:trPr>
        <w:tc>
          <w:tcPr>
            <w:tcW w:w="976" w:type="pct"/>
            <w:shd w:val="clear" w:color="auto" w:fill="FFFFFF" w:themeFill="background1"/>
            <w:vAlign w:val="center"/>
            <w:hideMark/>
          </w:tcPr>
          <w:p w14:paraId="33206010"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color w:val="000000" w:themeColor="text1"/>
                <w:kern w:val="0"/>
                <w:sz w:val="21"/>
                <w:szCs w:val="21"/>
              </w:rPr>
              <w:t>觸發價格</w:t>
            </w:r>
          </w:p>
        </w:tc>
        <w:tc>
          <w:tcPr>
            <w:tcW w:w="4009" w:type="pct"/>
            <w:shd w:val="clear" w:color="auto" w:fill="FFFFFF" w:themeFill="background1"/>
            <w:vAlign w:val="center"/>
            <w:hideMark/>
          </w:tcPr>
          <w:p w14:paraId="7C120905"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期初契約價格之</w:t>
            </w:r>
            <w:r w:rsidRPr="008958B5">
              <w:rPr>
                <w:rFonts w:ascii="Times New Roman" w:eastAsia="標楷體" w:hAnsi="Times New Roman" w:cs="Times New Roman"/>
                <w:color w:val="000000" w:themeColor="text1"/>
                <w:kern w:val="0"/>
                <w:sz w:val="21"/>
                <w:szCs w:val="21"/>
              </w:rPr>
              <w:t>30%</w:t>
            </w:r>
          </w:p>
        </w:tc>
      </w:tr>
      <w:tr w:rsidR="00E8424E" w:rsidRPr="008958B5" w14:paraId="3327D490" w14:textId="77777777" w:rsidTr="00436974">
        <w:trPr>
          <w:trHeight w:val="2211"/>
        </w:trPr>
        <w:tc>
          <w:tcPr>
            <w:tcW w:w="976" w:type="pct"/>
            <w:shd w:val="clear" w:color="auto" w:fill="FFFFFF" w:themeFill="background1"/>
            <w:vAlign w:val="center"/>
          </w:tcPr>
          <w:p w14:paraId="6AF5C703"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避險資金成本</w:t>
            </w:r>
          </w:p>
          <w:p w14:paraId="71E0B4A0" w14:textId="77777777" w:rsidR="00E8424E" w:rsidRPr="008958B5" w:rsidRDefault="003C5382" w:rsidP="00E8424E">
            <w:pPr>
              <w:widowControl/>
              <w:spacing w:line="300" w:lineRule="exact"/>
              <w:ind w:leftChars="17" w:left="41" w:rightChars="28" w:right="67"/>
              <w:jc w:val="distribute"/>
              <w:rPr>
                <w:rFonts w:ascii="Times New Roman" w:eastAsia="標楷體" w:hAnsi="Times New Roman" w:cs="Times New Roman"/>
                <w:bCs/>
                <w:color w:val="000000"/>
                <w:kern w:val="0"/>
                <w:sz w:val="21"/>
                <w:szCs w:val="21"/>
              </w:rPr>
            </w:pPr>
            <m:oMathPara>
              <m:oMathParaPr>
                <m:jc m:val="center"/>
              </m:oMathParaPr>
              <m:oMath>
                <m:d>
                  <m:dPr>
                    <m:ctrlPr>
                      <w:rPr>
                        <w:rFonts w:ascii="Cambria Math" w:eastAsia="標楷體" w:hAnsi="Cambria Math" w:cs="Times New Roman"/>
                        <w:b/>
                        <w:sz w:val="21"/>
                      </w:rPr>
                    </m:ctrlPr>
                  </m:dPr>
                  <m:e>
                    <m:sSub>
                      <m:sSubPr>
                        <m:ctrlPr>
                          <w:rPr>
                            <w:rFonts w:ascii="Cambria Math" w:eastAsia="標楷體" w:hAnsi="Cambria Math" w:cs="Times New Roman"/>
                            <w:b/>
                            <w:i/>
                            <w:sz w:val="21"/>
                          </w:rPr>
                        </m:ctrlPr>
                      </m:sSubPr>
                      <m:e>
                        <m:r>
                          <m:rPr>
                            <m:sty m:val="bi"/>
                          </m:rPr>
                          <w:rPr>
                            <w:rFonts w:ascii="Cambria Math" w:eastAsia="標楷體" w:hAnsi="Cambria Math" w:cs="Times New Roman"/>
                            <w:kern w:val="0"/>
                            <w:sz w:val="21"/>
                            <w:szCs w:val="21"/>
                          </w:rPr>
                          <m:t>H</m:t>
                        </m:r>
                      </m:e>
                      <m:sub>
                        <m:r>
                          <m:rPr>
                            <m:sty m:val="bi"/>
                          </m:rPr>
                          <w:rPr>
                            <w:rFonts w:ascii="Cambria Math" w:eastAsia="標楷體" w:hAnsi="Cambria Math" w:cs="Times New Roman"/>
                            <w:kern w:val="0"/>
                            <w:sz w:val="21"/>
                            <w:szCs w:val="21"/>
                          </w:rPr>
                          <m:t>i</m:t>
                        </m:r>
                      </m:sub>
                    </m:sSub>
                  </m:e>
                </m:d>
              </m:oMath>
            </m:oMathPara>
          </w:p>
        </w:tc>
        <w:tc>
          <w:tcPr>
            <w:tcW w:w="4009" w:type="pct"/>
            <w:shd w:val="clear" w:color="auto" w:fill="FFFFFF" w:themeFill="background1"/>
            <w:vAlign w:val="center"/>
          </w:tcPr>
          <w:p w14:paraId="547E45C0" w14:textId="77777777" w:rsidR="00E8424E" w:rsidRPr="008958B5" w:rsidRDefault="003C5382" w:rsidP="00E8424E">
            <w:pPr>
              <w:widowControl/>
              <w:ind w:leftChars="17" w:left="41" w:rightChars="28" w:right="67"/>
              <w:rPr>
                <w:rFonts w:ascii="Times New Roman" w:eastAsia="標楷體" w:hAnsi="Times New Roman" w:cs="Times New Roman"/>
                <w:color w:val="000000" w:themeColor="text1"/>
                <w:kern w:val="0"/>
                <w:sz w:val="21"/>
                <w:szCs w:val="21"/>
              </w:rPr>
            </w:pPr>
            <m:oMath>
              <m:sSub>
                <m:sSubPr>
                  <m:ctrlPr>
                    <w:rPr>
                      <w:rFonts w:ascii="Cambria Math" w:eastAsia="標楷體" w:hAnsi="Cambria Math" w:cs="Times New Roman"/>
                      <w:color w:val="000000" w:themeColor="text1"/>
                      <w:sz w:val="21"/>
                    </w:rPr>
                  </m:ctrlPr>
                </m:sSubPr>
                <m:e>
                  <m:r>
                    <m:rPr>
                      <m:sty m:val="p"/>
                    </m:rPr>
                    <w:rPr>
                      <w:rFonts w:ascii="Cambria Math" w:eastAsia="標楷體" w:hAnsi="Cambria Math" w:cs="Times New Roman" w:hint="eastAsia"/>
                      <w:color w:val="000000" w:themeColor="text1"/>
                      <w:kern w:val="0"/>
                      <w:sz w:val="21"/>
                      <w:szCs w:val="21"/>
                    </w:rPr>
                    <m:t>避險資金成本</m:t>
                  </m:r>
                </m:e>
                <m:sub>
                  <m:r>
                    <w:rPr>
                      <w:rFonts w:ascii="Cambria Math" w:eastAsia="標楷體" w:hAnsi="Cambria Math" w:cs="Times New Roman"/>
                      <w:color w:val="000000" w:themeColor="text1"/>
                      <w:kern w:val="0"/>
                      <w:sz w:val="21"/>
                      <w:szCs w:val="21"/>
                    </w:rPr>
                    <m:t>i</m:t>
                  </m:r>
                </m:sub>
              </m:sSub>
              <m:r>
                <m:rPr>
                  <m:sty m:val="p"/>
                </m:rPr>
                <w:rPr>
                  <w:rFonts w:ascii="Cambria Math" w:eastAsia="標楷體" w:hAnsi="Cambria Math" w:cs="Times New Roman"/>
                  <w:color w:val="000000" w:themeColor="text1"/>
                  <w:kern w:val="0"/>
                  <w:sz w:val="21"/>
                  <w:szCs w:val="21"/>
                </w:rPr>
                <m:t>=Max</m:t>
              </m:r>
            </m:oMath>
            <w:r w:rsidR="00E8424E" w:rsidRPr="008958B5">
              <w:rPr>
                <w:rFonts w:ascii="Times New Roman" w:eastAsia="標楷體" w:hAnsi="Times New Roman" w:cs="Times New Roman"/>
                <w:color w:val="000000" w:themeColor="text1"/>
                <w:kern w:val="0"/>
                <w:sz w:val="21"/>
                <w:szCs w:val="21"/>
              </w:rPr>
              <w:t>[(</w:t>
            </w:r>
            <w:r w:rsidR="00E8424E" w:rsidRPr="008958B5">
              <w:rPr>
                <w:rFonts w:ascii="Times New Roman" w:eastAsia="標楷體" w:hAnsi="Times New Roman" w:cs="Times New Roman" w:hint="eastAsia"/>
                <w:color w:val="000000" w:themeColor="text1"/>
                <w:kern w:val="0"/>
                <w:sz w:val="21"/>
                <w:szCs w:val="21"/>
              </w:rPr>
              <w:t>浮動利率指標</w:t>
            </w:r>
            <w:r w:rsidR="00E8424E" w:rsidRPr="008958B5">
              <w:rPr>
                <w:rFonts w:ascii="Times New Roman" w:eastAsia="標楷體" w:hAnsi="Times New Roman" w:cs="Times New Roman"/>
                <w:color w:val="000000" w:themeColor="text1"/>
                <w:kern w:val="0"/>
                <w:sz w:val="21"/>
                <w:szCs w:val="21"/>
              </w:rPr>
              <w:t>+1%),0.1%]</w:t>
            </w:r>
          </w:p>
          <w:p w14:paraId="0B46B8AF" w14:textId="77777777" w:rsidR="00E8424E" w:rsidRPr="008958B5" w:rsidRDefault="00E8424E" w:rsidP="00E8424E">
            <w:pPr>
              <w:widowControl/>
              <w:ind w:leftChars="17" w:left="41" w:rightChars="28" w:right="67"/>
              <w:rPr>
                <w:rFonts w:ascii="Times New Roman" w:eastAsia="標楷體" w:hAnsi="Times New Roman" w:cs="Times New Roman"/>
                <w:i/>
                <w:kern w:val="0"/>
                <w:sz w:val="21"/>
                <w:szCs w:val="21"/>
              </w:rPr>
            </w:pPr>
            <w:r w:rsidRPr="008958B5">
              <w:rPr>
                <w:rFonts w:ascii="Cambria Math" w:eastAsia="標楷體" w:hAnsi="Cambria Math" w:cs="Times New Roman" w:hint="eastAsia"/>
                <w:color w:val="000000" w:themeColor="text1"/>
                <w:kern w:val="0"/>
                <w:sz w:val="21"/>
                <w:szCs w:val="21"/>
              </w:rPr>
              <w:t>浮動利率期間為自</w:t>
            </w:r>
            <w:r w:rsidRPr="008958B5">
              <w:rPr>
                <w:rFonts w:ascii="Times New Roman" w:eastAsia="標楷體" w:hAnsi="Times New Roman" w:cs="Times New Roman"/>
                <w:kern w:val="0"/>
                <w:sz w:val="21"/>
                <w:szCs w:val="21"/>
              </w:rPr>
              <w:t>2024/4/24</w:t>
            </w:r>
            <w:r w:rsidRPr="008958B5">
              <w:rPr>
                <w:rFonts w:ascii="Cambria Math" w:eastAsia="標楷體" w:hAnsi="Cambria Math" w:cs="Times New Roman"/>
                <w:color w:val="000000" w:themeColor="text1"/>
                <w:kern w:val="0"/>
                <w:sz w:val="21"/>
                <w:szCs w:val="21"/>
              </w:rPr>
              <w:t>(</w:t>
            </w:r>
            <w:r w:rsidRPr="008958B5">
              <w:rPr>
                <w:rFonts w:ascii="Cambria Math" w:eastAsia="標楷體" w:hAnsi="Cambria Math" w:cs="Times New Roman" w:hint="eastAsia"/>
                <w:color w:val="000000" w:themeColor="text1"/>
                <w:kern w:val="0"/>
                <w:sz w:val="21"/>
                <w:szCs w:val="21"/>
              </w:rPr>
              <w:t>浮動利率計算起始日</w:t>
            </w:r>
            <w:r w:rsidRPr="008958B5">
              <w:rPr>
                <w:rFonts w:ascii="Cambria Math" w:eastAsia="標楷體" w:hAnsi="Cambria Math" w:cs="Times New Roman"/>
                <w:color w:val="000000" w:themeColor="text1"/>
                <w:kern w:val="0"/>
                <w:sz w:val="21"/>
                <w:szCs w:val="21"/>
              </w:rPr>
              <w:t>)</w:t>
            </w:r>
            <w:r w:rsidRPr="008958B5">
              <w:rPr>
                <w:rFonts w:ascii="Cambria Math" w:eastAsia="標楷體" w:hAnsi="Cambria Math" w:cs="Times New Roman" w:hint="eastAsia"/>
                <w:color w:val="000000" w:themeColor="text1"/>
                <w:kern w:val="0"/>
                <w:sz w:val="21"/>
                <w:szCs w:val="21"/>
              </w:rPr>
              <w:t>起至</w:t>
            </w:r>
            <w:r w:rsidRPr="008958B5">
              <w:rPr>
                <w:rFonts w:ascii="Times New Roman" w:eastAsia="標楷體" w:hAnsi="Times New Roman" w:cs="Times New Roman"/>
                <w:kern w:val="0"/>
                <w:sz w:val="21"/>
                <w:szCs w:val="21"/>
              </w:rPr>
              <w:t>2034/04/24</w:t>
            </w:r>
            <w:r w:rsidRPr="008958B5">
              <w:rPr>
                <w:rFonts w:ascii="Cambria Math" w:eastAsia="標楷體" w:hAnsi="Cambria Math" w:cs="Times New Roman"/>
                <w:color w:val="000000" w:themeColor="text1"/>
                <w:kern w:val="0"/>
                <w:sz w:val="21"/>
                <w:szCs w:val="21"/>
              </w:rPr>
              <w:t>(</w:t>
            </w:r>
            <w:r w:rsidRPr="008958B5">
              <w:rPr>
                <w:rFonts w:ascii="Cambria Math" w:eastAsia="標楷體" w:hAnsi="Cambria Math" w:cs="Times New Roman" w:hint="eastAsia"/>
                <w:color w:val="000000" w:themeColor="text1"/>
                <w:kern w:val="0"/>
                <w:sz w:val="21"/>
                <w:szCs w:val="21"/>
              </w:rPr>
              <w:t>浮動利率計算終止日</w:t>
            </w:r>
            <w:r w:rsidRPr="008958B5">
              <w:rPr>
                <w:rFonts w:ascii="Cambria Math" w:eastAsia="標楷體" w:hAnsi="Cambria Math" w:cs="Times New Roman"/>
                <w:color w:val="000000" w:themeColor="text1"/>
                <w:kern w:val="0"/>
                <w:sz w:val="21"/>
                <w:szCs w:val="21"/>
              </w:rPr>
              <w:t>)</w:t>
            </w:r>
            <w:r w:rsidRPr="008958B5">
              <w:rPr>
                <w:rFonts w:ascii="Cambria Math" w:eastAsia="標楷體" w:hAnsi="Cambria Math" w:cs="Times New Roman" w:hint="eastAsia"/>
                <w:color w:val="000000" w:themeColor="text1"/>
                <w:kern w:val="0"/>
                <w:sz w:val="21"/>
                <w:szCs w:val="21"/>
              </w:rPr>
              <w:t>止。浮動利率期間之避險資金成本重設基準日為落入浮動利率期間之每一計算期間起始日之前第二</w:t>
            </w:r>
            <w:proofErr w:type="gramStart"/>
            <w:r w:rsidRPr="008958B5">
              <w:rPr>
                <w:rFonts w:ascii="Cambria Math" w:eastAsia="標楷體" w:hAnsi="Cambria Math" w:cs="Times New Roman" w:hint="eastAsia"/>
                <w:color w:val="000000" w:themeColor="text1"/>
                <w:kern w:val="0"/>
                <w:sz w:val="21"/>
                <w:szCs w:val="21"/>
              </w:rPr>
              <w:t>個</w:t>
            </w:r>
            <w:proofErr w:type="gramEnd"/>
            <w:r w:rsidRPr="008958B5">
              <w:rPr>
                <w:rFonts w:ascii="Cambria Math" w:eastAsia="標楷體" w:hAnsi="Cambria Math" w:cs="Times New Roman" w:hint="eastAsia"/>
                <w:color w:val="000000" w:themeColor="text1"/>
                <w:kern w:val="0"/>
                <w:sz w:val="21"/>
                <w:szCs w:val="21"/>
              </w:rPr>
              <w:t>浮動利率指標營業日。</w:t>
            </w:r>
          </w:p>
        </w:tc>
      </w:tr>
      <w:tr w:rsidR="00E8424E" w:rsidRPr="008958B5" w14:paraId="185216D4" w14:textId="77777777" w:rsidTr="00436974">
        <w:trPr>
          <w:trHeight w:val="567"/>
        </w:trPr>
        <w:tc>
          <w:tcPr>
            <w:tcW w:w="976" w:type="pct"/>
            <w:shd w:val="clear" w:color="auto" w:fill="FFFFFF" w:themeFill="background1"/>
            <w:vAlign w:val="center"/>
          </w:tcPr>
          <w:p w14:paraId="1A125AA0"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Cs/>
                <w:color w:val="000000"/>
                <w:kern w:val="0"/>
                <w:sz w:val="21"/>
                <w:szCs w:val="21"/>
              </w:rPr>
            </w:pPr>
            <w:r w:rsidRPr="008958B5">
              <w:rPr>
                <w:rFonts w:ascii="Times New Roman" w:eastAsia="標楷體" w:hAnsi="Times New Roman" w:cs="Times New Roman" w:hint="eastAsia"/>
                <w:b/>
                <w:bCs/>
                <w:kern w:val="0"/>
                <w:sz w:val="21"/>
                <w:szCs w:val="21"/>
              </w:rPr>
              <w:lastRenderedPageBreak/>
              <w:t>浮動利率指標</w:t>
            </w:r>
          </w:p>
        </w:tc>
        <w:tc>
          <w:tcPr>
            <w:tcW w:w="4009" w:type="pct"/>
            <w:shd w:val="clear" w:color="auto" w:fill="FFFFFF" w:themeFill="background1"/>
            <w:vAlign w:val="center"/>
          </w:tcPr>
          <w:p w14:paraId="4D2B7C73"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kern w:val="0"/>
                <w:sz w:val="21"/>
                <w:szCs w:val="21"/>
              </w:rPr>
            </w:pPr>
            <w:proofErr w:type="gramStart"/>
            <w:r w:rsidRPr="008958B5">
              <w:rPr>
                <w:rFonts w:ascii="Times New Roman" w:eastAsia="標楷體" w:hAnsi="Times New Roman" w:cs="Times New Roman" w:hint="eastAsia"/>
                <w:color w:val="000000" w:themeColor="text1"/>
                <w:kern w:val="0"/>
                <w:sz w:val="21"/>
                <w:szCs w:val="21"/>
              </w:rPr>
              <w:t>臺</w:t>
            </w:r>
            <w:proofErr w:type="gramEnd"/>
            <w:r w:rsidRPr="008958B5">
              <w:rPr>
                <w:rFonts w:ascii="Times New Roman" w:eastAsia="標楷體" w:hAnsi="Times New Roman" w:cs="Times New Roman" w:hint="eastAsia"/>
                <w:color w:val="000000" w:themeColor="text1"/>
                <w:kern w:val="0"/>
                <w:sz w:val="21"/>
                <w:szCs w:val="21"/>
              </w:rPr>
              <w:t>北時間上午</w:t>
            </w:r>
            <w:r w:rsidRPr="008958B5">
              <w:rPr>
                <w:rFonts w:ascii="Times New Roman" w:eastAsia="標楷體" w:hAnsi="Times New Roman" w:cs="Times New Roman"/>
                <w:color w:val="000000" w:themeColor="text1"/>
                <w:kern w:val="0"/>
                <w:sz w:val="21"/>
                <w:szCs w:val="21"/>
              </w:rPr>
              <w:t>11:30</w:t>
            </w:r>
            <w:r w:rsidRPr="008958B5">
              <w:rPr>
                <w:rFonts w:ascii="Times New Roman" w:eastAsia="標楷體" w:hAnsi="Times New Roman" w:cs="Times New Roman" w:hint="eastAsia"/>
                <w:color w:val="000000" w:themeColor="text1"/>
                <w:kern w:val="0"/>
                <w:sz w:val="21"/>
                <w:szCs w:val="21"/>
              </w:rPr>
              <w:t>三個月期台北金融業</w:t>
            </w:r>
            <w:proofErr w:type="gramStart"/>
            <w:r w:rsidRPr="008958B5">
              <w:rPr>
                <w:rFonts w:ascii="Times New Roman" w:eastAsia="標楷體" w:hAnsi="Times New Roman" w:cs="Times New Roman" w:hint="eastAsia"/>
                <w:color w:val="000000" w:themeColor="text1"/>
                <w:kern w:val="0"/>
                <w:sz w:val="21"/>
                <w:szCs w:val="21"/>
              </w:rPr>
              <w:t>拆款定盤</w:t>
            </w:r>
            <w:proofErr w:type="gramEnd"/>
            <w:r w:rsidRPr="008958B5">
              <w:rPr>
                <w:rFonts w:ascii="Times New Roman" w:eastAsia="標楷體" w:hAnsi="Times New Roman" w:cs="Times New Roman" w:hint="eastAsia"/>
                <w:color w:val="000000" w:themeColor="text1"/>
                <w:kern w:val="0"/>
                <w:sz w:val="21"/>
                <w:szCs w:val="21"/>
              </w:rPr>
              <w:t>利率</w:t>
            </w:r>
            <w:r w:rsidRPr="008958B5">
              <w:rPr>
                <w:rFonts w:ascii="Times New Roman" w:eastAsia="標楷體" w:hAnsi="Times New Roman" w:cs="Times New Roman"/>
                <w:color w:val="000000" w:themeColor="text1"/>
                <w:kern w:val="0"/>
                <w:sz w:val="21"/>
                <w:szCs w:val="21"/>
              </w:rPr>
              <w:t>(3M TAIBOR)</w:t>
            </w:r>
            <w:r w:rsidRPr="008958B5">
              <w:rPr>
                <w:rFonts w:ascii="Times New Roman" w:eastAsia="標楷體" w:hAnsi="Times New Roman" w:cs="Times New Roman" w:hint="eastAsia"/>
                <w:color w:val="000000" w:themeColor="text1"/>
                <w:kern w:val="0"/>
                <w:sz w:val="21"/>
                <w:szCs w:val="21"/>
              </w:rPr>
              <w:t>為</w:t>
            </w:r>
            <w:proofErr w:type="gramStart"/>
            <w:r w:rsidRPr="008958B5">
              <w:rPr>
                <w:rFonts w:ascii="Times New Roman" w:eastAsia="標楷體" w:hAnsi="Times New Roman" w:cs="Times New Roman" w:hint="eastAsia"/>
                <w:color w:val="000000" w:themeColor="text1"/>
                <w:kern w:val="0"/>
                <w:sz w:val="21"/>
                <w:szCs w:val="21"/>
              </w:rPr>
              <w:t>準</w:t>
            </w:r>
            <w:proofErr w:type="gramEnd"/>
            <w:r w:rsidRPr="008958B5">
              <w:rPr>
                <w:rFonts w:ascii="Times New Roman" w:eastAsia="標楷體" w:hAnsi="Times New Roman" w:cs="Times New Roman" w:hint="eastAsia"/>
                <w:color w:val="000000" w:themeColor="text1"/>
                <w:kern w:val="0"/>
                <w:sz w:val="21"/>
                <w:szCs w:val="21"/>
              </w:rPr>
              <w:t>，若無法取得上述報價，則以計算代理人提供之報價為基準。</w:t>
            </w:r>
          </w:p>
        </w:tc>
      </w:tr>
      <w:tr w:rsidR="00E8424E" w:rsidRPr="008958B5" w14:paraId="1F2F2D8F" w14:textId="77777777" w:rsidTr="00436974">
        <w:trPr>
          <w:trHeight w:val="567"/>
        </w:trPr>
        <w:tc>
          <w:tcPr>
            <w:tcW w:w="976" w:type="pct"/>
            <w:shd w:val="clear" w:color="auto" w:fill="FFFFFF" w:themeFill="background1"/>
            <w:vAlign w:val="center"/>
          </w:tcPr>
          <w:p w14:paraId="20428EB2"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bCs/>
                <w:kern w:val="0"/>
                <w:sz w:val="21"/>
                <w:szCs w:val="21"/>
              </w:rPr>
            </w:pPr>
            <w:r w:rsidRPr="008958B5">
              <w:rPr>
                <w:rFonts w:ascii="Times New Roman" w:eastAsia="標楷體" w:hAnsi="Times New Roman" w:cs="Times New Roman" w:hint="eastAsia"/>
                <w:b/>
                <w:bCs/>
                <w:kern w:val="0"/>
                <w:sz w:val="21"/>
                <w:szCs w:val="21"/>
              </w:rPr>
              <w:t>避險資金成本</w:t>
            </w:r>
          </w:p>
          <w:p w14:paraId="346907AD" w14:textId="77777777" w:rsidR="00E8424E" w:rsidRPr="008958B5" w:rsidRDefault="00E8424E" w:rsidP="00E8424E">
            <w:pPr>
              <w:widowControl/>
              <w:spacing w:line="300" w:lineRule="exact"/>
              <w:ind w:leftChars="17" w:left="41" w:rightChars="28" w:right="67"/>
              <w:jc w:val="distribute"/>
              <w:rPr>
                <w:rFonts w:ascii="標楷體" w:eastAsia="標楷體" w:hAnsi="標楷體" w:cs="Times New Roman"/>
                <w:bCs/>
                <w:color w:val="000000"/>
                <w:kern w:val="0"/>
                <w:sz w:val="21"/>
                <w:szCs w:val="21"/>
              </w:rPr>
            </w:pPr>
            <w:r w:rsidRPr="008958B5">
              <w:rPr>
                <w:rFonts w:ascii="Times New Roman" w:eastAsia="標楷體" w:hAnsi="Times New Roman" w:cs="Times New Roman" w:hint="eastAsia"/>
                <w:b/>
                <w:bCs/>
                <w:kern w:val="0"/>
                <w:sz w:val="21"/>
                <w:szCs w:val="21"/>
              </w:rPr>
              <w:t>重設基準日</w:t>
            </w:r>
          </w:p>
        </w:tc>
        <w:tc>
          <w:tcPr>
            <w:tcW w:w="4009" w:type="pct"/>
            <w:shd w:val="clear" w:color="auto" w:fill="FFFFFF" w:themeFill="background1"/>
            <w:vAlign w:val="center"/>
          </w:tcPr>
          <w:p w14:paraId="3C58367D" w14:textId="77777777" w:rsidR="00E8424E" w:rsidRPr="008958B5" w:rsidRDefault="00E8424E" w:rsidP="00E8424E">
            <w:pPr>
              <w:widowControl/>
              <w:spacing w:line="300" w:lineRule="exact"/>
              <w:ind w:leftChars="17" w:left="41" w:rightChars="28" w:right="67"/>
              <w:jc w:val="both"/>
              <w:rPr>
                <w:rFonts w:ascii="標楷體" w:eastAsia="標楷體" w:hAnsi="標楷體" w:cs="Times New Roman"/>
                <w:color w:val="000000" w:themeColor="text1"/>
                <w:kern w:val="0"/>
                <w:sz w:val="21"/>
                <w:szCs w:val="21"/>
              </w:rPr>
            </w:pPr>
            <w:r w:rsidRPr="008958B5">
              <w:rPr>
                <w:rFonts w:ascii="標楷體" w:eastAsia="標楷體" w:hAnsi="標楷體" w:cs="Arial" w:hint="eastAsia"/>
                <w:color w:val="000000" w:themeColor="text1"/>
                <w:kern w:val="0"/>
                <w:sz w:val="21"/>
                <w:szCs w:val="21"/>
              </w:rPr>
              <w:t>落入浮動</w:t>
            </w:r>
            <w:r w:rsidRPr="008958B5">
              <w:rPr>
                <w:rFonts w:ascii="Times New Roman" w:eastAsia="標楷體" w:hAnsi="Times New Roman" w:cs="Times New Roman" w:hint="eastAsia"/>
                <w:color w:val="000000" w:themeColor="text1"/>
                <w:kern w:val="0"/>
                <w:sz w:val="21"/>
                <w:szCs w:val="21"/>
              </w:rPr>
              <w:t>利率</w:t>
            </w:r>
            <w:r w:rsidRPr="008958B5">
              <w:rPr>
                <w:rFonts w:ascii="標楷體" w:eastAsia="標楷體" w:hAnsi="標楷體" w:cs="Arial" w:hint="eastAsia"/>
                <w:color w:val="000000" w:themeColor="text1"/>
                <w:kern w:val="0"/>
                <w:sz w:val="21"/>
                <w:szCs w:val="21"/>
              </w:rPr>
              <w:t>期間之每一計算期間起始日之前第二</w:t>
            </w:r>
            <w:proofErr w:type="gramStart"/>
            <w:r w:rsidRPr="008958B5">
              <w:rPr>
                <w:rFonts w:ascii="標楷體" w:eastAsia="標楷體" w:hAnsi="標楷體" w:cs="Arial" w:hint="eastAsia"/>
                <w:color w:val="000000" w:themeColor="text1"/>
                <w:kern w:val="0"/>
                <w:sz w:val="21"/>
                <w:szCs w:val="21"/>
              </w:rPr>
              <w:t>個</w:t>
            </w:r>
            <w:proofErr w:type="gramEnd"/>
            <w:r w:rsidRPr="008958B5">
              <w:rPr>
                <w:rFonts w:ascii="標楷體" w:eastAsia="標楷體" w:hAnsi="標楷體" w:cs="Arial" w:hint="eastAsia"/>
                <w:color w:val="000000" w:themeColor="text1"/>
                <w:kern w:val="0"/>
                <w:sz w:val="21"/>
                <w:szCs w:val="21"/>
              </w:rPr>
              <w:t>浮動利率指標營業日。</w:t>
            </w:r>
          </w:p>
        </w:tc>
      </w:tr>
      <w:tr w:rsidR="00E8424E" w:rsidRPr="008958B5" w14:paraId="5C0EB9AE" w14:textId="77777777" w:rsidTr="00436974">
        <w:trPr>
          <w:trHeight w:val="4359"/>
        </w:trPr>
        <w:tc>
          <w:tcPr>
            <w:tcW w:w="976" w:type="pct"/>
            <w:shd w:val="clear" w:color="auto" w:fill="FFFFFF" w:themeFill="background1"/>
            <w:vAlign w:val="center"/>
          </w:tcPr>
          <w:p w14:paraId="6FF379BF" w14:textId="77777777" w:rsidR="00E8424E" w:rsidRPr="008958B5" w:rsidRDefault="00E8424E" w:rsidP="00E8424E">
            <w:pPr>
              <w:widowControl/>
              <w:spacing w:line="300" w:lineRule="exact"/>
              <w:ind w:leftChars="17" w:left="41" w:rightChars="28" w:right="67"/>
              <w:jc w:val="distribute"/>
              <w:rPr>
                <w:rFonts w:ascii="標楷體" w:eastAsia="標楷體" w:hAnsi="標楷體" w:cs="Arial"/>
                <w:bCs/>
                <w:color w:val="000000"/>
                <w:kern w:val="0"/>
                <w:sz w:val="21"/>
                <w:szCs w:val="21"/>
              </w:rPr>
            </w:pPr>
            <w:r w:rsidRPr="008958B5">
              <w:rPr>
                <w:rFonts w:ascii="Times New Roman" w:eastAsia="標楷體" w:hAnsi="Times New Roman" w:cs="Times New Roman" w:hint="eastAsia"/>
                <w:b/>
                <w:bCs/>
                <w:kern w:val="0"/>
                <w:sz w:val="21"/>
                <w:szCs w:val="21"/>
              </w:rPr>
              <w:t>計算期間</w:t>
            </w:r>
          </w:p>
        </w:tc>
        <w:tc>
          <w:tcPr>
            <w:tcW w:w="4009" w:type="pct"/>
            <w:shd w:val="clear" w:color="auto" w:fill="FFFFFF" w:themeFill="background1"/>
            <w:vAlign w:val="center"/>
          </w:tcPr>
          <w:tbl>
            <w:tblPr>
              <w:tblStyle w:val="1"/>
              <w:tblW w:w="8808" w:type="dxa"/>
              <w:jc w:val="center"/>
              <w:tblBorders>
                <w:top w:val="single" w:sz="6" w:space="0" w:color="808080" w:themeColor="background1" w:themeShade="80"/>
                <w:left w:val="none" w:sz="0" w:space="0" w:color="auto"/>
                <w:bottom w:val="double" w:sz="4" w:space="0" w:color="auto"/>
                <w:right w:val="none" w:sz="0" w:space="0" w:color="auto"/>
                <w:insideH w:val="single" w:sz="6" w:space="0" w:color="808080" w:themeColor="background1" w:themeShade="80"/>
                <w:insideV w:val="single" w:sz="6" w:space="0" w:color="808080" w:themeColor="background1" w:themeShade="80"/>
              </w:tblBorders>
              <w:tblLayout w:type="fixed"/>
              <w:tblLook w:val="04A0" w:firstRow="1" w:lastRow="0" w:firstColumn="1" w:lastColumn="0" w:noHBand="0" w:noVBand="1"/>
            </w:tblPr>
            <w:tblGrid>
              <w:gridCol w:w="108"/>
              <w:gridCol w:w="1116"/>
              <w:gridCol w:w="1617"/>
              <w:gridCol w:w="1617"/>
              <w:gridCol w:w="1116"/>
              <w:gridCol w:w="1617"/>
              <w:gridCol w:w="1617"/>
            </w:tblGrid>
            <w:tr w:rsidR="00E8424E" w:rsidRPr="008958B5" w14:paraId="3A45F1CF" w14:textId="77777777" w:rsidTr="00570852">
              <w:trPr>
                <w:gridBefore w:val="1"/>
                <w:wBefore w:w="108" w:type="dxa"/>
                <w:trHeight w:val="170"/>
                <w:jc w:val="center"/>
              </w:trPr>
              <w:tc>
                <w:tcPr>
                  <w:tcW w:w="1116"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shd w:val="clear" w:color="auto" w:fill="F2F2F2" w:themeFill="background1" w:themeFillShade="F2"/>
                </w:tcPr>
                <w:p w14:paraId="6A929A6E"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p>
                <w:p w14:paraId="153B6C8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計算期間</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2F2F2" w:themeFill="background1" w:themeFillShade="F2"/>
                </w:tcPr>
                <w:p w14:paraId="23BED5C7"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計算期間</w:t>
                  </w:r>
                </w:p>
                <w:p w14:paraId="6B1BF44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起始日</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2F2F2" w:themeFill="background1" w:themeFillShade="F2"/>
                </w:tcPr>
                <w:p w14:paraId="2A764DF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計算期間</w:t>
                  </w:r>
                </w:p>
                <w:p w14:paraId="1799A30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終止日</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2F2F2" w:themeFill="background1" w:themeFillShade="F2"/>
                </w:tcPr>
                <w:p w14:paraId="7C0FC9AF"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p>
                <w:p w14:paraId="04B93AB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計算期間</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2F2F2" w:themeFill="background1" w:themeFillShade="F2"/>
                </w:tcPr>
                <w:p w14:paraId="510EF10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計算期間</w:t>
                  </w:r>
                </w:p>
                <w:p w14:paraId="45414BE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起始日</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shd w:val="clear" w:color="auto" w:fill="F2F2F2" w:themeFill="background1" w:themeFillShade="F2"/>
                </w:tcPr>
                <w:p w14:paraId="75096C6D"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計算期間</w:t>
                  </w:r>
                </w:p>
                <w:p w14:paraId="0591827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終止日</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p>
              </w:tc>
            </w:tr>
            <w:tr w:rsidR="00E8424E" w:rsidRPr="008958B5" w14:paraId="589CC3A4" w14:textId="77777777" w:rsidTr="00570852">
              <w:trPr>
                <w:gridBefore w:val="1"/>
                <w:wBefore w:w="108" w:type="dxa"/>
                <w:trHeight w:val="170"/>
                <w:jc w:val="center"/>
              </w:trPr>
              <w:tc>
                <w:tcPr>
                  <w:tcW w:w="1116"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285A53FD"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C54D6D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2024/4/24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4DC1FBD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2024/7/24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5E696B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=21</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1A307B6B"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2029/4/24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50FB6D4B"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2029/7/24</w:t>
                  </w:r>
                </w:p>
              </w:tc>
            </w:tr>
            <w:tr w:rsidR="00E8424E" w:rsidRPr="008958B5" w14:paraId="148F2E71" w14:textId="77777777" w:rsidTr="00570852">
              <w:trPr>
                <w:gridBefore w:val="1"/>
                <w:wBefore w:w="108" w:type="dxa"/>
                <w:trHeight w:val="170"/>
                <w:jc w:val="center"/>
              </w:trPr>
              <w:tc>
                <w:tcPr>
                  <w:tcW w:w="1116"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110A4BE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=2</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530F019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2024/7/24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1BDA0F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2024/10/24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62D47DF7"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=22</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CF157F5"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2029/7/24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21C819B6"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2029/10/24</w:t>
                  </w:r>
                </w:p>
              </w:tc>
            </w:tr>
            <w:tr w:rsidR="00E8424E" w:rsidRPr="008958B5" w14:paraId="70335C31" w14:textId="77777777" w:rsidTr="00570852">
              <w:trPr>
                <w:gridBefore w:val="1"/>
                <w:wBefore w:w="108" w:type="dxa"/>
                <w:trHeight w:val="170"/>
                <w:jc w:val="center"/>
              </w:trPr>
              <w:tc>
                <w:tcPr>
                  <w:tcW w:w="1116"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53F557ED"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=3</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63B05C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6"/>
                      <w:szCs w:val="16"/>
                    </w:rPr>
                  </w:pPr>
                  <w:r w:rsidRPr="008958B5">
                    <w:rPr>
                      <w:rFonts w:ascii="Times New Roman" w:eastAsia="標楷體" w:hAnsi="Times New Roman" w:cs="Times New Roman"/>
                      <w:snapToGrid w:val="0"/>
                      <w:sz w:val="18"/>
                      <w:szCs w:val="18"/>
                    </w:rPr>
                    <w:t>2024/10/24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1586ABF"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6"/>
                      <w:szCs w:val="16"/>
                    </w:rPr>
                  </w:pPr>
                  <w:r w:rsidRPr="008958B5">
                    <w:rPr>
                      <w:rFonts w:ascii="Times New Roman" w:eastAsia="標楷體" w:hAnsi="Times New Roman" w:cs="Times New Roman"/>
                      <w:snapToGrid w:val="0"/>
                      <w:sz w:val="18"/>
                      <w:szCs w:val="18"/>
                    </w:rPr>
                    <w:t>2025/1/24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5803EC9D"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=23</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9992AF6"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2029/10/24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7411F6BB"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2030/1/24</w:t>
                  </w:r>
                </w:p>
              </w:tc>
            </w:tr>
            <w:tr w:rsidR="00E8424E" w:rsidRPr="008958B5" w14:paraId="4C2F51CE" w14:textId="77777777" w:rsidTr="00570852">
              <w:trPr>
                <w:gridBefore w:val="1"/>
                <w:wBefore w:w="108" w:type="dxa"/>
                <w:trHeight w:val="170"/>
                <w:jc w:val="center"/>
              </w:trPr>
              <w:tc>
                <w:tcPr>
                  <w:tcW w:w="1116"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7D64B22B"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1B140AE4"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2025/1/24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6AF29CA0"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2025/4/24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786F911F"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6B1F3AC9"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2030/1/24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281F19D9"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2030/4/24</w:t>
                  </w:r>
                </w:p>
              </w:tc>
            </w:tr>
            <w:tr w:rsidR="00E8424E" w:rsidRPr="008958B5" w14:paraId="071FD72B" w14:textId="77777777" w:rsidTr="00570852">
              <w:trPr>
                <w:gridBefore w:val="1"/>
                <w:wBefore w:w="108" w:type="dxa"/>
                <w:trHeight w:val="170"/>
                <w:jc w:val="center"/>
              </w:trPr>
              <w:tc>
                <w:tcPr>
                  <w:tcW w:w="1116"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4E62199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=5</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47D6458"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2025/4/24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797F424E"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2025/7/24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21FAF56"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=25</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3496399B"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2030/4/24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022CAE1A"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2030/7/24</w:t>
                  </w:r>
                </w:p>
              </w:tc>
            </w:tr>
            <w:tr w:rsidR="00E8424E" w:rsidRPr="008958B5" w14:paraId="577E1A32" w14:textId="77777777" w:rsidTr="00570852">
              <w:trPr>
                <w:gridBefore w:val="1"/>
                <w:wBefore w:w="108" w:type="dxa"/>
                <w:trHeight w:val="170"/>
                <w:jc w:val="center"/>
              </w:trPr>
              <w:tc>
                <w:tcPr>
                  <w:tcW w:w="1116"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6B8E372E"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=6</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49E7D72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2025/7/24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5E3538F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2025/10/24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3AD696F2"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=26</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5569A57E"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2030/7/24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50FEBBF9"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2030/10/24</w:t>
                  </w:r>
                </w:p>
              </w:tc>
            </w:tr>
            <w:tr w:rsidR="00E8424E" w:rsidRPr="008958B5" w14:paraId="47D2CFB8" w14:textId="77777777" w:rsidTr="00570852">
              <w:trPr>
                <w:gridBefore w:val="1"/>
                <w:wBefore w:w="108" w:type="dxa"/>
                <w:trHeight w:val="170"/>
                <w:jc w:val="center"/>
              </w:trPr>
              <w:tc>
                <w:tcPr>
                  <w:tcW w:w="1116"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1BBFC8BB"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=7</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7847C3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2025/10/24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09EDC8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2026/1/24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97EA22D"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=27</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5A20533D"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2030/10/24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25264286"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2031/1/24</w:t>
                  </w:r>
                </w:p>
              </w:tc>
            </w:tr>
            <w:tr w:rsidR="00E8424E" w:rsidRPr="008958B5" w14:paraId="66C7B4B5" w14:textId="77777777" w:rsidTr="00570852">
              <w:trPr>
                <w:gridBefore w:val="1"/>
                <w:wBefore w:w="108" w:type="dxa"/>
                <w:trHeight w:val="170"/>
                <w:jc w:val="center"/>
              </w:trPr>
              <w:tc>
                <w:tcPr>
                  <w:tcW w:w="1116"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7D7792CB"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=8</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6F47647D"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2026/1/24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0E6FB3C"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2026/4/24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5840EEF5"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=28</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4E1C15C1"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2031/1/24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267B6468"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2031/4/24</w:t>
                  </w:r>
                </w:p>
              </w:tc>
            </w:tr>
            <w:tr w:rsidR="00E8424E" w:rsidRPr="008958B5" w14:paraId="5B04BE9F" w14:textId="77777777" w:rsidTr="00570852">
              <w:trPr>
                <w:gridBefore w:val="1"/>
                <w:wBefore w:w="108" w:type="dxa"/>
                <w:trHeight w:val="170"/>
                <w:jc w:val="center"/>
              </w:trPr>
              <w:tc>
                <w:tcPr>
                  <w:tcW w:w="1116"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166C762C" w14:textId="77777777" w:rsidR="00E8424E" w:rsidRPr="008958B5" w:rsidRDefault="00E8424E" w:rsidP="00E8424E">
                  <w:pPr>
                    <w:snapToGrid w:val="0"/>
                    <w:spacing w:line="240" w:lineRule="exact"/>
                    <w:jc w:val="center"/>
                    <w:rPr>
                      <w:rFonts w:ascii="Times New Roman" w:eastAsia="標楷體" w:hAnsi="Times New Roman" w:cs="Times New Roman"/>
                      <w:i/>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=9</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59FE3778"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2026/4/24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8A2ED5C"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2026/7/24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6D789213"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=29</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4588D0D2"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2031/4/24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2CBFF41D"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2031/7/24</w:t>
                  </w:r>
                </w:p>
              </w:tc>
            </w:tr>
            <w:tr w:rsidR="00E8424E" w:rsidRPr="008958B5" w14:paraId="6F3C29D3" w14:textId="77777777" w:rsidTr="00570852">
              <w:trPr>
                <w:gridBefore w:val="1"/>
                <w:wBefore w:w="108" w:type="dxa"/>
                <w:trHeight w:val="170"/>
                <w:jc w:val="center"/>
              </w:trPr>
              <w:tc>
                <w:tcPr>
                  <w:tcW w:w="1116"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6011BB8B" w14:textId="77777777" w:rsidR="00E8424E" w:rsidRPr="008958B5" w:rsidRDefault="00E8424E" w:rsidP="00E8424E">
                  <w:pPr>
                    <w:snapToGrid w:val="0"/>
                    <w:spacing w:line="240" w:lineRule="exact"/>
                    <w:jc w:val="center"/>
                    <w:rPr>
                      <w:rFonts w:ascii="Times New Roman" w:eastAsia="標楷體" w:hAnsi="Times New Roman" w:cs="Times New Roman"/>
                      <w:i/>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=10</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3549EE9"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2026/7/24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0611B34"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2026/10/24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285D431A"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=30</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1CE4128B"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2031/7/24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74A8150A"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2031/10/24</w:t>
                  </w:r>
                </w:p>
              </w:tc>
            </w:tr>
            <w:tr w:rsidR="00E8424E" w:rsidRPr="008958B5" w14:paraId="35C2225E" w14:textId="77777777" w:rsidTr="00570852">
              <w:trPr>
                <w:trHeight w:val="170"/>
                <w:jc w:val="center"/>
              </w:trPr>
              <w:tc>
                <w:tcPr>
                  <w:tcW w:w="1224" w:type="dxa"/>
                  <w:gridSpan w:val="2"/>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721D73F8"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=11</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6EF6D5B8"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2026/10/24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E71F1F4"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2027/1/24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445BC5B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=31</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FBD513B"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2031/10/24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6CE2040C"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2032/1/24</w:t>
                  </w:r>
                </w:p>
              </w:tc>
            </w:tr>
            <w:tr w:rsidR="00E8424E" w:rsidRPr="008958B5" w14:paraId="4CED33BA" w14:textId="77777777" w:rsidTr="00570852">
              <w:trPr>
                <w:trHeight w:val="170"/>
                <w:jc w:val="center"/>
              </w:trPr>
              <w:tc>
                <w:tcPr>
                  <w:tcW w:w="1224" w:type="dxa"/>
                  <w:gridSpan w:val="2"/>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73AD3A1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=12</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579ADBFF"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2027/1/24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6AF6BCD8"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2027/4/24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16B7AA4D"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=32</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1F0CFAF4"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2032/1/24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50043835"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2032/4/24</w:t>
                  </w:r>
                </w:p>
              </w:tc>
            </w:tr>
            <w:tr w:rsidR="00E8424E" w:rsidRPr="008958B5" w14:paraId="5642E3C0" w14:textId="77777777" w:rsidTr="00570852">
              <w:trPr>
                <w:trHeight w:val="170"/>
                <w:jc w:val="center"/>
              </w:trPr>
              <w:tc>
                <w:tcPr>
                  <w:tcW w:w="1224" w:type="dxa"/>
                  <w:gridSpan w:val="2"/>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42E644AE"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=13</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16E5A67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6"/>
                      <w:szCs w:val="16"/>
                    </w:rPr>
                  </w:pPr>
                  <w:r w:rsidRPr="008958B5">
                    <w:rPr>
                      <w:rFonts w:ascii="Times New Roman" w:eastAsia="標楷體" w:hAnsi="Times New Roman" w:cs="Times New Roman"/>
                      <w:snapToGrid w:val="0"/>
                      <w:sz w:val="18"/>
                      <w:szCs w:val="18"/>
                    </w:rPr>
                    <w:t>2027/4/24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32F381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6"/>
                      <w:szCs w:val="16"/>
                    </w:rPr>
                  </w:pPr>
                  <w:r w:rsidRPr="008958B5">
                    <w:rPr>
                      <w:rFonts w:ascii="Times New Roman" w:eastAsia="標楷體" w:hAnsi="Times New Roman" w:cs="Times New Roman"/>
                      <w:snapToGrid w:val="0"/>
                      <w:sz w:val="18"/>
                      <w:szCs w:val="18"/>
                    </w:rPr>
                    <w:t>2027/7/24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45876135"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=33</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75A91774"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2032/4/24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72F5AEE1"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2032/7/24</w:t>
                  </w:r>
                </w:p>
              </w:tc>
            </w:tr>
            <w:tr w:rsidR="00E8424E" w:rsidRPr="008958B5" w14:paraId="411BF3CA" w14:textId="77777777" w:rsidTr="00570852">
              <w:trPr>
                <w:trHeight w:val="170"/>
                <w:jc w:val="center"/>
              </w:trPr>
              <w:tc>
                <w:tcPr>
                  <w:tcW w:w="1224" w:type="dxa"/>
                  <w:gridSpan w:val="2"/>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5F2819E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075EAD7"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2027/7/24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66BEF79F"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2027/10/24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472E6D79"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=34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5B2A8536"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2032/7/24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094542AF"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2032/10/24</w:t>
                  </w:r>
                </w:p>
              </w:tc>
            </w:tr>
            <w:tr w:rsidR="00E8424E" w:rsidRPr="008958B5" w14:paraId="480899CE" w14:textId="77777777" w:rsidTr="00570852">
              <w:trPr>
                <w:trHeight w:val="170"/>
                <w:jc w:val="center"/>
              </w:trPr>
              <w:tc>
                <w:tcPr>
                  <w:tcW w:w="1224" w:type="dxa"/>
                  <w:gridSpan w:val="2"/>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68645968"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=15</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6CC6E07E"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2027/10/24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49F2954"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2028/1/24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9013032"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=35</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DA295E1"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2032/10/24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315C968E"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2033/1/24</w:t>
                  </w:r>
                </w:p>
              </w:tc>
            </w:tr>
            <w:tr w:rsidR="00E8424E" w:rsidRPr="008958B5" w14:paraId="19C03B1E" w14:textId="77777777" w:rsidTr="00570852">
              <w:trPr>
                <w:trHeight w:val="170"/>
                <w:jc w:val="center"/>
              </w:trPr>
              <w:tc>
                <w:tcPr>
                  <w:tcW w:w="1224" w:type="dxa"/>
                  <w:gridSpan w:val="2"/>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0D0153F9"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=16</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6FF2CA9"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2028/1/24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6610187"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2028/4/24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52843903"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=36</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358BFEEF"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2033/1/24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56BFDE4E"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2033/4/24</w:t>
                  </w:r>
                </w:p>
              </w:tc>
            </w:tr>
            <w:tr w:rsidR="00E8424E" w:rsidRPr="008958B5" w14:paraId="66A37A3D" w14:textId="77777777" w:rsidTr="00570852">
              <w:trPr>
                <w:trHeight w:val="170"/>
                <w:jc w:val="center"/>
              </w:trPr>
              <w:tc>
                <w:tcPr>
                  <w:tcW w:w="1224" w:type="dxa"/>
                  <w:gridSpan w:val="2"/>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7EA8AD2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=17</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806FD3F"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2028/4/24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2F2E1229"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2028/7/24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157B722F"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=37</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3BD82CE5"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2033/4/24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6F3F3364"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2033/7/24</w:t>
                  </w:r>
                </w:p>
              </w:tc>
            </w:tr>
            <w:tr w:rsidR="00E8424E" w:rsidRPr="008958B5" w14:paraId="6670CD1F" w14:textId="77777777" w:rsidTr="00570852">
              <w:trPr>
                <w:trHeight w:val="170"/>
                <w:jc w:val="center"/>
              </w:trPr>
              <w:tc>
                <w:tcPr>
                  <w:tcW w:w="1224" w:type="dxa"/>
                  <w:gridSpan w:val="2"/>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28955A3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=18</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4B1D016"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2028/7/24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34889E01"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2028/10/24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7822672C"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=38</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5ADD08E1"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2033/7/24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6CAA905A"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2033/10/24</w:t>
                  </w:r>
                </w:p>
              </w:tc>
            </w:tr>
            <w:tr w:rsidR="00E8424E" w:rsidRPr="008958B5" w14:paraId="30C47D5A" w14:textId="77777777" w:rsidTr="00570852">
              <w:trPr>
                <w:trHeight w:val="170"/>
                <w:jc w:val="center"/>
              </w:trPr>
              <w:tc>
                <w:tcPr>
                  <w:tcW w:w="1224" w:type="dxa"/>
                  <w:gridSpan w:val="2"/>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vAlign w:val="center"/>
                </w:tcPr>
                <w:p w14:paraId="107A04FE" w14:textId="77777777" w:rsidR="00E8424E" w:rsidRPr="008958B5" w:rsidRDefault="00E8424E" w:rsidP="00E8424E">
                  <w:pPr>
                    <w:snapToGrid w:val="0"/>
                    <w:spacing w:line="240" w:lineRule="exact"/>
                    <w:jc w:val="center"/>
                    <w:rPr>
                      <w:rFonts w:ascii="Times New Roman" w:eastAsia="標楷體" w:hAnsi="Times New Roman" w:cs="Times New Roman"/>
                      <w:i/>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=19</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341E38E0"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2028/10/24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0678B07C"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2029/1/24</w:t>
                  </w:r>
                </w:p>
              </w:tc>
              <w:tc>
                <w:tcPr>
                  <w:tcW w:w="111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5F1746FB"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=39</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tcPr>
                <w:p w14:paraId="1B0B0565"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2033/10/24</w:t>
                  </w:r>
                </w:p>
              </w:tc>
              <w:tc>
                <w:tcPr>
                  <w:tcW w:w="1617" w:type="dxa"/>
                  <w:tcBorders>
                    <w:top w:val="single" w:sz="6" w:space="0" w:color="808080" w:themeColor="background1" w:themeShade="80"/>
                    <w:left w:val="single" w:sz="6" w:space="0" w:color="808080" w:themeColor="background1" w:themeShade="80"/>
                    <w:bottom w:val="single" w:sz="6" w:space="0" w:color="808080" w:themeColor="background1" w:themeShade="80"/>
                    <w:right w:val="nil"/>
                  </w:tcBorders>
                  <w:vAlign w:val="center"/>
                </w:tcPr>
                <w:p w14:paraId="10DAB0FC"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2034/1/24</w:t>
                  </w:r>
                </w:p>
              </w:tc>
            </w:tr>
            <w:tr w:rsidR="00E8424E" w:rsidRPr="008958B5" w14:paraId="5903ED8E" w14:textId="77777777" w:rsidTr="00570852">
              <w:trPr>
                <w:trHeight w:val="170"/>
                <w:jc w:val="center"/>
              </w:trPr>
              <w:tc>
                <w:tcPr>
                  <w:tcW w:w="1224" w:type="dxa"/>
                  <w:gridSpan w:val="2"/>
                  <w:tcBorders>
                    <w:top w:val="single" w:sz="6" w:space="0" w:color="808080" w:themeColor="background1" w:themeShade="80"/>
                    <w:left w:val="nil"/>
                    <w:bottom w:val="double" w:sz="4" w:space="0" w:color="auto"/>
                    <w:right w:val="single" w:sz="6" w:space="0" w:color="808080" w:themeColor="background1" w:themeShade="80"/>
                  </w:tcBorders>
                  <w:vAlign w:val="center"/>
                </w:tcPr>
                <w:p w14:paraId="7D09BC4F" w14:textId="77777777" w:rsidR="00E8424E" w:rsidRPr="008958B5" w:rsidRDefault="00E8424E" w:rsidP="00E8424E">
                  <w:pPr>
                    <w:snapToGrid w:val="0"/>
                    <w:spacing w:line="240" w:lineRule="exact"/>
                    <w:jc w:val="center"/>
                    <w:rPr>
                      <w:rFonts w:ascii="Times New Roman" w:eastAsia="標楷體" w:hAnsi="Times New Roman" w:cs="Times New Roman"/>
                      <w:i/>
                      <w:kern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=20</w:t>
                  </w:r>
                </w:p>
              </w:tc>
              <w:tc>
                <w:tcPr>
                  <w:tcW w:w="1617" w:type="dxa"/>
                  <w:tcBorders>
                    <w:top w:val="single" w:sz="6" w:space="0" w:color="808080" w:themeColor="background1" w:themeShade="80"/>
                    <w:left w:val="single" w:sz="6" w:space="0" w:color="808080" w:themeColor="background1" w:themeShade="80"/>
                    <w:bottom w:val="double" w:sz="4" w:space="0" w:color="auto"/>
                    <w:right w:val="single" w:sz="6" w:space="0" w:color="808080" w:themeColor="background1" w:themeShade="80"/>
                  </w:tcBorders>
                  <w:vAlign w:val="center"/>
                </w:tcPr>
                <w:p w14:paraId="798A2200"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2029/1/24</w:t>
                  </w:r>
                </w:p>
              </w:tc>
              <w:tc>
                <w:tcPr>
                  <w:tcW w:w="1617" w:type="dxa"/>
                  <w:tcBorders>
                    <w:top w:val="single" w:sz="6" w:space="0" w:color="808080" w:themeColor="background1" w:themeShade="80"/>
                    <w:left w:val="single" w:sz="6" w:space="0" w:color="808080" w:themeColor="background1" w:themeShade="80"/>
                    <w:bottom w:val="double" w:sz="4" w:space="0" w:color="auto"/>
                    <w:right w:val="single" w:sz="6" w:space="0" w:color="808080" w:themeColor="background1" w:themeShade="80"/>
                  </w:tcBorders>
                  <w:vAlign w:val="center"/>
                </w:tcPr>
                <w:p w14:paraId="43474B37"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2029/4/24</w:t>
                  </w:r>
                </w:p>
              </w:tc>
              <w:tc>
                <w:tcPr>
                  <w:tcW w:w="1116" w:type="dxa"/>
                  <w:tcBorders>
                    <w:top w:val="single" w:sz="6" w:space="0" w:color="808080" w:themeColor="background1" w:themeShade="80"/>
                    <w:left w:val="single" w:sz="6" w:space="0" w:color="808080" w:themeColor="background1" w:themeShade="80"/>
                    <w:bottom w:val="double" w:sz="4" w:space="0" w:color="auto"/>
                    <w:right w:val="single" w:sz="6" w:space="0" w:color="808080" w:themeColor="background1" w:themeShade="80"/>
                  </w:tcBorders>
                </w:tcPr>
                <w:p w14:paraId="211D6881"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kern w:val="0"/>
                      <w:sz w:val="18"/>
                      <w:szCs w:val="18"/>
                    </w:rPr>
                    <w:t>i</w:t>
                  </w:r>
                  <w:r w:rsidRPr="008958B5">
                    <w:rPr>
                      <w:rFonts w:ascii="Times New Roman" w:eastAsia="標楷體" w:hAnsi="Times New Roman" w:cs="Times New Roman"/>
                      <w:kern w:val="0"/>
                      <w:sz w:val="18"/>
                      <w:szCs w:val="18"/>
                    </w:rPr>
                    <w:t>=40</w:t>
                  </w:r>
                </w:p>
              </w:tc>
              <w:tc>
                <w:tcPr>
                  <w:tcW w:w="1617" w:type="dxa"/>
                  <w:tcBorders>
                    <w:top w:val="single" w:sz="6" w:space="0" w:color="808080" w:themeColor="background1" w:themeShade="80"/>
                    <w:left w:val="single" w:sz="6" w:space="0" w:color="808080" w:themeColor="background1" w:themeShade="80"/>
                    <w:bottom w:val="double" w:sz="4" w:space="0" w:color="auto"/>
                    <w:right w:val="single" w:sz="6" w:space="0" w:color="808080" w:themeColor="background1" w:themeShade="80"/>
                  </w:tcBorders>
                </w:tcPr>
                <w:p w14:paraId="003EE972"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2034/1/24</w:t>
                  </w:r>
                </w:p>
              </w:tc>
              <w:tc>
                <w:tcPr>
                  <w:tcW w:w="1617" w:type="dxa"/>
                  <w:tcBorders>
                    <w:top w:val="single" w:sz="6" w:space="0" w:color="808080" w:themeColor="background1" w:themeShade="80"/>
                    <w:left w:val="single" w:sz="6" w:space="0" w:color="808080" w:themeColor="background1" w:themeShade="80"/>
                    <w:bottom w:val="double" w:sz="4" w:space="0" w:color="auto"/>
                    <w:right w:val="nil"/>
                  </w:tcBorders>
                </w:tcPr>
                <w:p w14:paraId="088E5FF5"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2034/4/24</w:t>
                  </w:r>
                </w:p>
              </w:tc>
            </w:tr>
          </w:tbl>
          <w:p w14:paraId="06BD479B" w14:textId="77777777" w:rsidR="00E8424E" w:rsidRPr="008958B5" w:rsidRDefault="00E8424E" w:rsidP="00B22650">
            <w:pPr>
              <w:numPr>
                <w:ilvl w:val="0"/>
                <w:numId w:val="28"/>
              </w:numPr>
              <w:autoSpaceDE w:val="0"/>
              <w:autoSpaceDN w:val="0"/>
              <w:adjustRightInd w:val="0"/>
              <w:spacing w:line="320" w:lineRule="exact"/>
              <w:ind w:left="255" w:rightChars="28" w:right="67" w:hanging="6"/>
              <w:jc w:val="both"/>
              <w:rPr>
                <w:rFonts w:ascii="Times New Roman" w:eastAsia="標楷體" w:hAnsi="Times New Roman" w:cs="Times New Roman"/>
                <w:b/>
                <w:bCs/>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每一計算期間為三個月，每</w:t>
            </w:r>
            <w:proofErr w:type="gramStart"/>
            <w:r w:rsidRPr="008958B5">
              <w:rPr>
                <w:rFonts w:ascii="Times New Roman" w:eastAsia="標楷體" w:hAnsi="Times New Roman" w:cs="Times New Roman" w:hint="eastAsia"/>
                <w:color w:val="000000" w:themeColor="text1"/>
                <w:kern w:val="0"/>
                <w:sz w:val="21"/>
                <w:szCs w:val="21"/>
              </w:rPr>
              <w:t>個</w:t>
            </w:r>
            <w:proofErr w:type="gramEnd"/>
            <w:r w:rsidRPr="008958B5">
              <w:rPr>
                <w:rFonts w:ascii="Times New Roman" w:eastAsia="標楷體" w:hAnsi="Times New Roman" w:cs="Times New Roman" w:hint="eastAsia"/>
                <w:color w:val="000000" w:themeColor="text1"/>
                <w:kern w:val="0"/>
                <w:sz w:val="21"/>
                <w:szCs w:val="21"/>
              </w:rPr>
              <w:t>計算期間第一個營業日更新</w:t>
            </w:r>
            <w:r w:rsidRPr="008958B5">
              <w:rPr>
                <w:rFonts w:ascii="Times New Roman" w:eastAsia="標楷體" w:hAnsi="Times New Roman" w:cs="Times New Roman" w:hint="eastAsia"/>
                <w:color w:val="000000" w:themeColor="text1"/>
                <w:kern w:val="0"/>
                <w:sz w:val="21"/>
                <w:szCs w:val="21"/>
                <w:u w:val="single"/>
              </w:rPr>
              <w:t>避險資金成本利率</w:t>
            </w:r>
            <w:r w:rsidRPr="008958B5">
              <w:rPr>
                <w:rFonts w:ascii="Times New Roman" w:eastAsia="標楷體" w:hAnsi="Times New Roman" w:cs="Times New Roman"/>
                <w:color w:val="000000" w:themeColor="text1"/>
                <w:kern w:val="0"/>
                <w:sz w:val="21"/>
                <w:szCs w:val="21"/>
                <w:u w:val="single"/>
              </w:rPr>
              <w:t>(</w:t>
            </w:r>
            <m:oMath>
              <m:sSub>
                <m:sSubPr>
                  <m:ctrlPr>
                    <w:rPr>
                      <w:rFonts w:ascii="Cambria Math" w:eastAsia="標楷體" w:hAnsi="Cambria Math" w:cs="Times New Roman"/>
                      <w:b/>
                      <w:i/>
                      <w:color w:val="000000" w:themeColor="text1"/>
                      <w:sz w:val="21"/>
                      <w:u w:val="single"/>
                    </w:rPr>
                  </m:ctrlPr>
                </m:sSubPr>
                <m:e>
                  <m:r>
                    <m:rPr>
                      <m:sty m:val="bi"/>
                    </m:rPr>
                    <w:rPr>
                      <w:rFonts w:ascii="Cambria Math" w:eastAsia="標楷體" w:hAnsi="Cambria Math" w:cs="Times New Roman"/>
                      <w:color w:val="000000" w:themeColor="text1"/>
                      <w:kern w:val="0"/>
                      <w:sz w:val="21"/>
                      <w:szCs w:val="21"/>
                      <w:u w:val="single"/>
                    </w:rPr>
                    <m:t>H</m:t>
                  </m:r>
                </m:e>
                <m:sub>
                  <m:r>
                    <m:rPr>
                      <m:sty m:val="bi"/>
                    </m:rPr>
                    <w:rPr>
                      <w:rFonts w:ascii="Cambria Math" w:eastAsia="標楷體" w:hAnsi="Cambria Math" w:cs="Times New Roman"/>
                      <w:color w:val="000000" w:themeColor="text1"/>
                      <w:kern w:val="0"/>
                      <w:sz w:val="21"/>
                      <w:szCs w:val="21"/>
                      <w:u w:val="single"/>
                    </w:rPr>
                    <m:t>i</m:t>
                  </m:r>
                </m:sub>
              </m:sSub>
              <m:r>
                <m:rPr>
                  <m:sty m:val="bi"/>
                </m:rPr>
                <w:rPr>
                  <w:rFonts w:ascii="Cambria Math" w:eastAsia="標楷體" w:hAnsi="Cambria Math" w:cs="Times New Roman"/>
                  <w:color w:val="000000" w:themeColor="text1"/>
                  <w:kern w:val="0"/>
                  <w:sz w:val="21"/>
                  <w:szCs w:val="21"/>
                  <w:u w:val="single"/>
                </w:rPr>
                <m:t>)</m:t>
              </m:r>
            </m:oMath>
            <w:r w:rsidRPr="008958B5">
              <w:rPr>
                <w:rFonts w:ascii="Times New Roman" w:eastAsia="標楷體" w:hAnsi="Times New Roman" w:cs="Times New Roman" w:hint="eastAsia"/>
                <w:color w:val="000000" w:themeColor="text1"/>
                <w:kern w:val="0"/>
                <w:sz w:val="21"/>
                <w:szCs w:val="21"/>
              </w:rPr>
              <w:t>。</w:t>
            </w:r>
          </w:p>
          <w:p w14:paraId="2670C680" w14:textId="77777777" w:rsidR="00E8424E" w:rsidRPr="008958B5" w:rsidRDefault="00E8424E" w:rsidP="00B22650">
            <w:pPr>
              <w:numPr>
                <w:ilvl w:val="0"/>
                <w:numId w:val="28"/>
              </w:numPr>
              <w:autoSpaceDE w:val="0"/>
              <w:autoSpaceDN w:val="0"/>
              <w:adjustRightInd w:val="0"/>
              <w:spacing w:line="320" w:lineRule="exact"/>
              <w:ind w:left="255" w:rightChars="28" w:right="67" w:hanging="6"/>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如</w:t>
            </w:r>
            <w:r w:rsidRPr="008958B5">
              <w:rPr>
                <w:rFonts w:ascii="Times New Roman" w:eastAsia="標楷體" w:hAnsi="Times New Roman" w:cs="Times New Roman" w:hint="eastAsia"/>
                <w:color w:val="000000"/>
                <w:kern w:val="0"/>
                <w:sz w:val="21"/>
                <w:szCs w:val="21"/>
              </w:rPr>
              <w:t>適用之</w:t>
            </w:r>
            <w:r w:rsidRPr="008958B5">
              <w:rPr>
                <w:rFonts w:ascii="Times New Roman" w:eastAsia="標楷體" w:hAnsi="Times New Roman" w:cs="Times New Roman" w:hint="eastAsia"/>
                <w:color w:val="000000" w:themeColor="text1"/>
                <w:kern w:val="0"/>
                <w:sz w:val="21"/>
                <w:szCs w:val="21"/>
              </w:rPr>
              <w:t>第</w:t>
            </w:r>
            <w:r w:rsidRPr="008958B5">
              <w:rPr>
                <w:rFonts w:ascii="Times New Roman" w:eastAsia="標楷體" w:hAnsi="Times New Roman" w:cs="Times New Roman"/>
                <w:i/>
                <w:color w:val="000000" w:themeColor="text1"/>
                <w:kern w:val="0"/>
                <w:sz w:val="21"/>
                <w:szCs w:val="21"/>
              </w:rPr>
              <w:t>i</w:t>
            </w:r>
            <w:proofErr w:type="gramStart"/>
            <w:r w:rsidRPr="008958B5">
              <w:rPr>
                <w:rFonts w:ascii="Times New Roman" w:eastAsia="標楷體" w:hAnsi="Times New Roman" w:cs="Times New Roman" w:hint="eastAsia"/>
                <w:color w:val="000000" w:themeColor="text1"/>
                <w:kern w:val="0"/>
                <w:sz w:val="21"/>
                <w:szCs w:val="21"/>
              </w:rPr>
              <w:t>個</w:t>
            </w:r>
            <w:proofErr w:type="gramEnd"/>
            <w:r w:rsidRPr="008958B5">
              <w:rPr>
                <w:rFonts w:ascii="Times New Roman" w:eastAsia="標楷體" w:hAnsi="Times New Roman" w:cs="Times New Roman" w:hint="eastAsia"/>
                <w:color w:val="000000" w:themeColor="text1"/>
                <w:kern w:val="0"/>
                <w:sz w:val="21"/>
                <w:szCs w:val="21"/>
              </w:rPr>
              <w:t>計算期間涉連結標的</w:t>
            </w:r>
            <w:proofErr w:type="gramStart"/>
            <w:r w:rsidRPr="008958B5">
              <w:rPr>
                <w:rFonts w:ascii="Times New Roman" w:eastAsia="標楷體" w:hAnsi="Times New Roman" w:cs="Times New Roman" w:hint="eastAsia"/>
                <w:color w:val="000000" w:themeColor="text1"/>
                <w:kern w:val="0"/>
                <w:sz w:val="21"/>
                <w:szCs w:val="21"/>
              </w:rPr>
              <w:t>評價日者</w:t>
            </w:r>
            <w:proofErr w:type="gramEnd"/>
            <w:r w:rsidRPr="008958B5">
              <w:rPr>
                <w:rFonts w:ascii="Times New Roman" w:eastAsia="標楷體" w:hAnsi="Times New Roman" w:cs="Times New Roman" w:hint="eastAsia"/>
                <w:color w:val="000000" w:themeColor="text1"/>
                <w:kern w:val="0"/>
                <w:sz w:val="21"/>
                <w:szCs w:val="21"/>
              </w:rPr>
              <w:t>，該期計算期間之終止日為連結標的評價日</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不含</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w:t>
            </w:r>
          </w:p>
          <w:p w14:paraId="4F7BD106" w14:textId="77777777" w:rsidR="00E8424E" w:rsidRPr="008958B5" w:rsidRDefault="00E8424E" w:rsidP="00B22650">
            <w:pPr>
              <w:numPr>
                <w:ilvl w:val="0"/>
                <w:numId w:val="28"/>
              </w:numPr>
              <w:autoSpaceDE w:val="0"/>
              <w:autoSpaceDN w:val="0"/>
              <w:adjustRightInd w:val="0"/>
              <w:spacing w:line="320" w:lineRule="exact"/>
              <w:ind w:left="255" w:rightChars="28" w:right="67" w:hanging="6"/>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如</w:t>
            </w:r>
            <w:r w:rsidRPr="008958B5">
              <w:rPr>
                <w:rFonts w:ascii="Times New Roman" w:eastAsia="標楷體" w:hAnsi="Times New Roman" w:cs="Times New Roman" w:hint="eastAsia"/>
                <w:color w:val="000000"/>
                <w:kern w:val="0"/>
                <w:sz w:val="21"/>
                <w:szCs w:val="21"/>
              </w:rPr>
              <w:t>適用之</w:t>
            </w:r>
            <w:r w:rsidRPr="008958B5">
              <w:rPr>
                <w:rFonts w:ascii="Times New Roman" w:eastAsia="標楷體" w:hAnsi="Times New Roman" w:cs="Times New Roman" w:hint="eastAsia"/>
                <w:color w:val="000000" w:themeColor="text1"/>
                <w:kern w:val="0"/>
                <w:sz w:val="21"/>
                <w:szCs w:val="21"/>
              </w:rPr>
              <w:t>第</w:t>
            </w:r>
            <w:r w:rsidRPr="008958B5">
              <w:rPr>
                <w:rFonts w:ascii="Times New Roman" w:eastAsia="標楷體" w:hAnsi="Times New Roman" w:cs="Times New Roman"/>
                <w:i/>
                <w:color w:val="000000" w:themeColor="text1"/>
                <w:kern w:val="0"/>
                <w:sz w:val="21"/>
                <w:szCs w:val="21"/>
              </w:rPr>
              <w:t>i</w:t>
            </w:r>
            <w:proofErr w:type="gramStart"/>
            <w:r w:rsidRPr="008958B5">
              <w:rPr>
                <w:rFonts w:ascii="Times New Roman" w:eastAsia="標楷體" w:hAnsi="Times New Roman" w:cs="Times New Roman" w:hint="eastAsia"/>
                <w:color w:val="000000" w:themeColor="text1"/>
                <w:kern w:val="0"/>
                <w:sz w:val="21"/>
                <w:szCs w:val="21"/>
              </w:rPr>
              <w:t>個</w:t>
            </w:r>
            <w:proofErr w:type="gramEnd"/>
            <w:r w:rsidRPr="008958B5">
              <w:rPr>
                <w:rFonts w:ascii="Times New Roman" w:eastAsia="標楷體" w:hAnsi="Times New Roman" w:cs="Times New Roman" w:hint="eastAsia"/>
                <w:color w:val="000000" w:themeColor="text1"/>
                <w:kern w:val="0"/>
                <w:sz w:val="21"/>
                <w:szCs w:val="21"/>
              </w:rPr>
              <w:t>計算期間有發生淨額交割日或實物交割日，則該期計算期間之終止日為淨額交割日</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不含</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或實物交割日</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不含</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w:t>
            </w:r>
          </w:p>
        </w:tc>
      </w:tr>
      <w:tr w:rsidR="00E8424E" w:rsidRPr="008958B5" w14:paraId="6392E79E" w14:textId="77777777" w:rsidTr="00436974">
        <w:trPr>
          <w:trHeight w:val="696"/>
        </w:trPr>
        <w:tc>
          <w:tcPr>
            <w:tcW w:w="976" w:type="pct"/>
            <w:shd w:val="clear" w:color="auto" w:fill="FFFFFF" w:themeFill="background1"/>
            <w:vAlign w:val="center"/>
          </w:tcPr>
          <w:p w14:paraId="2B3AC037"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Cs/>
                <w:color w:val="000000"/>
                <w:kern w:val="0"/>
                <w:sz w:val="21"/>
                <w:szCs w:val="21"/>
              </w:rPr>
            </w:pPr>
            <w:r w:rsidRPr="008958B5">
              <w:rPr>
                <w:rFonts w:ascii="Times New Roman" w:eastAsia="標楷體" w:hAnsi="Times New Roman" w:cs="Times New Roman" w:hint="eastAsia"/>
                <w:b/>
                <w:bCs/>
                <w:kern w:val="0"/>
                <w:sz w:val="21"/>
                <w:szCs w:val="21"/>
              </w:rPr>
              <w:t>配息條款</w:t>
            </w:r>
          </w:p>
        </w:tc>
        <w:tc>
          <w:tcPr>
            <w:tcW w:w="4009" w:type="pct"/>
            <w:shd w:val="clear" w:color="auto" w:fill="FFFFFF" w:themeFill="background1"/>
            <w:vAlign w:val="center"/>
          </w:tcPr>
          <w:p w14:paraId="07ECD9B2" w14:textId="77777777" w:rsidR="00E8424E" w:rsidRPr="008958B5" w:rsidRDefault="00E8424E" w:rsidP="00B22650">
            <w:pPr>
              <w:numPr>
                <w:ilvl w:val="0"/>
                <w:numId w:val="29"/>
              </w:numPr>
              <w:autoSpaceDE w:val="0"/>
              <w:autoSpaceDN w:val="0"/>
              <w:adjustRightInd w:val="0"/>
              <w:spacing w:line="300" w:lineRule="exact"/>
              <w:ind w:left="233" w:rightChars="28" w:right="67" w:hanging="6"/>
              <w:jc w:val="both"/>
              <w:rPr>
                <w:rFonts w:ascii="Times New Roman" w:eastAsia="標楷體" w:hAnsi="Times New Roman" w:cs="Times New Roman"/>
                <w:b/>
                <w:kern w:val="0"/>
                <w:sz w:val="21"/>
                <w:szCs w:val="21"/>
              </w:rPr>
            </w:pPr>
            <w:r w:rsidRPr="008958B5">
              <w:rPr>
                <w:rFonts w:ascii="Times New Roman" w:eastAsia="標楷體" w:hAnsi="Times New Roman" w:cs="Times New Roman" w:hint="eastAsia"/>
                <w:b/>
                <w:kern w:val="0"/>
                <w:sz w:val="21"/>
                <w:szCs w:val="21"/>
              </w:rPr>
              <w:t>連結標的是否付息及其付息交割日，悉依連結標的</w:t>
            </w:r>
            <w:r w:rsidRPr="008958B5">
              <w:rPr>
                <w:rFonts w:ascii="Times New Roman" w:eastAsia="標楷體" w:hAnsi="Times New Roman" w:cs="Times New Roman" w:hint="eastAsia"/>
                <w:b/>
                <w:sz w:val="21"/>
                <w:szCs w:val="21"/>
              </w:rPr>
              <w:t>文件</w:t>
            </w:r>
            <w:r w:rsidRPr="008958B5">
              <w:rPr>
                <w:rFonts w:ascii="Times New Roman" w:eastAsia="標楷體" w:hAnsi="Times New Roman" w:cs="Times New Roman" w:hint="eastAsia"/>
                <w:b/>
                <w:kern w:val="0"/>
                <w:sz w:val="21"/>
                <w:szCs w:val="21"/>
              </w:rPr>
              <w:t>及連結標的發行公司之公告。而本商品是否配息，除依連結標的</w:t>
            </w:r>
            <w:r w:rsidRPr="008958B5">
              <w:rPr>
                <w:rFonts w:ascii="Times New Roman" w:eastAsia="標楷體" w:hAnsi="Times New Roman" w:cs="Times New Roman" w:hint="eastAsia"/>
                <w:b/>
                <w:sz w:val="21"/>
                <w:szCs w:val="21"/>
              </w:rPr>
              <w:t>文件</w:t>
            </w:r>
            <w:r w:rsidRPr="008958B5">
              <w:rPr>
                <w:rFonts w:ascii="Times New Roman" w:eastAsia="標楷體" w:hAnsi="Times New Roman" w:cs="Times New Roman" w:hint="eastAsia"/>
                <w:b/>
                <w:kern w:val="0"/>
                <w:sz w:val="21"/>
                <w:szCs w:val="21"/>
              </w:rPr>
              <w:t>及連結標的發行公司之公告外，尚須依據「本商品可配息連結標的張數」所載之約款而定。</w:t>
            </w:r>
          </w:p>
          <w:p w14:paraId="246841BB" w14:textId="77777777" w:rsidR="00E8424E" w:rsidRPr="008958B5" w:rsidRDefault="00E8424E" w:rsidP="00B22650">
            <w:pPr>
              <w:numPr>
                <w:ilvl w:val="0"/>
                <w:numId w:val="29"/>
              </w:numPr>
              <w:autoSpaceDE w:val="0"/>
              <w:autoSpaceDN w:val="0"/>
              <w:adjustRightInd w:val="0"/>
              <w:spacing w:line="300" w:lineRule="exact"/>
              <w:ind w:left="233" w:rightChars="28" w:right="67" w:hanging="6"/>
              <w:jc w:val="both"/>
              <w:rPr>
                <w:rFonts w:ascii="Times New Roman" w:eastAsia="標楷體" w:hAnsi="Times New Roman" w:cs="Times New Roman"/>
                <w:bCs/>
                <w:color w:val="000000" w:themeColor="text1"/>
                <w:kern w:val="0"/>
                <w:sz w:val="21"/>
                <w:szCs w:val="21"/>
              </w:rPr>
            </w:pPr>
            <w:r w:rsidRPr="008958B5">
              <w:rPr>
                <w:rFonts w:ascii="Times New Roman" w:eastAsia="標楷體" w:hAnsi="Times New Roman" w:cs="Times New Roman" w:hint="eastAsia"/>
                <w:b/>
                <w:kern w:val="0"/>
                <w:sz w:val="21"/>
                <w:szCs w:val="21"/>
              </w:rPr>
              <w:t>本商品應配息金額：</w:t>
            </w:r>
          </w:p>
          <w:p w14:paraId="4EAE6206" w14:textId="77777777" w:rsidR="00E8424E" w:rsidRPr="008958B5" w:rsidRDefault="00E8424E" w:rsidP="00E8424E">
            <w:pPr>
              <w:autoSpaceDE w:val="0"/>
              <w:autoSpaceDN w:val="0"/>
              <w:adjustRightInd w:val="0"/>
              <w:ind w:left="249"/>
              <w:rPr>
                <w:rFonts w:ascii="Times New Roman" w:eastAsia="標楷體" w:hAnsi="Times New Roman" w:cs="Times New Roman"/>
                <w:b/>
                <w:color w:val="000000" w:themeColor="text1"/>
                <w:kern w:val="0"/>
                <w:sz w:val="21"/>
                <w:szCs w:val="21"/>
              </w:rPr>
            </w:pPr>
            <m:oMathPara>
              <m:oMathParaPr>
                <m:jc m:val="left"/>
              </m:oMathParaPr>
              <m:oMath>
                <m:r>
                  <m:rPr>
                    <m:sty m:val="b"/>
                  </m:rPr>
                  <w:rPr>
                    <w:rFonts w:ascii="Cambria Math" w:eastAsia="標楷體" w:hAnsi="Cambria Math" w:cs="Times New Roman" w:hint="eastAsia"/>
                    <w:kern w:val="0"/>
                    <w:sz w:val="21"/>
                    <w:szCs w:val="21"/>
                  </w:rPr>
                  <m:t>本商品可配息連結標的張數</m:t>
                </m:r>
                <m:r>
                  <m:rPr>
                    <m:sty m:val="b"/>
                  </m:rPr>
                  <w:rPr>
                    <w:rFonts w:ascii="Cambria Math" w:eastAsia="標楷體" w:hAnsi="Cambria Math" w:cs="Times New Roman"/>
                    <w:kern w:val="0"/>
                    <w:sz w:val="21"/>
                    <w:szCs w:val="21"/>
                  </w:rPr>
                  <m:t>×</m:t>
                </m:r>
                <m:r>
                  <m:rPr>
                    <m:sty m:val="b"/>
                  </m:rPr>
                  <w:rPr>
                    <w:rFonts w:ascii="Cambria Math" w:eastAsia="標楷體" w:hAnsi="Cambria Math" w:cs="Times New Roman" w:hint="eastAsia"/>
                    <w:kern w:val="0"/>
                    <w:sz w:val="21"/>
                    <w:szCs w:val="21"/>
                  </w:rPr>
                  <m:t>連結標的每張面額</m:t>
                </m:r>
                <m:r>
                  <m:rPr>
                    <m:sty m:val="b"/>
                  </m:rPr>
                  <w:rPr>
                    <w:rFonts w:ascii="Cambria Math" w:eastAsia="標楷體" w:hAnsi="Cambria Math" w:cs="Times New Roman"/>
                    <w:kern w:val="0"/>
                    <w:sz w:val="21"/>
                    <w:szCs w:val="21"/>
                  </w:rPr>
                  <m:t>×</m:t>
                </m:r>
                <m:sSub>
                  <m:sSubPr>
                    <m:ctrlPr>
                      <w:rPr>
                        <w:rFonts w:ascii="Cambria Math" w:eastAsia="標楷體" w:hAnsi="Cambria Math" w:cs="Times New Roman"/>
                        <w:b/>
                        <w:sz w:val="21"/>
                      </w:rPr>
                    </m:ctrlPr>
                  </m:sSubPr>
                  <m:e>
                    <m:r>
                      <m:rPr>
                        <m:sty m:val="bi"/>
                      </m:rPr>
                      <w:rPr>
                        <w:rFonts w:ascii="Cambria Math" w:eastAsia="標楷體" w:hAnsi="Cambria Math" w:cs="Times New Roman"/>
                        <w:kern w:val="0"/>
                        <w:sz w:val="21"/>
                        <w:szCs w:val="21"/>
                      </w:rPr>
                      <m:t>C</m:t>
                    </m:r>
                  </m:e>
                  <m:sub>
                    <m:r>
                      <m:rPr>
                        <m:sty m:val="bi"/>
                      </m:rPr>
                      <w:rPr>
                        <w:rFonts w:ascii="Cambria Math" w:eastAsia="標楷體" w:hAnsi="Cambria Math" w:cs="Times New Roman"/>
                        <w:kern w:val="0"/>
                        <w:sz w:val="21"/>
                        <w:szCs w:val="21"/>
                      </w:rPr>
                      <m:t>i</m:t>
                    </m:r>
                  </m:sub>
                </m:sSub>
                <m:r>
                  <m:rPr>
                    <m:sty m:val="b"/>
                  </m:rPr>
                  <w:rPr>
                    <w:rFonts w:ascii="Cambria Math" w:eastAsia="標楷體" w:hAnsi="Cambria Math" w:cs="Times New Roman"/>
                    <w:kern w:val="0"/>
                    <w:sz w:val="21"/>
                    <w:szCs w:val="21"/>
                  </w:rPr>
                  <m:t>×</m:t>
                </m:r>
                <m:f>
                  <m:fPr>
                    <m:ctrlPr>
                      <w:rPr>
                        <w:rFonts w:ascii="Cambria Math" w:eastAsia="標楷體" w:hAnsi="Cambria Math" w:cs="Times New Roman"/>
                        <w:b/>
                        <w:sz w:val="21"/>
                      </w:rPr>
                    </m:ctrlPr>
                  </m:fPr>
                  <m:num>
                    <m:sSub>
                      <m:sSubPr>
                        <m:ctrlPr>
                          <w:rPr>
                            <w:rFonts w:ascii="Cambria Math" w:eastAsia="標楷體" w:hAnsi="Cambria Math" w:cs="Times New Roman"/>
                            <w:b/>
                            <w:sz w:val="21"/>
                          </w:rPr>
                        </m:ctrlPr>
                      </m:sSubPr>
                      <m:e>
                        <m:r>
                          <m:rPr>
                            <m:sty m:val="b"/>
                          </m:rPr>
                          <w:rPr>
                            <w:rFonts w:ascii="Cambria Math" w:eastAsia="標楷體" w:hAnsi="Cambria Math" w:cs="Times New Roman" w:hint="eastAsia"/>
                            <w:kern w:val="0"/>
                            <w:sz w:val="21"/>
                            <w:szCs w:val="21"/>
                          </w:rPr>
                          <m:t>計息天數</m:t>
                        </m:r>
                      </m:e>
                      <m:sub>
                        <m:r>
                          <m:rPr>
                            <m:sty m:val="bi"/>
                          </m:rPr>
                          <w:rPr>
                            <w:rFonts w:ascii="Cambria Math" w:eastAsia="標楷體" w:hAnsi="Cambria Math" w:cs="Times New Roman"/>
                            <w:kern w:val="0"/>
                            <w:sz w:val="21"/>
                            <w:szCs w:val="21"/>
                          </w:rPr>
                          <m:t>i</m:t>
                        </m:r>
                      </m:sub>
                    </m:sSub>
                  </m:num>
                  <m:den>
                    <m:sSub>
                      <m:sSubPr>
                        <m:ctrlPr>
                          <w:rPr>
                            <w:rFonts w:ascii="Cambria Math" w:eastAsia="標楷體" w:hAnsi="Cambria Math" w:cs="Times New Roman"/>
                            <w:b/>
                            <w:sz w:val="21"/>
                          </w:rPr>
                        </m:ctrlPr>
                      </m:sSubPr>
                      <m:e>
                        <m:r>
                          <m:rPr>
                            <m:sty m:val="bi"/>
                          </m:rPr>
                          <w:rPr>
                            <w:rFonts w:ascii="Cambria Math" w:eastAsia="標楷體" w:hAnsi="Cambria Math" w:cs="Times New Roman"/>
                            <w:kern w:val="0"/>
                            <w:sz w:val="21"/>
                            <w:szCs w:val="21"/>
                          </w:rPr>
                          <m:t>N</m:t>
                        </m:r>
                      </m:e>
                      <m:sub>
                        <m:r>
                          <m:rPr>
                            <m:sty m:val="bi"/>
                          </m:rPr>
                          <w:rPr>
                            <w:rFonts w:ascii="Cambria Math" w:eastAsia="標楷體" w:hAnsi="Cambria Math" w:cs="Times New Roman"/>
                            <w:kern w:val="0"/>
                            <w:sz w:val="21"/>
                            <w:szCs w:val="21"/>
                          </w:rPr>
                          <m:t>1</m:t>
                        </m:r>
                      </m:sub>
                    </m:sSub>
                  </m:den>
                </m:f>
              </m:oMath>
            </m:oMathPara>
          </w:p>
          <w:p w14:paraId="12F357C6" w14:textId="77777777" w:rsidR="00E8424E" w:rsidRPr="008958B5" w:rsidRDefault="00E8424E" w:rsidP="00E8424E">
            <w:pPr>
              <w:autoSpaceDE w:val="0"/>
              <w:autoSpaceDN w:val="0"/>
              <w:adjustRightInd w:val="0"/>
              <w:ind w:left="249"/>
              <w:rPr>
                <w:rFonts w:ascii="Times New Roman" w:eastAsia="標楷體" w:hAnsi="Times New Roman" w:cs="Times New Roman"/>
                <w:b/>
                <w:color w:val="000000" w:themeColor="text1"/>
                <w:kern w:val="0"/>
                <w:sz w:val="21"/>
                <w:szCs w:val="21"/>
              </w:rPr>
            </w:pPr>
            <m:oMathPara>
              <m:oMathParaPr>
                <m:jc m:val="left"/>
              </m:oMathParaPr>
              <m:oMath>
                <m:r>
                  <m:rPr>
                    <m:sty m:val="b"/>
                  </m:rPr>
                  <w:rPr>
                    <w:rFonts w:ascii="Cambria Math" w:eastAsia="微軟正黑體" w:hAnsi="Cambria Math" w:cs="Times New Roman"/>
                    <w:color w:val="000000" w:themeColor="text1"/>
                    <w:kern w:val="0"/>
                    <w:sz w:val="21"/>
                    <w:szCs w:val="21"/>
                  </w:rPr>
                  <m:t>-</m:t>
                </m:r>
                <m:r>
                  <m:rPr>
                    <m:sty m:val="b"/>
                  </m:rPr>
                  <w:rPr>
                    <w:rFonts w:ascii="Cambria Math" w:eastAsia="標楷體" w:hAnsi="Cambria Math" w:cs="Times New Roman" w:hint="eastAsia"/>
                    <w:kern w:val="0"/>
                    <w:sz w:val="21"/>
                    <w:szCs w:val="21"/>
                  </w:rPr>
                  <m:t>剩餘契約名目本金</m:t>
                </m:r>
                <m:r>
                  <m:rPr>
                    <m:sty m:val="b"/>
                  </m:rPr>
                  <w:rPr>
                    <w:rFonts w:ascii="Cambria Math" w:eastAsia="標楷體" w:hAnsi="Cambria Math" w:cs="Times New Roman" w:hint="eastAsia"/>
                    <w:color w:val="000000" w:themeColor="text1"/>
                    <w:kern w:val="0"/>
                    <w:sz w:val="21"/>
                    <w:szCs w:val="21"/>
                  </w:rPr>
                  <m:t>×</m:t>
                </m:r>
                <m:d>
                  <m:dPr>
                    <m:ctrlPr>
                      <w:rPr>
                        <w:rFonts w:ascii="Cambria Math" w:eastAsia="標楷體" w:hAnsi="Cambria Math" w:cs="Times New Roman"/>
                        <w:b/>
                        <w:color w:val="000000" w:themeColor="text1"/>
                        <w:sz w:val="21"/>
                      </w:rPr>
                    </m:ctrlPr>
                  </m:dPr>
                  <m:e>
                    <m:r>
                      <m:rPr>
                        <m:sty m:val="bi"/>
                      </m:rPr>
                      <w:rPr>
                        <w:rFonts w:ascii="Cambria Math" w:eastAsia="標楷體" w:hAnsi="Cambria Math" w:cs="Times New Roman"/>
                        <w:color w:val="000000" w:themeColor="text1"/>
                        <w:kern w:val="0"/>
                        <w:sz w:val="21"/>
                        <w:szCs w:val="21"/>
                      </w:rPr>
                      <m:t>P</m:t>
                    </m:r>
                    <m:r>
                      <m:rPr>
                        <m:sty m:val="b"/>
                      </m:rPr>
                      <w:rPr>
                        <w:rFonts w:ascii="Cambria Math" w:eastAsia="標楷體" w:hAnsi="Cambria Math" w:cs="Times New Roman"/>
                        <w:color w:val="000000" w:themeColor="text1"/>
                        <w:kern w:val="0"/>
                        <w:sz w:val="21"/>
                        <w:szCs w:val="21"/>
                      </w:rPr>
                      <m:t>-1</m:t>
                    </m:r>
                  </m:e>
                </m:d>
                <m:r>
                  <m:rPr>
                    <m:sty m:val="b"/>
                  </m:rPr>
                  <w:rPr>
                    <w:rFonts w:ascii="Cambria Math" w:eastAsia="標楷體" w:hAnsi="Cambria Math" w:cs="Times New Roman" w:hint="eastAsia"/>
                    <w:color w:val="000000" w:themeColor="text1"/>
                    <w:kern w:val="0"/>
                    <w:sz w:val="21"/>
                    <w:szCs w:val="21"/>
                  </w:rPr>
                  <m:t>×</m:t>
                </m:r>
                <m:nary>
                  <m:naryPr>
                    <m:chr m:val="∑"/>
                    <m:limLoc m:val="subSup"/>
                    <m:ctrlPr>
                      <w:rPr>
                        <w:rFonts w:ascii="Cambria Math" w:eastAsia="標楷體" w:hAnsi="Cambria Math" w:cs="Times New Roman"/>
                        <w:b/>
                        <w:color w:val="000000" w:themeColor="text1"/>
                        <w:sz w:val="21"/>
                      </w:rPr>
                    </m:ctrlPr>
                  </m:naryPr>
                  <m:sub>
                    <m:r>
                      <m:rPr>
                        <m:sty m:val="bi"/>
                      </m:rPr>
                      <w:rPr>
                        <w:rFonts w:ascii="Cambria Math" w:eastAsia="標楷體" w:hAnsi="Cambria Math" w:cs="Times New Roman"/>
                        <w:color w:val="000000" w:themeColor="text1"/>
                        <w:kern w:val="0"/>
                        <w:sz w:val="21"/>
                        <w:szCs w:val="21"/>
                      </w:rPr>
                      <m:t>i</m:t>
                    </m:r>
                  </m:sub>
                  <m:sup>
                    <m:r>
                      <m:rPr>
                        <m:sty m:val="bi"/>
                      </m:rPr>
                      <w:rPr>
                        <w:rFonts w:ascii="Cambria Math" w:eastAsia="標楷體" w:hAnsi="Cambria Math" w:cs="Times New Roman"/>
                        <w:color w:val="000000" w:themeColor="text1"/>
                        <w:kern w:val="0"/>
                        <w:sz w:val="21"/>
                        <w:szCs w:val="21"/>
                      </w:rPr>
                      <m:t>n</m:t>
                    </m:r>
                  </m:sup>
                  <m:e>
                    <m:sSub>
                      <m:sSubPr>
                        <m:ctrlPr>
                          <w:rPr>
                            <w:rFonts w:ascii="Cambria Math" w:eastAsia="標楷體" w:hAnsi="Cambria Math" w:cs="Times New Roman"/>
                            <w:b/>
                            <w:color w:val="000000" w:themeColor="text1"/>
                            <w:sz w:val="21"/>
                          </w:rPr>
                        </m:ctrlPr>
                      </m:sSubPr>
                      <m:e>
                        <m:r>
                          <m:rPr>
                            <m:sty m:val="bi"/>
                          </m:rPr>
                          <w:rPr>
                            <w:rFonts w:ascii="Cambria Math" w:eastAsia="標楷體" w:hAnsi="Cambria Math" w:cs="Times New Roman"/>
                            <w:color w:val="000000" w:themeColor="text1"/>
                            <w:kern w:val="0"/>
                            <w:sz w:val="21"/>
                            <w:szCs w:val="21"/>
                          </w:rPr>
                          <m:t>H</m:t>
                        </m:r>
                      </m:e>
                      <m:sub>
                        <m:r>
                          <m:rPr>
                            <m:sty m:val="bi"/>
                          </m:rPr>
                          <w:rPr>
                            <w:rFonts w:ascii="Cambria Math" w:eastAsia="標楷體" w:hAnsi="Cambria Math" w:cs="Times New Roman"/>
                            <w:color w:val="000000" w:themeColor="text1"/>
                            <w:kern w:val="0"/>
                            <w:sz w:val="21"/>
                            <w:szCs w:val="21"/>
                          </w:rPr>
                          <m:t>i</m:t>
                        </m:r>
                      </m:sub>
                    </m:sSub>
                    <m:r>
                      <m:rPr>
                        <m:sty m:val="b"/>
                      </m:rPr>
                      <w:rPr>
                        <w:rFonts w:ascii="Cambria Math" w:eastAsia="標楷體" w:hAnsi="Cambria Math" w:cs="Times New Roman" w:hint="eastAsia"/>
                        <w:color w:val="000000" w:themeColor="text1"/>
                        <w:kern w:val="0"/>
                        <w:sz w:val="21"/>
                        <w:szCs w:val="21"/>
                      </w:rPr>
                      <m:t>×</m:t>
                    </m:r>
                    <m:f>
                      <m:fPr>
                        <m:ctrlPr>
                          <w:rPr>
                            <w:rFonts w:ascii="Cambria Math" w:eastAsia="標楷體" w:hAnsi="Cambria Math" w:cs="Times New Roman"/>
                            <w:b/>
                            <w:color w:val="000000" w:themeColor="text1"/>
                            <w:sz w:val="21"/>
                          </w:rPr>
                        </m:ctrlPr>
                      </m:fPr>
                      <m:num>
                        <m:sSub>
                          <m:sSubPr>
                            <m:ctrlPr>
                              <w:rPr>
                                <w:rFonts w:ascii="Cambria Math" w:eastAsia="標楷體" w:hAnsi="Cambria Math" w:cs="Times New Roman"/>
                                <w:b/>
                                <w:color w:val="000000" w:themeColor="text1"/>
                                <w:sz w:val="21"/>
                              </w:rPr>
                            </m:ctrlPr>
                          </m:sSubPr>
                          <m:e>
                            <m:r>
                              <m:rPr>
                                <m:sty m:val="b"/>
                              </m:rPr>
                              <w:rPr>
                                <w:rFonts w:ascii="Cambria Math" w:eastAsia="標楷體" w:hAnsi="Cambria Math" w:cs="Times New Roman" w:hint="eastAsia"/>
                                <w:color w:val="000000" w:themeColor="text1"/>
                                <w:kern w:val="0"/>
                                <w:sz w:val="21"/>
                                <w:szCs w:val="21"/>
                              </w:rPr>
                              <m:t>避險資金成本計算天數</m:t>
                            </m:r>
                          </m:e>
                          <m:sub>
                            <m:r>
                              <m:rPr>
                                <m:sty m:val="bi"/>
                              </m:rPr>
                              <w:rPr>
                                <w:rFonts w:ascii="Cambria Math" w:eastAsia="標楷體" w:hAnsi="Cambria Math" w:cs="Times New Roman"/>
                                <w:color w:val="000000" w:themeColor="text1"/>
                                <w:kern w:val="0"/>
                                <w:sz w:val="21"/>
                                <w:szCs w:val="21"/>
                              </w:rPr>
                              <m:t>i</m:t>
                            </m:r>
                          </m:sub>
                        </m:sSub>
                      </m:num>
                      <m:den>
                        <m:sSub>
                          <m:sSubPr>
                            <m:ctrlPr>
                              <w:rPr>
                                <w:rFonts w:ascii="Cambria Math" w:eastAsia="標楷體" w:hAnsi="Cambria Math" w:cs="Times New Roman"/>
                                <w:b/>
                                <w:sz w:val="21"/>
                              </w:rPr>
                            </m:ctrlPr>
                          </m:sSubPr>
                          <m:e>
                            <m:r>
                              <m:rPr>
                                <m:sty m:val="bi"/>
                              </m:rPr>
                              <w:rPr>
                                <w:rFonts w:ascii="Cambria Math" w:eastAsia="標楷體" w:hAnsi="Cambria Math" w:cs="Times New Roman"/>
                                <w:kern w:val="0"/>
                                <w:sz w:val="21"/>
                                <w:szCs w:val="21"/>
                              </w:rPr>
                              <m:t>N</m:t>
                            </m:r>
                          </m:e>
                          <m:sub>
                            <m:r>
                              <m:rPr>
                                <m:sty m:val="bi"/>
                              </m:rPr>
                              <w:rPr>
                                <w:rFonts w:ascii="Cambria Math" w:eastAsia="標楷體" w:hAnsi="Cambria Math" w:cs="Times New Roman"/>
                                <w:kern w:val="0"/>
                                <w:sz w:val="21"/>
                                <w:szCs w:val="21"/>
                              </w:rPr>
                              <m:t>2</m:t>
                            </m:r>
                          </m:sub>
                        </m:sSub>
                      </m:den>
                    </m:f>
                  </m:e>
                </m:nary>
              </m:oMath>
            </m:oMathPara>
          </w:p>
          <w:p w14:paraId="1C7B075F" w14:textId="77777777" w:rsidR="00E8424E" w:rsidRPr="008958B5" w:rsidRDefault="00E8424E" w:rsidP="00B22650">
            <w:pPr>
              <w:numPr>
                <w:ilvl w:val="1"/>
                <w:numId w:val="29"/>
              </w:numPr>
              <w:autoSpaceDE w:val="0"/>
              <w:autoSpaceDN w:val="0"/>
              <w:adjustRightInd w:val="0"/>
              <w:ind w:left="556" w:rightChars="28" w:right="67" w:hanging="57"/>
              <w:rPr>
                <w:rFonts w:ascii="Times New Roman" w:eastAsia="標楷體" w:hAnsi="Times New Roman" w:cs="Times New Roman"/>
                <w:i/>
                <w:kern w:val="0"/>
                <w:sz w:val="20"/>
                <w:szCs w:val="20"/>
              </w:rPr>
            </w:pPr>
            <w:r w:rsidRPr="008958B5">
              <w:rPr>
                <w:rFonts w:ascii="Times New Roman" w:eastAsia="標楷體" w:hAnsi="Times New Roman" w:cs="Times New Roman"/>
                <w:i/>
                <w:kern w:val="0"/>
                <w:sz w:val="20"/>
                <w:szCs w:val="20"/>
              </w:rPr>
              <w:t>P</w:t>
            </w:r>
            <w:r w:rsidRPr="008958B5">
              <w:rPr>
                <w:rFonts w:ascii="Times New Roman" w:eastAsia="標楷體" w:hAnsi="Times New Roman" w:cs="Times New Roman" w:hint="eastAsia"/>
                <w:kern w:val="0"/>
                <w:sz w:val="20"/>
                <w:szCs w:val="20"/>
              </w:rPr>
              <w:t>：參與率</w:t>
            </w:r>
            <w:r w:rsidRPr="008958B5">
              <w:rPr>
                <w:rFonts w:ascii="Times New Roman" w:eastAsia="標楷體" w:hAnsi="Times New Roman" w:cs="Times New Roman"/>
                <w:kern w:val="0"/>
                <w:sz w:val="20"/>
                <w:szCs w:val="20"/>
              </w:rPr>
              <w:t>500%</w:t>
            </w:r>
          </w:p>
          <w:p w14:paraId="36D68315" w14:textId="77777777" w:rsidR="00E8424E" w:rsidRPr="008958B5" w:rsidRDefault="003C5382" w:rsidP="00B22650">
            <w:pPr>
              <w:numPr>
                <w:ilvl w:val="1"/>
                <w:numId w:val="29"/>
              </w:numPr>
              <w:autoSpaceDE w:val="0"/>
              <w:autoSpaceDN w:val="0"/>
              <w:adjustRightInd w:val="0"/>
              <w:ind w:left="556" w:rightChars="28" w:right="67" w:hanging="57"/>
              <w:rPr>
                <w:rFonts w:ascii="Times New Roman" w:eastAsia="標楷體" w:hAnsi="Times New Roman" w:cs="Times New Roman"/>
                <w:color w:val="000000" w:themeColor="text1"/>
                <w:kern w:val="0"/>
                <w:sz w:val="20"/>
                <w:szCs w:val="20"/>
              </w:rPr>
            </w:pPr>
            <m:oMath>
              <m:sSub>
                <m:sSubPr>
                  <m:ctrlPr>
                    <w:rPr>
                      <w:rFonts w:ascii="Cambria Math" w:eastAsia="標楷體" w:hAnsi="Cambria Math" w:cs="Times New Roman"/>
                      <w:color w:val="000000" w:themeColor="text1"/>
                      <w:sz w:val="20"/>
                    </w:rPr>
                  </m:ctrlPr>
                </m:sSubPr>
                <m:e>
                  <m:r>
                    <w:rPr>
                      <w:rFonts w:ascii="Cambria Math" w:eastAsia="標楷體" w:hAnsi="Cambria Math" w:cs="Times New Roman"/>
                      <w:color w:val="000000" w:themeColor="text1"/>
                      <w:kern w:val="0"/>
                      <w:sz w:val="20"/>
                      <w:szCs w:val="20"/>
                    </w:rPr>
                    <m:t>C</m:t>
                  </m:r>
                </m:e>
                <m:sub>
                  <m:r>
                    <w:rPr>
                      <w:rFonts w:ascii="Cambria Math" w:eastAsia="標楷體" w:hAnsi="Cambria Math" w:cs="Times New Roman"/>
                      <w:color w:val="000000" w:themeColor="text1"/>
                      <w:kern w:val="0"/>
                      <w:sz w:val="20"/>
                      <w:szCs w:val="20"/>
                    </w:rPr>
                    <m:t>i</m:t>
                  </m:r>
                </m:sub>
              </m:sSub>
            </m:oMath>
            <w:r w:rsidR="00E8424E" w:rsidRPr="008958B5">
              <w:rPr>
                <w:rFonts w:ascii="Times New Roman" w:eastAsia="標楷體" w:hAnsi="Times New Roman" w:cs="Times New Roman" w:hint="eastAsia"/>
                <w:color w:val="000000" w:themeColor="text1"/>
                <w:kern w:val="0"/>
                <w:sz w:val="20"/>
                <w:szCs w:val="20"/>
              </w:rPr>
              <w:t>：</w:t>
            </w:r>
            <m:oMath>
              <m:sSub>
                <m:sSubPr>
                  <m:ctrlPr>
                    <w:rPr>
                      <w:rFonts w:ascii="Cambria Math" w:eastAsia="標楷體" w:hAnsi="Cambria Math" w:cs="Times New Roman"/>
                      <w:sz w:val="20"/>
                    </w:rPr>
                  </m:ctrlPr>
                </m:sSubPr>
                <m:e>
                  <m:r>
                    <m:rPr>
                      <m:sty m:val="p"/>
                    </m:rPr>
                    <w:rPr>
                      <w:rFonts w:ascii="Cambria Math" w:eastAsia="標楷體" w:hAnsi="Cambria Math" w:cs="Times New Roman" w:hint="eastAsia"/>
                      <w:sz w:val="20"/>
                      <w:szCs w:val="20"/>
                    </w:rPr>
                    <m:t>連結標的票面利率</m:t>
                  </m:r>
                </m:e>
                <m:sub>
                  <m:r>
                    <w:rPr>
                      <w:rFonts w:ascii="Cambria Math" w:eastAsia="標楷體" w:hAnsi="Cambria Math" w:cs="Times New Roman"/>
                      <w:sz w:val="20"/>
                      <w:szCs w:val="20"/>
                    </w:rPr>
                    <m:t>i</m:t>
                  </m:r>
                </m:sub>
              </m:sSub>
              <m:r>
                <m:rPr>
                  <m:sty m:val="p"/>
                </m:rPr>
                <w:rPr>
                  <w:rFonts w:ascii="Cambria Math" w:eastAsia="標楷體" w:hAnsi="Cambria Math" w:cs="Times New Roman" w:hint="eastAsia"/>
                  <w:sz w:val="20"/>
                  <w:szCs w:val="20"/>
                </w:rPr>
                <m:t>，即</m:t>
              </m:r>
            </m:oMath>
            <w:r w:rsidR="00E8424E" w:rsidRPr="008958B5">
              <w:rPr>
                <w:rFonts w:ascii="Times New Roman" w:eastAsia="標楷體" w:hAnsi="Times New Roman" w:cs="Times New Roman" w:hint="eastAsia"/>
                <w:sz w:val="20"/>
                <w:szCs w:val="20"/>
              </w:rPr>
              <w:t>前次連結標的付息日</w:t>
            </w:r>
            <w:r w:rsidR="00E8424E" w:rsidRPr="008958B5">
              <w:rPr>
                <w:rFonts w:ascii="Times New Roman" w:eastAsia="標楷體" w:hAnsi="Times New Roman" w:cs="Times New Roman"/>
                <w:sz w:val="20"/>
                <w:szCs w:val="20"/>
              </w:rPr>
              <w:t>(</w:t>
            </w:r>
            <w:r w:rsidR="00E8424E" w:rsidRPr="008958B5">
              <w:rPr>
                <w:rFonts w:ascii="Times New Roman" w:eastAsia="標楷體" w:hAnsi="Times New Roman" w:cs="Times New Roman" w:hint="eastAsia"/>
                <w:sz w:val="20"/>
                <w:szCs w:val="20"/>
              </w:rPr>
              <w:t>含</w:t>
            </w:r>
            <w:r w:rsidR="00E8424E" w:rsidRPr="008958B5">
              <w:rPr>
                <w:rFonts w:ascii="Times New Roman" w:eastAsia="標楷體" w:hAnsi="Times New Roman" w:cs="Times New Roman"/>
                <w:sz w:val="20"/>
                <w:szCs w:val="20"/>
              </w:rPr>
              <w:t>)</w:t>
            </w:r>
            <w:r w:rsidR="00E8424E" w:rsidRPr="008958B5">
              <w:rPr>
                <w:rFonts w:ascii="Times New Roman" w:eastAsia="標楷體" w:hAnsi="Times New Roman" w:cs="Times New Roman" w:hint="eastAsia"/>
                <w:sz w:val="20"/>
                <w:szCs w:val="20"/>
              </w:rPr>
              <w:t>起至本次連結標的付息日</w:t>
            </w:r>
            <w:r w:rsidR="00E8424E" w:rsidRPr="008958B5">
              <w:rPr>
                <w:rFonts w:ascii="Times New Roman" w:eastAsia="標楷體" w:hAnsi="Times New Roman" w:cs="Times New Roman"/>
                <w:sz w:val="20"/>
                <w:szCs w:val="20"/>
              </w:rPr>
              <w:t>(</w:t>
            </w:r>
            <w:r w:rsidR="00E8424E" w:rsidRPr="008958B5">
              <w:rPr>
                <w:rFonts w:ascii="Times New Roman" w:eastAsia="標楷體" w:hAnsi="Times New Roman" w:cs="Times New Roman" w:hint="eastAsia"/>
                <w:sz w:val="20"/>
                <w:szCs w:val="20"/>
              </w:rPr>
              <w:t>不含</w:t>
            </w:r>
            <w:r w:rsidR="00E8424E" w:rsidRPr="008958B5">
              <w:rPr>
                <w:rFonts w:ascii="Times New Roman" w:eastAsia="標楷體" w:hAnsi="Times New Roman" w:cs="Times New Roman"/>
                <w:sz w:val="20"/>
                <w:szCs w:val="20"/>
              </w:rPr>
              <w:t>)</w:t>
            </w:r>
            <w:r w:rsidR="00E8424E" w:rsidRPr="008958B5">
              <w:rPr>
                <w:rFonts w:ascii="Times New Roman" w:eastAsia="標楷體" w:hAnsi="Times New Roman" w:cs="Times New Roman" w:hint="eastAsia"/>
                <w:sz w:val="20"/>
                <w:szCs w:val="20"/>
              </w:rPr>
              <w:t>間，所對應之第</w:t>
            </w:r>
            <w:r w:rsidR="00E8424E" w:rsidRPr="008958B5">
              <w:rPr>
                <w:rFonts w:ascii="Times New Roman" w:eastAsia="標楷體" w:hAnsi="Times New Roman" w:cs="Times New Roman"/>
                <w:i/>
                <w:iCs/>
                <w:sz w:val="20"/>
                <w:szCs w:val="20"/>
              </w:rPr>
              <w:t>i</w:t>
            </w:r>
            <w:proofErr w:type="gramStart"/>
            <w:r w:rsidR="00E8424E" w:rsidRPr="008958B5">
              <w:rPr>
                <w:rFonts w:ascii="Times New Roman" w:eastAsia="標楷體" w:hAnsi="Times New Roman" w:cs="Times New Roman" w:hint="eastAsia"/>
                <w:sz w:val="20"/>
                <w:szCs w:val="20"/>
              </w:rPr>
              <w:t>個</w:t>
            </w:r>
            <w:proofErr w:type="gramEnd"/>
            <w:r w:rsidR="00E8424E" w:rsidRPr="008958B5">
              <w:rPr>
                <w:rFonts w:ascii="Times New Roman" w:eastAsia="標楷體" w:hAnsi="Times New Roman" w:cs="Times New Roman" w:hint="eastAsia"/>
                <w:sz w:val="20"/>
                <w:szCs w:val="20"/>
              </w:rPr>
              <w:t>連結標的計息期間之連結標的票面利率。</w:t>
            </w:r>
            <w:r w:rsidR="00E8424E" w:rsidRPr="008958B5">
              <w:rPr>
                <w:rFonts w:ascii="Times New Roman" w:eastAsia="標楷體" w:hAnsi="Times New Roman" w:cs="Times New Roman"/>
                <w:b/>
                <w:bCs/>
                <w:color w:val="000000"/>
                <w:kern w:val="0"/>
                <w:sz w:val="18"/>
                <w:szCs w:val="18"/>
              </w:rPr>
              <w:t>(</w:t>
            </w:r>
            <w:proofErr w:type="gramStart"/>
            <w:r w:rsidR="00E8424E" w:rsidRPr="008958B5">
              <w:rPr>
                <w:rFonts w:ascii="Times New Roman" w:eastAsia="標楷體" w:hAnsi="Times New Roman" w:cs="Times New Roman" w:hint="eastAsia"/>
                <w:b/>
                <w:bCs/>
                <w:color w:val="000000"/>
                <w:kern w:val="0"/>
                <w:sz w:val="18"/>
                <w:szCs w:val="18"/>
              </w:rPr>
              <w:t>註</w:t>
            </w:r>
            <w:proofErr w:type="gramEnd"/>
            <w:r w:rsidR="00E8424E" w:rsidRPr="008958B5">
              <w:rPr>
                <w:rFonts w:ascii="Times New Roman" w:eastAsia="標楷體" w:hAnsi="Times New Roman" w:cs="Times New Roman"/>
                <w:b/>
                <w:bCs/>
                <w:color w:val="000000"/>
                <w:kern w:val="0"/>
                <w:sz w:val="18"/>
                <w:szCs w:val="18"/>
              </w:rPr>
              <w:t>1)</w:t>
            </w:r>
          </w:p>
          <w:p w14:paraId="5E6F7F9D" w14:textId="77777777" w:rsidR="00E8424E" w:rsidRPr="008958B5" w:rsidRDefault="003C5382" w:rsidP="00B22650">
            <w:pPr>
              <w:numPr>
                <w:ilvl w:val="1"/>
                <w:numId w:val="29"/>
              </w:numPr>
              <w:autoSpaceDE w:val="0"/>
              <w:autoSpaceDN w:val="0"/>
              <w:adjustRightInd w:val="0"/>
              <w:ind w:left="556" w:rightChars="28" w:right="67" w:hanging="57"/>
              <w:rPr>
                <w:rFonts w:ascii="Times New Roman" w:eastAsia="標楷體" w:hAnsi="Times New Roman" w:cs="Times New Roman"/>
                <w:color w:val="000000" w:themeColor="text1"/>
                <w:kern w:val="0"/>
                <w:sz w:val="20"/>
                <w:szCs w:val="20"/>
              </w:rPr>
            </w:pPr>
            <m:oMath>
              <m:sSub>
                <m:sSubPr>
                  <m:ctrlPr>
                    <w:rPr>
                      <w:rFonts w:ascii="Cambria Math" w:eastAsia="標楷體" w:hAnsi="Cambria Math" w:cs="Times New Roman"/>
                      <w:color w:val="000000" w:themeColor="text1"/>
                      <w:sz w:val="20"/>
                      <w:vertAlign w:val="subscript"/>
                    </w:rPr>
                  </m:ctrlPr>
                </m:sSubPr>
                <m:e>
                  <m:r>
                    <m:rPr>
                      <m:sty m:val="p"/>
                    </m:rPr>
                    <w:rPr>
                      <w:rFonts w:ascii="Cambria Math" w:eastAsia="標楷體" w:hAnsi="Cambria Math" w:cs="Times New Roman" w:hint="eastAsia"/>
                      <w:color w:val="000000" w:themeColor="text1"/>
                      <w:kern w:val="0"/>
                      <w:sz w:val="20"/>
                      <w:szCs w:val="20"/>
                      <w:vertAlign w:val="subscript"/>
                    </w:rPr>
                    <m:t>計息天數</m:t>
                  </m:r>
                </m:e>
                <m:sub>
                  <m:r>
                    <w:rPr>
                      <w:rFonts w:ascii="Cambria Math" w:eastAsia="標楷體" w:hAnsi="Cambria Math" w:cs="Times New Roman"/>
                      <w:color w:val="000000" w:themeColor="text1"/>
                      <w:kern w:val="0"/>
                      <w:sz w:val="20"/>
                      <w:szCs w:val="20"/>
                      <w:vertAlign w:val="subscript"/>
                    </w:rPr>
                    <m:t>i</m:t>
                  </m:r>
                </m:sub>
              </m:sSub>
              <m:r>
                <m:rPr>
                  <m:sty m:val="p"/>
                </m:rPr>
                <w:rPr>
                  <w:rFonts w:ascii="Cambria Math" w:eastAsia="標楷體" w:hAnsi="Cambria Math" w:cs="Times New Roman" w:hint="eastAsia"/>
                  <w:color w:val="000000" w:themeColor="text1"/>
                  <w:kern w:val="0"/>
                  <w:sz w:val="20"/>
                  <w:szCs w:val="20"/>
                </w:rPr>
                <m:t>：</m:t>
              </m:r>
            </m:oMath>
            <w:r w:rsidR="00E8424E" w:rsidRPr="008958B5">
              <w:rPr>
                <w:rFonts w:ascii="Times New Roman" w:eastAsia="標楷體" w:hAnsi="Times New Roman" w:cs="Times New Roman" w:hint="eastAsia"/>
                <w:sz w:val="20"/>
                <w:szCs w:val="20"/>
              </w:rPr>
              <w:t>第</w:t>
            </w:r>
            <w:r w:rsidR="00E8424E" w:rsidRPr="008958B5">
              <w:rPr>
                <w:rFonts w:ascii="Times New Roman" w:eastAsia="標楷體" w:hAnsi="Times New Roman" w:cs="Times New Roman"/>
                <w:i/>
                <w:sz w:val="20"/>
                <w:szCs w:val="20"/>
              </w:rPr>
              <w:t>i</w:t>
            </w:r>
            <w:proofErr w:type="gramStart"/>
            <w:r w:rsidR="00E8424E" w:rsidRPr="008958B5">
              <w:rPr>
                <w:rFonts w:ascii="Times New Roman" w:eastAsia="標楷體" w:hAnsi="Times New Roman" w:cs="Times New Roman" w:hint="eastAsia"/>
                <w:kern w:val="0"/>
                <w:sz w:val="20"/>
                <w:szCs w:val="20"/>
              </w:rPr>
              <w:t>個</w:t>
            </w:r>
            <w:proofErr w:type="gramEnd"/>
            <w:r w:rsidR="00E8424E" w:rsidRPr="008958B5">
              <w:rPr>
                <w:rFonts w:ascii="Times New Roman" w:eastAsia="標楷體" w:hAnsi="Times New Roman" w:cs="Times New Roman" w:hint="eastAsia"/>
                <w:kern w:val="0"/>
                <w:sz w:val="20"/>
                <w:szCs w:val="20"/>
              </w:rPr>
              <w:t>連結標的計息期間之日曆日天數，</w:t>
            </w:r>
            <w:r w:rsidR="00E8424E" w:rsidRPr="008958B5">
              <w:rPr>
                <w:rFonts w:ascii="Times New Roman" w:eastAsia="標楷體" w:hAnsi="Times New Roman" w:cs="Times New Roman" w:hint="eastAsia"/>
                <w:sz w:val="20"/>
                <w:szCs w:val="20"/>
              </w:rPr>
              <w:t>第</w:t>
            </w:r>
            <w:r w:rsidR="00E8424E" w:rsidRPr="008958B5">
              <w:rPr>
                <w:rFonts w:ascii="Times New Roman" w:eastAsia="標楷體" w:hAnsi="Times New Roman" w:cs="Times New Roman"/>
                <w:i/>
                <w:sz w:val="20"/>
                <w:szCs w:val="20"/>
              </w:rPr>
              <w:t>i</w:t>
            </w:r>
            <w:proofErr w:type="gramStart"/>
            <w:r w:rsidR="00E8424E" w:rsidRPr="008958B5">
              <w:rPr>
                <w:rFonts w:ascii="Times New Roman" w:eastAsia="標楷體" w:hAnsi="Times New Roman" w:cs="Times New Roman" w:hint="eastAsia"/>
                <w:kern w:val="0"/>
                <w:sz w:val="20"/>
                <w:szCs w:val="20"/>
              </w:rPr>
              <w:t>個</w:t>
            </w:r>
            <w:proofErr w:type="gramEnd"/>
            <w:r w:rsidR="00E8424E" w:rsidRPr="008958B5">
              <w:rPr>
                <w:rFonts w:ascii="Times New Roman" w:eastAsia="標楷體" w:hAnsi="Times New Roman" w:cs="Times New Roman" w:hint="eastAsia"/>
                <w:kern w:val="0"/>
                <w:sz w:val="20"/>
                <w:szCs w:val="20"/>
              </w:rPr>
              <w:t>連結標的計息期間係指</w:t>
            </w:r>
            <w:r w:rsidR="00E8424E" w:rsidRPr="008958B5">
              <w:rPr>
                <w:rFonts w:ascii="Times New Roman" w:eastAsia="標楷體" w:hAnsi="Times New Roman" w:cs="Times New Roman" w:hint="eastAsia"/>
                <w:color w:val="000000"/>
                <w:kern w:val="0"/>
                <w:sz w:val="20"/>
                <w:szCs w:val="20"/>
              </w:rPr>
              <w:t>前次連結標的付息日</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含</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起至</w:t>
            </w:r>
            <w:r w:rsidR="00E8424E" w:rsidRPr="008958B5">
              <w:rPr>
                <w:rFonts w:ascii="Times New Roman" w:eastAsia="標楷體" w:hAnsi="Times New Roman" w:cs="Times New Roman" w:hint="eastAsia"/>
                <w:sz w:val="20"/>
                <w:szCs w:val="20"/>
              </w:rPr>
              <w:t>本次連結標的付息日</w:t>
            </w:r>
            <w:r w:rsidR="00E8424E" w:rsidRPr="008958B5">
              <w:rPr>
                <w:rFonts w:ascii="Times New Roman" w:eastAsia="標楷體" w:hAnsi="Times New Roman" w:cs="Times New Roman"/>
                <w:sz w:val="20"/>
                <w:szCs w:val="20"/>
              </w:rPr>
              <w:t>(</w:t>
            </w:r>
            <w:r w:rsidR="00E8424E" w:rsidRPr="008958B5">
              <w:rPr>
                <w:rFonts w:ascii="Times New Roman" w:eastAsia="標楷體" w:hAnsi="Times New Roman" w:cs="Times New Roman" w:hint="eastAsia"/>
                <w:sz w:val="20"/>
                <w:szCs w:val="20"/>
              </w:rPr>
              <w:t>不含</w:t>
            </w:r>
            <w:r w:rsidR="00E8424E" w:rsidRPr="008958B5">
              <w:rPr>
                <w:rFonts w:ascii="Times New Roman" w:eastAsia="標楷體" w:hAnsi="Times New Roman" w:cs="Times New Roman"/>
                <w:sz w:val="20"/>
                <w:szCs w:val="20"/>
              </w:rPr>
              <w:t>)</w:t>
            </w:r>
            <w:r w:rsidR="00E8424E" w:rsidRPr="008958B5">
              <w:rPr>
                <w:rFonts w:ascii="Times New Roman" w:eastAsia="標楷體" w:hAnsi="Times New Roman" w:cs="Times New Roman" w:hint="eastAsia"/>
                <w:color w:val="000000"/>
                <w:kern w:val="0"/>
                <w:sz w:val="20"/>
                <w:szCs w:val="20"/>
              </w:rPr>
              <w:t>間，所對應之第</w:t>
            </w:r>
            <w:r w:rsidR="00E8424E" w:rsidRPr="008958B5">
              <w:rPr>
                <w:rFonts w:ascii="Times New Roman" w:eastAsia="標楷體" w:hAnsi="Times New Roman" w:cs="Times New Roman"/>
                <w:i/>
                <w:sz w:val="20"/>
                <w:szCs w:val="20"/>
              </w:rPr>
              <w:t>i</w:t>
            </w:r>
            <w:proofErr w:type="gramStart"/>
            <w:r w:rsidR="00E8424E" w:rsidRPr="008958B5">
              <w:rPr>
                <w:rFonts w:ascii="Times New Roman" w:eastAsia="標楷體" w:hAnsi="Times New Roman" w:cs="Times New Roman" w:hint="eastAsia"/>
                <w:color w:val="000000"/>
                <w:kern w:val="0"/>
                <w:sz w:val="20"/>
                <w:szCs w:val="20"/>
              </w:rPr>
              <w:t>個</w:t>
            </w:r>
            <w:proofErr w:type="gramEnd"/>
            <w:r w:rsidR="00E8424E" w:rsidRPr="008958B5">
              <w:rPr>
                <w:rFonts w:ascii="Times New Roman" w:eastAsia="標楷體" w:hAnsi="Times New Roman" w:cs="Times New Roman" w:hint="eastAsia"/>
                <w:color w:val="000000"/>
                <w:kern w:val="0"/>
                <w:sz w:val="20"/>
                <w:szCs w:val="20"/>
              </w:rPr>
              <w:t>連結標的計息期間。</w:t>
            </w:r>
            <w:r w:rsidR="00E8424E" w:rsidRPr="008958B5">
              <w:rPr>
                <w:rFonts w:ascii="Times New Roman" w:eastAsia="標楷體" w:hAnsi="Times New Roman" w:cs="Times New Roman"/>
                <w:b/>
                <w:bCs/>
                <w:color w:val="000000"/>
                <w:kern w:val="0"/>
                <w:sz w:val="18"/>
                <w:szCs w:val="18"/>
              </w:rPr>
              <w:t>(</w:t>
            </w:r>
            <w:proofErr w:type="gramStart"/>
            <w:r w:rsidR="00E8424E" w:rsidRPr="008958B5">
              <w:rPr>
                <w:rFonts w:ascii="Times New Roman" w:eastAsia="標楷體" w:hAnsi="Times New Roman" w:cs="Times New Roman" w:hint="eastAsia"/>
                <w:b/>
                <w:bCs/>
                <w:color w:val="000000"/>
                <w:kern w:val="0"/>
                <w:sz w:val="18"/>
                <w:szCs w:val="18"/>
              </w:rPr>
              <w:t>註</w:t>
            </w:r>
            <w:proofErr w:type="gramEnd"/>
            <w:r w:rsidR="00E8424E" w:rsidRPr="008958B5">
              <w:rPr>
                <w:rFonts w:ascii="Times New Roman" w:eastAsia="標楷體" w:hAnsi="Times New Roman" w:cs="Times New Roman"/>
                <w:b/>
                <w:bCs/>
                <w:color w:val="000000"/>
                <w:kern w:val="0"/>
                <w:sz w:val="18"/>
                <w:szCs w:val="18"/>
              </w:rPr>
              <w:t>2)</w:t>
            </w:r>
          </w:p>
          <w:p w14:paraId="767F92B5" w14:textId="77777777" w:rsidR="00E8424E" w:rsidRPr="008958B5" w:rsidRDefault="003C5382" w:rsidP="00B22650">
            <w:pPr>
              <w:numPr>
                <w:ilvl w:val="1"/>
                <w:numId w:val="29"/>
              </w:numPr>
              <w:autoSpaceDE w:val="0"/>
              <w:autoSpaceDN w:val="0"/>
              <w:adjustRightInd w:val="0"/>
              <w:ind w:left="556" w:rightChars="28" w:right="67" w:hanging="57"/>
              <w:jc w:val="both"/>
              <w:rPr>
                <w:rFonts w:ascii="Times New Roman" w:eastAsia="標楷體" w:hAnsi="Times New Roman" w:cs="Times New Roman"/>
                <w:bCs/>
                <w:color w:val="000000" w:themeColor="text1"/>
                <w:kern w:val="0"/>
                <w:sz w:val="20"/>
                <w:szCs w:val="20"/>
              </w:rPr>
            </w:pPr>
            <m:oMath>
              <m:sSub>
                <m:sSubPr>
                  <m:ctrlPr>
                    <w:rPr>
                      <w:rFonts w:ascii="Cambria Math" w:eastAsia="標楷體" w:hAnsi="Cambria Math" w:cs="Times New Roman"/>
                      <w:i/>
                      <w:color w:val="000000" w:themeColor="text1"/>
                      <w:sz w:val="20"/>
                    </w:rPr>
                  </m:ctrlPr>
                </m:sSubPr>
                <m:e>
                  <m:r>
                    <w:rPr>
                      <w:rFonts w:ascii="Cambria Math" w:eastAsia="標楷體" w:hAnsi="Cambria Math" w:cs="Times New Roman"/>
                      <w:color w:val="000000" w:themeColor="text1"/>
                      <w:kern w:val="0"/>
                      <w:sz w:val="20"/>
                      <w:szCs w:val="20"/>
                    </w:rPr>
                    <m:t>H</m:t>
                  </m:r>
                </m:e>
                <m:sub>
                  <m:r>
                    <w:rPr>
                      <w:rFonts w:ascii="Cambria Math" w:eastAsia="標楷體" w:hAnsi="Cambria Math" w:cs="Times New Roman"/>
                      <w:color w:val="000000" w:themeColor="text1"/>
                      <w:kern w:val="0"/>
                      <w:sz w:val="20"/>
                      <w:szCs w:val="20"/>
                    </w:rPr>
                    <m:t>i</m:t>
                  </m:r>
                </m:sub>
              </m:sSub>
            </m:oMath>
            <w:r w:rsidR="00E8424E" w:rsidRPr="008958B5">
              <w:rPr>
                <w:rFonts w:ascii="Times New Roman" w:eastAsia="標楷體" w:hAnsi="Times New Roman" w:cs="Times New Roman" w:hint="eastAsia"/>
                <w:color w:val="000000" w:themeColor="text1"/>
                <w:kern w:val="0"/>
                <w:sz w:val="20"/>
                <w:szCs w:val="20"/>
              </w:rPr>
              <w:t>：</w:t>
            </w:r>
            <m:oMath>
              <m:sSub>
                <m:sSubPr>
                  <m:ctrlPr>
                    <w:rPr>
                      <w:rFonts w:ascii="Cambria Math" w:eastAsia="標楷體" w:hAnsi="Cambria Math" w:cs="Times New Roman"/>
                      <w:color w:val="000000" w:themeColor="text1"/>
                      <w:sz w:val="20"/>
                      <w:vertAlign w:val="subscript"/>
                    </w:rPr>
                  </m:ctrlPr>
                </m:sSubPr>
                <m:e>
                  <m:r>
                    <m:rPr>
                      <m:sty m:val="p"/>
                    </m:rPr>
                    <w:rPr>
                      <w:rFonts w:ascii="Cambria Math" w:eastAsia="標楷體" w:hAnsi="Cambria Math" w:cs="Times New Roman" w:hint="eastAsia"/>
                      <w:color w:val="000000" w:themeColor="text1"/>
                      <w:kern w:val="0"/>
                      <w:sz w:val="20"/>
                      <w:szCs w:val="20"/>
                      <w:vertAlign w:val="subscript"/>
                    </w:rPr>
                    <m:t>避險資金成本</m:t>
                  </m:r>
                </m:e>
                <m:sub>
                  <m:r>
                    <w:rPr>
                      <w:rFonts w:ascii="Cambria Math" w:eastAsia="標楷體" w:hAnsi="Cambria Math" w:cs="Times New Roman"/>
                      <w:color w:val="000000" w:themeColor="text1"/>
                      <w:kern w:val="0"/>
                      <w:sz w:val="20"/>
                      <w:szCs w:val="20"/>
                      <w:vertAlign w:val="subscript"/>
                    </w:rPr>
                    <m:t>i</m:t>
                  </m:r>
                </m:sub>
              </m:sSub>
            </m:oMath>
            <w:r w:rsidR="00E8424E" w:rsidRPr="008958B5">
              <w:rPr>
                <w:rFonts w:ascii="Times New Roman" w:eastAsia="標楷體" w:hAnsi="Times New Roman" w:cs="Times New Roman" w:hint="eastAsia"/>
                <w:kern w:val="0"/>
                <w:sz w:val="20"/>
                <w:szCs w:val="20"/>
              </w:rPr>
              <w:t>，</w:t>
            </w:r>
            <w:r w:rsidR="00E8424E" w:rsidRPr="008958B5">
              <w:rPr>
                <w:rFonts w:ascii="Times New Roman" w:eastAsia="標楷體" w:hAnsi="Times New Roman" w:cs="Times New Roman" w:hint="eastAsia"/>
                <w:sz w:val="20"/>
                <w:szCs w:val="20"/>
              </w:rPr>
              <w:t>即</w:t>
            </w:r>
            <w:r w:rsidR="00E8424E" w:rsidRPr="008958B5">
              <w:rPr>
                <w:rFonts w:ascii="Times New Roman" w:eastAsia="標楷體" w:hAnsi="Times New Roman" w:cs="Times New Roman" w:hint="eastAsia"/>
                <w:color w:val="000000"/>
                <w:kern w:val="0"/>
                <w:sz w:val="20"/>
                <w:szCs w:val="20"/>
              </w:rPr>
              <w:t>前次連結標的付息日</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含</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起至本次連結標的付息日</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不含</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間，所對應</w:t>
            </w:r>
            <w:proofErr w:type="gramStart"/>
            <w:r w:rsidR="00E8424E" w:rsidRPr="008958B5">
              <w:rPr>
                <w:rFonts w:ascii="Times New Roman" w:eastAsia="標楷體" w:hAnsi="Times New Roman" w:cs="Times New Roman" w:hint="eastAsia"/>
                <w:color w:val="000000"/>
                <w:kern w:val="0"/>
                <w:sz w:val="20"/>
                <w:szCs w:val="20"/>
              </w:rPr>
              <w:t>之各第</w:t>
            </w:r>
            <w:proofErr w:type="gramEnd"/>
            <w:r w:rsidR="00E8424E" w:rsidRPr="008958B5">
              <w:rPr>
                <w:rFonts w:ascii="Times New Roman" w:eastAsia="標楷體" w:hAnsi="Times New Roman" w:cs="Times New Roman"/>
                <w:i/>
                <w:iCs/>
                <w:color w:val="000000"/>
                <w:kern w:val="0"/>
                <w:sz w:val="20"/>
                <w:szCs w:val="20"/>
              </w:rPr>
              <w:t>i</w:t>
            </w:r>
            <w:proofErr w:type="gramStart"/>
            <w:r w:rsidR="00E8424E" w:rsidRPr="008958B5">
              <w:rPr>
                <w:rFonts w:ascii="Times New Roman" w:eastAsia="標楷體" w:hAnsi="Times New Roman" w:cs="Times New Roman" w:hint="eastAsia"/>
                <w:color w:val="000000"/>
                <w:kern w:val="0"/>
                <w:sz w:val="20"/>
                <w:szCs w:val="20"/>
              </w:rPr>
              <w:t>個</w:t>
            </w:r>
            <w:proofErr w:type="gramEnd"/>
            <w:r w:rsidR="00E8424E" w:rsidRPr="008958B5">
              <w:rPr>
                <w:rFonts w:ascii="Times New Roman" w:eastAsia="標楷體" w:hAnsi="Times New Roman" w:cs="Times New Roman" w:hint="eastAsia"/>
                <w:color w:val="000000"/>
                <w:kern w:val="0"/>
                <w:sz w:val="20"/>
                <w:szCs w:val="20"/>
              </w:rPr>
              <w:t>計算期間之避險資金成本。</w:t>
            </w:r>
            <w:r w:rsidR="00E8424E" w:rsidRPr="008958B5">
              <w:rPr>
                <w:rFonts w:ascii="Times New Roman" w:eastAsia="標楷體" w:hAnsi="Times New Roman" w:cs="Times New Roman"/>
                <w:b/>
                <w:bCs/>
                <w:color w:val="000000"/>
                <w:kern w:val="0"/>
                <w:sz w:val="18"/>
                <w:szCs w:val="18"/>
              </w:rPr>
              <w:t>(</w:t>
            </w:r>
            <w:proofErr w:type="gramStart"/>
            <w:r w:rsidR="00E8424E" w:rsidRPr="008958B5">
              <w:rPr>
                <w:rFonts w:ascii="Times New Roman" w:eastAsia="標楷體" w:hAnsi="Times New Roman" w:cs="Times New Roman" w:hint="eastAsia"/>
                <w:b/>
                <w:bCs/>
                <w:color w:val="000000"/>
                <w:kern w:val="0"/>
                <w:sz w:val="18"/>
                <w:szCs w:val="18"/>
              </w:rPr>
              <w:t>註</w:t>
            </w:r>
            <w:proofErr w:type="gramEnd"/>
            <w:r w:rsidR="00E8424E" w:rsidRPr="008958B5">
              <w:rPr>
                <w:rFonts w:ascii="Times New Roman" w:eastAsia="標楷體" w:hAnsi="Times New Roman" w:cs="Times New Roman"/>
                <w:b/>
                <w:bCs/>
                <w:color w:val="000000"/>
                <w:kern w:val="0"/>
                <w:sz w:val="18"/>
                <w:szCs w:val="18"/>
              </w:rPr>
              <w:t>3)</w:t>
            </w:r>
          </w:p>
          <w:p w14:paraId="172C2071" w14:textId="77777777" w:rsidR="00E8424E" w:rsidRPr="008958B5" w:rsidRDefault="003C5382" w:rsidP="00B22650">
            <w:pPr>
              <w:numPr>
                <w:ilvl w:val="1"/>
                <w:numId w:val="29"/>
              </w:numPr>
              <w:autoSpaceDE w:val="0"/>
              <w:autoSpaceDN w:val="0"/>
              <w:adjustRightInd w:val="0"/>
              <w:ind w:left="556" w:rightChars="28" w:right="67" w:hanging="57"/>
              <w:jc w:val="both"/>
              <w:rPr>
                <w:rFonts w:ascii="Times New Roman" w:eastAsia="標楷體" w:hAnsi="Times New Roman" w:cs="Times New Roman"/>
                <w:bCs/>
                <w:color w:val="000000" w:themeColor="text1"/>
                <w:kern w:val="0"/>
                <w:sz w:val="20"/>
                <w:szCs w:val="20"/>
              </w:rPr>
            </w:pPr>
            <m:oMath>
              <m:sSub>
                <m:sSubPr>
                  <m:ctrlPr>
                    <w:rPr>
                      <w:rFonts w:ascii="Cambria Math" w:eastAsia="標楷體" w:hAnsi="Cambria Math" w:cs="Times New Roman"/>
                      <w:color w:val="000000" w:themeColor="text1"/>
                      <w:sz w:val="20"/>
                      <w:vertAlign w:val="subscript"/>
                    </w:rPr>
                  </m:ctrlPr>
                </m:sSubPr>
                <m:e>
                  <m:r>
                    <m:rPr>
                      <m:sty m:val="p"/>
                    </m:rPr>
                    <w:rPr>
                      <w:rFonts w:ascii="Cambria Math" w:eastAsia="標楷體" w:hAnsi="Cambria Math" w:cs="Times New Roman" w:hint="eastAsia"/>
                      <w:color w:val="000000" w:themeColor="text1"/>
                      <w:kern w:val="0"/>
                      <w:sz w:val="20"/>
                      <w:szCs w:val="20"/>
                      <w:vertAlign w:val="subscript"/>
                    </w:rPr>
                    <m:t>避險資金成本計算天數</m:t>
                  </m:r>
                </m:e>
                <m:sub>
                  <m:r>
                    <w:rPr>
                      <w:rFonts w:ascii="Cambria Math" w:eastAsia="標楷體" w:hAnsi="Cambria Math" w:cs="Times New Roman"/>
                      <w:color w:val="000000" w:themeColor="text1"/>
                      <w:kern w:val="0"/>
                      <w:sz w:val="20"/>
                      <w:szCs w:val="20"/>
                      <w:vertAlign w:val="subscript"/>
                    </w:rPr>
                    <m:t>i</m:t>
                  </m:r>
                </m:sub>
              </m:sSub>
            </m:oMath>
            <w:r w:rsidR="00E8424E" w:rsidRPr="008958B5">
              <w:rPr>
                <w:rFonts w:ascii="Times New Roman" w:eastAsia="標楷體" w:hAnsi="Times New Roman" w:cs="Times New Roman" w:hint="eastAsia"/>
                <w:color w:val="000000" w:themeColor="text1"/>
                <w:kern w:val="0"/>
                <w:sz w:val="20"/>
                <w:szCs w:val="20"/>
              </w:rPr>
              <w:t>：</w:t>
            </w:r>
            <w:r w:rsidR="00E8424E" w:rsidRPr="008958B5">
              <w:rPr>
                <w:rFonts w:ascii="Times New Roman" w:eastAsia="標楷體" w:hAnsi="Times New Roman" w:cs="Times New Roman" w:hint="eastAsia"/>
                <w:sz w:val="20"/>
                <w:szCs w:val="20"/>
              </w:rPr>
              <w:t>第</w:t>
            </w:r>
            <w:r w:rsidR="00E8424E" w:rsidRPr="008958B5">
              <w:rPr>
                <w:rFonts w:ascii="Times New Roman" w:eastAsia="標楷體" w:hAnsi="Times New Roman" w:cs="Times New Roman"/>
                <w:i/>
                <w:sz w:val="20"/>
                <w:szCs w:val="20"/>
              </w:rPr>
              <w:t>i</w:t>
            </w:r>
            <w:proofErr w:type="gramStart"/>
            <w:r w:rsidR="00E8424E" w:rsidRPr="008958B5">
              <w:rPr>
                <w:rFonts w:ascii="Times New Roman" w:eastAsia="標楷體" w:hAnsi="Times New Roman" w:cs="Times New Roman" w:hint="eastAsia"/>
                <w:kern w:val="0"/>
                <w:sz w:val="20"/>
                <w:szCs w:val="20"/>
              </w:rPr>
              <w:t>個</w:t>
            </w:r>
            <w:proofErr w:type="gramEnd"/>
            <w:r w:rsidR="00E8424E" w:rsidRPr="008958B5">
              <w:rPr>
                <w:rFonts w:ascii="Times New Roman" w:eastAsia="標楷體" w:hAnsi="Times New Roman" w:cs="Times New Roman" w:hint="eastAsia"/>
                <w:kern w:val="0"/>
                <w:sz w:val="20"/>
                <w:szCs w:val="20"/>
              </w:rPr>
              <w:t>計算期間之日曆日天數。</w:t>
            </w:r>
            <w:r w:rsidR="00E8424E" w:rsidRPr="008958B5">
              <w:rPr>
                <w:rFonts w:ascii="Times New Roman" w:eastAsia="標楷體" w:hAnsi="Times New Roman" w:cs="Times New Roman" w:hint="eastAsia"/>
                <w:sz w:val="20"/>
                <w:szCs w:val="20"/>
              </w:rPr>
              <w:t>第</w:t>
            </w:r>
            <w:r w:rsidR="00E8424E" w:rsidRPr="008958B5">
              <w:rPr>
                <w:rFonts w:ascii="Times New Roman" w:eastAsia="標楷體" w:hAnsi="Times New Roman" w:cs="Times New Roman"/>
                <w:i/>
                <w:sz w:val="20"/>
                <w:szCs w:val="20"/>
              </w:rPr>
              <w:t>i</w:t>
            </w:r>
            <w:proofErr w:type="gramStart"/>
            <w:r w:rsidR="00E8424E" w:rsidRPr="008958B5">
              <w:rPr>
                <w:rFonts w:ascii="Times New Roman" w:eastAsia="標楷體" w:hAnsi="Times New Roman" w:cs="Times New Roman" w:hint="eastAsia"/>
                <w:kern w:val="0"/>
                <w:sz w:val="20"/>
                <w:szCs w:val="20"/>
              </w:rPr>
              <w:t>個</w:t>
            </w:r>
            <w:proofErr w:type="gramEnd"/>
            <w:r w:rsidR="00E8424E" w:rsidRPr="008958B5">
              <w:rPr>
                <w:rFonts w:ascii="Times New Roman" w:eastAsia="標楷體" w:hAnsi="Times New Roman" w:cs="Times New Roman" w:hint="eastAsia"/>
                <w:kern w:val="0"/>
                <w:sz w:val="20"/>
                <w:szCs w:val="20"/>
              </w:rPr>
              <w:t>計算期間係指</w:t>
            </w:r>
            <w:r w:rsidR="00E8424E" w:rsidRPr="008958B5">
              <w:rPr>
                <w:rFonts w:ascii="Times New Roman" w:eastAsia="標楷體" w:hAnsi="Times New Roman" w:cs="Times New Roman" w:hint="eastAsia"/>
                <w:color w:val="000000"/>
                <w:kern w:val="0"/>
                <w:sz w:val="20"/>
                <w:szCs w:val="20"/>
              </w:rPr>
              <w:t>前次連結標的付息日</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含</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起至本次連結標的付息日</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不含</w:t>
            </w:r>
            <w:r w:rsidR="00E8424E" w:rsidRPr="008958B5">
              <w:rPr>
                <w:rFonts w:ascii="Times New Roman" w:eastAsia="標楷體" w:hAnsi="Times New Roman" w:cs="Times New Roman"/>
                <w:color w:val="000000"/>
                <w:kern w:val="0"/>
                <w:sz w:val="20"/>
                <w:szCs w:val="20"/>
              </w:rPr>
              <w:t>)</w:t>
            </w:r>
            <w:r w:rsidR="00E8424E" w:rsidRPr="008958B5">
              <w:rPr>
                <w:rFonts w:ascii="Times New Roman" w:eastAsia="標楷體" w:hAnsi="Times New Roman" w:cs="Times New Roman" w:hint="eastAsia"/>
                <w:color w:val="000000"/>
                <w:kern w:val="0"/>
                <w:sz w:val="20"/>
                <w:szCs w:val="20"/>
              </w:rPr>
              <w:t>間，所對應</w:t>
            </w:r>
            <w:proofErr w:type="gramStart"/>
            <w:r w:rsidR="00E8424E" w:rsidRPr="008958B5">
              <w:rPr>
                <w:rFonts w:ascii="Times New Roman" w:eastAsia="標楷體" w:hAnsi="Times New Roman" w:cs="Times New Roman" w:hint="eastAsia"/>
                <w:color w:val="000000"/>
                <w:kern w:val="0"/>
                <w:sz w:val="20"/>
                <w:szCs w:val="20"/>
              </w:rPr>
              <w:t>之各第</w:t>
            </w:r>
            <w:proofErr w:type="gramEnd"/>
            <w:r w:rsidR="00E8424E" w:rsidRPr="008958B5">
              <w:rPr>
                <w:rFonts w:ascii="Times New Roman" w:eastAsia="標楷體" w:hAnsi="Times New Roman" w:cs="Times New Roman"/>
                <w:i/>
                <w:iCs/>
                <w:color w:val="000000"/>
                <w:kern w:val="0"/>
                <w:sz w:val="20"/>
                <w:szCs w:val="20"/>
              </w:rPr>
              <w:t>i</w:t>
            </w:r>
            <w:proofErr w:type="gramStart"/>
            <w:r w:rsidR="00E8424E" w:rsidRPr="008958B5">
              <w:rPr>
                <w:rFonts w:ascii="Times New Roman" w:eastAsia="標楷體" w:hAnsi="Times New Roman" w:cs="Times New Roman" w:hint="eastAsia"/>
                <w:color w:val="000000"/>
                <w:kern w:val="0"/>
                <w:sz w:val="20"/>
                <w:szCs w:val="20"/>
              </w:rPr>
              <w:t>個</w:t>
            </w:r>
            <w:proofErr w:type="gramEnd"/>
            <w:r w:rsidR="00E8424E" w:rsidRPr="008958B5">
              <w:rPr>
                <w:rFonts w:ascii="Times New Roman" w:eastAsia="標楷體" w:hAnsi="Times New Roman" w:cs="Times New Roman" w:hint="eastAsia"/>
                <w:color w:val="000000"/>
                <w:kern w:val="0"/>
                <w:sz w:val="20"/>
                <w:szCs w:val="20"/>
              </w:rPr>
              <w:t>計算期間。</w:t>
            </w:r>
            <w:r w:rsidR="00E8424E" w:rsidRPr="008958B5">
              <w:rPr>
                <w:rFonts w:ascii="Times New Roman" w:eastAsia="標楷體" w:hAnsi="Times New Roman" w:cs="Times New Roman"/>
                <w:b/>
                <w:bCs/>
                <w:color w:val="000000"/>
                <w:kern w:val="0"/>
                <w:sz w:val="18"/>
                <w:szCs w:val="18"/>
              </w:rPr>
              <w:t>(</w:t>
            </w:r>
            <w:proofErr w:type="gramStart"/>
            <w:r w:rsidR="00E8424E" w:rsidRPr="008958B5">
              <w:rPr>
                <w:rFonts w:ascii="Times New Roman" w:eastAsia="標楷體" w:hAnsi="Times New Roman" w:cs="Times New Roman" w:hint="eastAsia"/>
                <w:b/>
                <w:bCs/>
                <w:color w:val="000000"/>
                <w:kern w:val="0"/>
                <w:sz w:val="18"/>
                <w:szCs w:val="18"/>
              </w:rPr>
              <w:t>註</w:t>
            </w:r>
            <w:proofErr w:type="gramEnd"/>
            <w:r w:rsidR="00E8424E" w:rsidRPr="008958B5">
              <w:rPr>
                <w:rFonts w:ascii="Times New Roman" w:eastAsia="標楷體" w:hAnsi="Times New Roman" w:cs="Times New Roman"/>
                <w:b/>
                <w:bCs/>
                <w:color w:val="000000"/>
                <w:kern w:val="0"/>
                <w:sz w:val="18"/>
                <w:szCs w:val="18"/>
              </w:rPr>
              <w:t>4)</w:t>
            </w:r>
          </w:p>
          <w:p w14:paraId="12E55E1A" w14:textId="77777777" w:rsidR="00E8424E" w:rsidRPr="008958B5" w:rsidRDefault="00E8424E" w:rsidP="00B22650">
            <w:pPr>
              <w:numPr>
                <w:ilvl w:val="1"/>
                <w:numId w:val="29"/>
              </w:numPr>
              <w:autoSpaceDE w:val="0"/>
              <w:autoSpaceDN w:val="0"/>
              <w:adjustRightInd w:val="0"/>
              <w:ind w:left="556" w:rightChars="28" w:right="67" w:hanging="57"/>
              <w:jc w:val="both"/>
              <w:rPr>
                <w:rFonts w:ascii="Times New Roman" w:eastAsia="標楷體" w:hAnsi="Times New Roman" w:cs="Times New Roman"/>
                <w:bCs/>
                <w:color w:val="000000" w:themeColor="text1"/>
                <w:kern w:val="0"/>
                <w:sz w:val="20"/>
                <w:szCs w:val="20"/>
              </w:rPr>
            </w:pPr>
            <w:r w:rsidRPr="008958B5">
              <w:rPr>
                <w:rFonts w:ascii="Times New Roman" w:eastAsia="標楷體" w:hAnsi="Times New Roman" w:cs="Times New Roman"/>
                <w:i/>
                <w:kern w:val="0"/>
                <w:sz w:val="20"/>
                <w:szCs w:val="20"/>
              </w:rPr>
              <w:t>n</w:t>
            </w:r>
            <w:r w:rsidRPr="008958B5">
              <w:rPr>
                <w:rFonts w:ascii="Times New Roman" w:eastAsia="標楷體" w:hAnsi="Times New Roman" w:cs="Times New Roman" w:hint="eastAsia"/>
                <w:kern w:val="0"/>
                <w:sz w:val="20"/>
                <w:szCs w:val="20"/>
              </w:rPr>
              <w:t>：</w:t>
            </w:r>
            <w:r w:rsidRPr="008958B5">
              <w:rPr>
                <w:rFonts w:ascii="Times New Roman" w:eastAsia="標楷體" w:hAnsi="Times New Roman" w:cs="Times New Roman" w:hint="eastAsia"/>
                <w:color w:val="000000" w:themeColor="text1"/>
                <w:kern w:val="0"/>
                <w:sz w:val="20"/>
                <w:szCs w:val="20"/>
              </w:rPr>
              <w:t>該期計算期間終止日為本次連結標的付息日</w:t>
            </w:r>
            <w:r w:rsidRPr="008958B5">
              <w:rPr>
                <w:rFonts w:ascii="Times New Roman" w:eastAsia="標楷體" w:hAnsi="Times New Roman" w:cs="Times New Roman" w:hint="eastAsia"/>
                <w:sz w:val="20"/>
                <w:szCs w:val="20"/>
              </w:rPr>
              <w:t>。</w:t>
            </w:r>
          </w:p>
          <w:p w14:paraId="0457D720" w14:textId="77777777" w:rsidR="00E8424E" w:rsidRPr="008958B5" w:rsidRDefault="00E8424E" w:rsidP="00E8424E">
            <w:pPr>
              <w:autoSpaceDE w:val="0"/>
              <w:autoSpaceDN w:val="0"/>
              <w:adjustRightInd w:val="0"/>
              <w:ind w:left="272" w:right="74"/>
              <w:jc w:val="both"/>
              <w:rPr>
                <w:rFonts w:ascii="Times New Roman" w:eastAsia="標楷體" w:hAnsi="Times New Roman" w:cs="Times New Roman"/>
                <w:b/>
                <w:kern w:val="0"/>
                <w:sz w:val="21"/>
                <w:szCs w:val="21"/>
              </w:rPr>
            </w:pPr>
            <w:r w:rsidRPr="008958B5">
              <w:rPr>
                <w:rFonts w:ascii="Times New Roman" w:eastAsia="標楷體" w:hAnsi="Times New Roman" w:cs="Times New Roman"/>
                <w:b/>
                <w:bCs/>
                <w:color w:val="000000"/>
                <w:kern w:val="0"/>
                <w:sz w:val="18"/>
                <w:szCs w:val="18"/>
              </w:rPr>
              <w:lastRenderedPageBreak/>
              <w:t>(</w:t>
            </w:r>
            <w:proofErr w:type="gramStart"/>
            <w:r w:rsidRPr="008958B5">
              <w:rPr>
                <w:rFonts w:ascii="Times New Roman" w:eastAsia="標楷體" w:hAnsi="Times New Roman" w:cs="Times New Roman" w:hint="eastAsia"/>
                <w:b/>
                <w:bCs/>
                <w:color w:val="000000"/>
                <w:kern w:val="0"/>
                <w:sz w:val="18"/>
                <w:szCs w:val="18"/>
              </w:rPr>
              <w:t>註</w:t>
            </w:r>
            <w:proofErr w:type="gramEnd"/>
            <w:r w:rsidRPr="008958B5">
              <w:rPr>
                <w:rFonts w:ascii="Times New Roman" w:eastAsia="標楷體" w:hAnsi="Times New Roman" w:cs="Times New Roman"/>
                <w:b/>
                <w:bCs/>
                <w:color w:val="000000"/>
                <w:kern w:val="0"/>
                <w:sz w:val="18"/>
                <w:szCs w:val="18"/>
              </w:rPr>
              <w:t>1)</w:t>
            </w:r>
            <w:r w:rsidRPr="008958B5">
              <w:rPr>
                <w:rFonts w:ascii="Times New Roman" w:eastAsia="標楷體" w:hAnsi="Times New Roman" w:cs="Times New Roman" w:hint="eastAsia"/>
                <w:b/>
                <w:bCs/>
                <w:color w:val="000000"/>
                <w:kern w:val="0"/>
                <w:sz w:val="18"/>
                <w:szCs w:val="18"/>
              </w:rPr>
              <w:t>：若連結標的自發行日後</w:t>
            </w:r>
            <w:r w:rsidRPr="008958B5">
              <w:rPr>
                <w:rFonts w:ascii="Cambria Math" w:eastAsia="標楷體" w:hAnsi="Cambria Math" w:cs="Times New Roman" w:hint="eastAsia"/>
                <w:b/>
                <w:kern w:val="0"/>
                <w:sz w:val="18"/>
                <w:szCs w:val="18"/>
              </w:rPr>
              <w:t>，直至</w:t>
            </w:r>
            <w:r w:rsidRPr="008958B5">
              <w:rPr>
                <w:rFonts w:ascii="Times New Roman" w:eastAsia="標楷體" w:hAnsi="Times New Roman" w:cs="Times New Roman" w:hint="eastAsia"/>
                <w:b/>
                <w:bCs/>
                <w:color w:val="000000"/>
                <w:kern w:val="0"/>
                <w:sz w:val="18"/>
                <w:szCs w:val="18"/>
              </w:rPr>
              <w:t>本次連結標的付息日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前</w:t>
            </w:r>
            <w:r w:rsidRPr="008958B5">
              <w:rPr>
                <w:rFonts w:ascii="Cambria Math" w:eastAsia="標楷體" w:hAnsi="Cambria Math" w:cs="Times New Roman" w:hint="eastAsia"/>
                <w:b/>
                <w:kern w:val="0"/>
                <w:sz w:val="18"/>
                <w:szCs w:val="18"/>
              </w:rPr>
              <w:t>，</w:t>
            </w:r>
            <w:r w:rsidRPr="008958B5">
              <w:rPr>
                <w:rFonts w:ascii="Times New Roman" w:eastAsia="標楷體" w:hAnsi="Times New Roman" w:cs="Times New Roman" w:hint="eastAsia"/>
                <w:b/>
                <w:bCs/>
                <w:color w:val="000000"/>
                <w:kern w:val="0"/>
                <w:sz w:val="18"/>
                <w:szCs w:val="18"/>
              </w:rPr>
              <w:t>均未曾付息者</w:t>
            </w:r>
            <w:r w:rsidRPr="008958B5">
              <w:rPr>
                <w:rFonts w:ascii="Cambria Math" w:eastAsia="標楷體" w:hAnsi="Cambria Math" w:cs="Times New Roman" w:hint="eastAsia"/>
                <w:b/>
                <w:kern w:val="0"/>
                <w:sz w:val="18"/>
                <w:szCs w:val="18"/>
              </w:rPr>
              <w:t>，</w:t>
            </w:r>
            <m:oMath>
              <m:sSub>
                <m:sSubPr>
                  <m:ctrlPr>
                    <w:rPr>
                      <w:rFonts w:ascii="Cambria Math" w:eastAsia="標楷體" w:hAnsi="Cambria Math" w:cs="Times New Roman"/>
                      <w:b/>
                      <w:color w:val="000000" w:themeColor="text1"/>
                      <w:sz w:val="18"/>
                    </w:rPr>
                  </m:ctrlPr>
                </m:sSubPr>
                <m:e>
                  <m:r>
                    <m:rPr>
                      <m:sty m:val="bi"/>
                    </m:rPr>
                    <w:rPr>
                      <w:rFonts w:ascii="Cambria Math" w:eastAsia="標楷體" w:hAnsi="Cambria Math" w:cs="Times New Roman"/>
                      <w:color w:val="000000" w:themeColor="text1"/>
                      <w:kern w:val="0"/>
                      <w:sz w:val="18"/>
                      <w:szCs w:val="18"/>
                    </w:rPr>
                    <m:t>C</m:t>
                  </m:r>
                </m:e>
                <m:sub>
                  <m:r>
                    <m:rPr>
                      <m:sty m:val="bi"/>
                    </m:rPr>
                    <w:rPr>
                      <w:rFonts w:ascii="Cambria Math" w:eastAsia="標楷體" w:hAnsi="Cambria Math" w:cs="Times New Roman"/>
                      <w:color w:val="000000" w:themeColor="text1"/>
                      <w:kern w:val="0"/>
                      <w:sz w:val="18"/>
                      <w:szCs w:val="18"/>
                    </w:rPr>
                    <m:t>i</m:t>
                  </m:r>
                </m:sub>
              </m:sSub>
            </m:oMath>
            <w:r w:rsidRPr="008958B5">
              <w:rPr>
                <w:rFonts w:ascii="Cambria Math" w:eastAsia="標楷體" w:hAnsi="Cambria Math" w:cs="Times New Roman" w:hint="eastAsia"/>
                <w:b/>
                <w:kern w:val="0"/>
                <w:sz w:val="18"/>
                <w:szCs w:val="18"/>
              </w:rPr>
              <w:t>為自連結標的發行日</w:t>
            </w:r>
            <w:r w:rsidRPr="008958B5">
              <w:rPr>
                <w:rFonts w:ascii="Cambria Math" w:eastAsia="標楷體" w:hAnsi="Cambria Math" w:cs="Times New Roman"/>
                <w:b/>
                <w:kern w:val="0"/>
                <w:sz w:val="18"/>
                <w:szCs w:val="18"/>
              </w:rPr>
              <w:t>(</w:t>
            </w:r>
            <w:r w:rsidRPr="008958B5">
              <w:rPr>
                <w:rFonts w:ascii="Cambria Math" w:eastAsia="標楷體" w:hAnsi="Cambria Math" w:cs="Times New Roman" w:hint="eastAsia"/>
                <w:b/>
                <w:kern w:val="0"/>
                <w:sz w:val="18"/>
                <w:szCs w:val="18"/>
              </w:rPr>
              <w:t>含</w:t>
            </w:r>
            <w:r w:rsidRPr="008958B5">
              <w:rPr>
                <w:rFonts w:ascii="Cambria Math" w:eastAsia="標楷體" w:hAnsi="Cambria Math" w:cs="Times New Roman"/>
                <w:b/>
                <w:kern w:val="0"/>
                <w:sz w:val="18"/>
                <w:szCs w:val="18"/>
              </w:rPr>
              <w:t>)</w:t>
            </w:r>
            <w:r w:rsidRPr="008958B5">
              <w:rPr>
                <w:rFonts w:ascii="Cambria Math" w:eastAsia="標楷體" w:hAnsi="Cambria Math" w:cs="Times New Roman" w:hint="eastAsia"/>
                <w:b/>
                <w:kern w:val="0"/>
                <w:sz w:val="18"/>
                <w:szCs w:val="18"/>
              </w:rPr>
              <w:t>起至</w:t>
            </w:r>
            <w:r w:rsidRPr="008958B5">
              <w:rPr>
                <w:rFonts w:ascii="Times New Roman" w:eastAsia="標楷體" w:hAnsi="Times New Roman" w:cs="Times New Roman" w:hint="eastAsia"/>
                <w:b/>
                <w:bCs/>
                <w:color w:val="000000"/>
                <w:kern w:val="0"/>
                <w:sz w:val="18"/>
                <w:szCs w:val="18"/>
              </w:rPr>
              <w:t>本次連結標的付息日</w:t>
            </w:r>
            <w:r w:rsidRPr="008958B5">
              <w:rPr>
                <w:rFonts w:ascii="Cambria Math" w:eastAsia="標楷體" w:hAnsi="Cambria Math" w:cs="Times New Roman"/>
                <w:b/>
                <w:kern w:val="0"/>
                <w:sz w:val="18"/>
                <w:szCs w:val="18"/>
              </w:rPr>
              <w:t>(</w:t>
            </w:r>
            <w:r w:rsidRPr="008958B5">
              <w:rPr>
                <w:rFonts w:ascii="Cambria Math" w:eastAsia="標楷體" w:hAnsi="Cambria Math" w:cs="Times New Roman" w:hint="eastAsia"/>
                <w:b/>
                <w:kern w:val="0"/>
                <w:sz w:val="18"/>
                <w:szCs w:val="18"/>
              </w:rPr>
              <w:t>不含</w:t>
            </w:r>
            <w:r w:rsidRPr="008958B5">
              <w:rPr>
                <w:rFonts w:ascii="Cambria Math" w:eastAsia="標楷體" w:hAnsi="Cambria Math" w:cs="Times New Roman"/>
                <w:b/>
                <w:kern w:val="0"/>
                <w:sz w:val="18"/>
                <w:szCs w:val="18"/>
              </w:rPr>
              <w:t>)</w:t>
            </w:r>
            <w:r w:rsidRPr="008958B5">
              <w:rPr>
                <w:rFonts w:ascii="Cambria Math" w:eastAsia="標楷體" w:hAnsi="Cambria Math" w:cs="Times New Roman" w:hint="eastAsia"/>
                <w:b/>
                <w:kern w:val="0"/>
                <w:sz w:val="18"/>
                <w:szCs w:val="18"/>
              </w:rPr>
              <w:t>間，所對應</w:t>
            </w:r>
            <w:proofErr w:type="gramStart"/>
            <w:r w:rsidRPr="008958B5">
              <w:rPr>
                <w:rFonts w:ascii="Cambria Math" w:eastAsia="標楷體" w:hAnsi="Cambria Math" w:cs="Times New Roman" w:hint="eastAsia"/>
                <w:b/>
                <w:kern w:val="0"/>
                <w:sz w:val="18"/>
                <w:szCs w:val="18"/>
              </w:rPr>
              <w:t>之各第</w:t>
            </w:r>
            <w:proofErr w:type="gramEnd"/>
            <w:r w:rsidRPr="008958B5">
              <w:rPr>
                <w:rFonts w:ascii="Times New Roman" w:eastAsia="標楷體" w:hAnsi="Times New Roman" w:cs="Times New Roman"/>
                <w:b/>
                <w:i/>
                <w:kern w:val="0"/>
                <w:sz w:val="18"/>
                <w:szCs w:val="18"/>
              </w:rPr>
              <w:t>i</w:t>
            </w:r>
            <w:proofErr w:type="gramStart"/>
            <w:r w:rsidRPr="008958B5">
              <w:rPr>
                <w:rFonts w:ascii="Cambria Math" w:eastAsia="標楷體" w:hAnsi="Cambria Math" w:cs="Times New Roman" w:hint="eastAsia"/>
                <w:b/>
                <w:kern w:val="0"/>
                <w:sz w:val="18"/>
                <w:szCs w:val="18"/>
              </w:rPr>
              <w:t>個</w:t>
            </w:r>
            <w:proofErr w:type="gramEnd"/>
            <w:r w:rsidRPr="008958B5">
              <w:rPr>
                <w:rFonts w:ascii="Cambria Math" w:eastAsia="標楷體" w:hAnsi="Cambria Math" w:cs="Times New Roman" w:hint="eastAsia"/>
                <w:b/>
                <w:kern w:val="0"/>
                <w:sz w:val="18"/>
                <w:szCs w:val="18"/>
              </w:rPr>
              <w:t>連結標的計息期間之連結標的票面利率</w:t>
            </w:r>
            <w:r w:rsidRPr="008958B5">
              <w:rPr>
                <w:rFonts w:ascii="Cambria Math" w:eastAsia="標楷體" w:hAnsi="Cambria Math" w:cs="Times New Roman" w:hint="eastAsia"/>
                <w:b/>
                <w:kern w:val="0"/>
                <w:sz w:val="21"/>
                <w:szCs w:val="21"/>
              </w:rPr>
              <w:t>。</w:t>
            </w:r>
          </w:p>
          <w:p w14:paraId="38E4ABA2" w14:textId="77777777" w:rsidR="00E8424E" w:rsidRPr="008958B5" w:rsidRDefault="00E8424E" w:rsidP="00E8424E">
            <w:pPr>
              <w:autoSpaceDE w:val="0"/>
              <w:autoSpaceDN w:val="0"/>
              <w:adjustRightInd w:val="0"/>
              <w:ind w:left="272" w:right="74"/>
              <w:jc w:val="both"/>
              <w:rPr>
                <w:rFonts w:ascii="Times New Roman" w:eastAsia="標楷體" w:hAnsi="Times New Roman" w:cs="Times New Roman"/>
                <w:sz w:val="20"/>
                <w:szCs w:val="20"/>
              </w:rPr>
            </w:pPr>
            <w:r w:rsidRPr="008958B5">
              <w:rPr>
                <w:rFonts w:ascii="Times New Roman" w:eastAsia="標楷體" w:hAnsi="Times New Roman" w:cs="Times New Roman"/>
                <w:b/>
                <w:bCs/>
                <w:color w:val="000000"/>
                <w:kern w:val="0"/>
                <w:sz w:val="18"/>
                <w:szCs w:val="18"/>
              </w:rPr>
              <w:t>(</w:t>
            </w:r>
            <w:proofErr w:type="gramStart"/>
            <w:r w:rsidRPr="008958B5">
              <w:rPr>
                <w:rFonts w:ascii="Times New Roman" w:eastAsia="標楷體" w:hAnsi="Times New Roman" w:cs="Times New Roman" w:hint="eastAsia"/>
                <w:b/>
                <w:bCs/>
                <w:color w:val="000000"/>
                <w:kern w:val="0"/>
                <w:sz w:val="18"/>
                <w:szCs w:val="18"/>
              </w:rPr>
              <w:t>註</w:t>
            </w:r>
            <w:proofErr w:type="gramEnd"/>
            <w:r w:rsidRPr="008958B5">
              <w:rPr>
                <w:rFonts w:ascii="Times New Roman" w:eastAsia="標楷體" w:hAnsi="Times New Roman" w:cs="Times New Roman"/>
                <w:b/>
                <w:bCs/>
                <w:color w:val="000000"/>
                <w:kern w:val="0"/>
                <w:sz w:val="18"/>
                <w:szCs w:val="18"/>
              </w:rPr>
              <w:t>2)</w:t>
            </w:r>
            <w:r w:rsidRPr="008958B5">
              <w:rPr>
                <w:rFonts w:ascii="Times New Roman" w:eastAsia="標楷體" w:hAnsi="Times New Roman" w:cs="Times New Roman" w:hint="eastAsia"/>
                <w:b/>
                <w:bCs/>
                <w:color w:val="000000"/>
                <w:kern w:val="0"/>
                <w:sz w:val="18"/>
                <w:szCs w:val="18"/>
              </w:rPr>
              <w:t>：若連結標的自發行日後</w:t>
            </w:r>
            <w:r w:rsidRPr="008958B5">
              <w:rPr>
                <w:rFonts w:ascii="Cambria Math" w:eastAsia="標楷體" w:hAnsi="Cambria Math" w:cs="Times New Roman" w:hint="eastAsia"/>
                <w:b/>
                <w:kern w:val="0"/>
                <w:sz w:val="18"/>
                <w:szCs w:val="18"/>
              </w:rPr>
              <w:t>，直至</w:t>
            </w:r>
            <w:r w:rsidRPr="008958B5">
              <w:rPr>
                <w:rFonts w:ascii="Times New Roman" w:eastAsia="標楷體" w:hAnsi="Times New Roman" w:cs="Times New Roman" w:hint="eastAsia"/>
                <w:b/>
                <w:bCs/>
                <w:color w:val="000000"/>
                <w:kern w:val="0"/>
                <w:sz w:val="18"/>
                <w:szCs w:val="18"/>
              </w:rPr>
              <w:t>本次連結標的付息日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前</w:t>
            </w:r>
            <w:r w:rsidRPr="008958B5">
              <w:rPr>
                <w:rFonts w:ascii="Cambria Math" w:eastAsia="標楷體" w:hAnsi="Cambria Math" w:cs="Times New Roman" w:hint="eastAsia"/>
                <w:b/>
                <w:kern w:val="0"/>
                <w:sz w:val="18"/>
                <w:szCs w:val="18"/>
              </w:rPr>
              <w:t>，</w:t>
            </w:r>
            <w:r w:rsidRPr="008958B5">
              <w:rPr>
                <w:rFonts w:ascii="Times New Roman" w:eastAsia="標楷體" w:hAnsi="Times New Roman" w:cs="Times New Roman" w:hint="eastAsia"/>
                <w:b/>
                <w:bCs/>
                <w:color w:val="000000"/>
                <w:kern w:val="0"/>
                <w:sz w:val="18"/>
                <w:szCs w:val="18"/>
              </w:rPr>
              <w:t>均未曾付息者</w:t>
            </w:r>
            <w:r w:rsidRPr="008958B5">
              <w:rPr>
                <w:rFonts w:ascii="Cambria Math" w:eastAsia="標楷體" w:hAnsi="Cambria Math" w:cs="Times New Roman" w:hint="eastAsia"/>
                <w:b/>
                <w:kern w:val="0"/>
                <w:sz w:val="18"/>
                <w:szCs w:val="18"/>
              </w:rPr>
              <w:t>，</w:t>
            </w:r>
            <w:r w:rsidRPr="008958B5">
              <w:rPr>
                <w:rFonts w:ascii="Times New Roman" w:eastAsia="標楷體" w:hAnsi="Times New Roman" w:cs="Times New Roman" w:hint="eastAsia"/>
                <w:b/>
                <w:bCs/>
                <w:color w:val="000000"/>
                <w:kern w:val="0"/>
                <w:sz w:val="18"/>
                <w:szCs w:val="18"/>
              </w:rPr>
              <w:t>則第</w:t>
            </w:r>
            <w:r w:rsidRPr="008958B5">
              <w:rPr>
                <w:rFonts w:ascii="Times New Roman" w:eastAsia="標楷體" w:hAnsi="Times New Roman" w:cs="Times New Roman"/>
                <w:b/>
                <w:bCs/>
                <w:i/>
                <w:color w:val="000000"/>
                <w:kern w:val="0"/>
                <w:sz w:val="18"/>
                <w:szCs w:val="18"/>
              </w:rPr>
              <w:t>i</w:t>
            </w:r>
            <w:proofErr w:type="gramStart"/>
            <w:r w:rsidRPr="008958B5">
              <w:rPr>
                <w:rFonts w:ascii="Times New Roman" w:eastAsia="標楷體" w:hAnsi="Times New Roman" w:cs="Times New Roman" w:hint="eastAsia"/>
                <w:b/>
                <w:bCs/>
                <w:color w:val="000000"/>
                <w:kern w:val="0"/>
                <w:sz w:val="18"/>
                <w:szCs w:val="18"/>
              </w:rPr>
              <w:t>個</w:t>
            </w:r>
            <w:proofErr w:type="gramEnd"/>
            <w:r w:rsidRPr="008958B5">
              <w:rPr>
                <w:rFonts w:ascii="Times New Roman" w:eastAsia="標楷體" w:hAnsi="Times New Roman" w:cs="Times New Roman" w:hint="eastAsia"/>
                <w:b/>
                <w:bCs/>
                <w:color w:val="000000"/>
                <w:kern w:val="0"/>
                <w:sz w:val="18"/>
                <w:szCs w:val="18"/>
              </w:rPr>
              <w:t>連結標的計息期間係指自連結標的發行日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起至本次連結標的付息日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間，所對應之第</w:t>
            </w:r>
            <w:r w:rsidRPr="008958B5">
              <w:rPr>
                <w:rFonts w:ascii="Times New Roman" w:eastAsia="標楷體" w:hAnsi="Times New Roman" w:cs="Times New Roman"/>
                <w:b/>
                <w:bCs/>
                <w:i/>
                <w:color w:val="000000"/>
                <w:kern w:val="0"/>
                <w:sz w:val="18"/>
                <w:szCs w:val="18"/>
              </w:rPr>
              <w:t>i</w:t>
            </w:r>
            <w:proofErr w:type="gramStart"/>
            <w:r w:rsidRPr="008958B5">
              <w:rPr>
                <w:rFonts w:ascii="Times New Roman" w:eastAsia="標楷體" w:hAnsi="Times New Roman" w:cs="Times New Roman" w:hint="eastAsia"/>
                <w:b/>
                <w:bCs/>
                <w:color w:val="000000"/>
                <w:kern w:val="0"/>
                <w:sz w:val="18"/>
                <w:szCs w:val="18"/>
              </w:rPr>
              <w:t>個</w:t>
            </w:r>
            <w:proofErr w:type="gramEnd"/>
            <w:r w:rsidRPr="008958B5">
              <w:rPr>
                <w:rFonts w:ascii="Times New Roman" w:eastAsia="標楷體" w:hAnsi="Times New Roman" w:cs="Times New Roman" w:hint="eastAsia"/>
                <w:b/>
                <w:bCs/>
                <w:color w:val="000000"/>
                <w:kern w:val="0"/>
                <w:sz w:val="18"/>
                <w:szCs w:val="18"/>
              </w:rPr>
              <w:t>連結標的計息期間</w:t>
            </w:r>
            <w:r w:rsidRPr="008958B5">
              <w:rPr>
                <w:rFonts w:ascii="Times New Roman" w:eastAsia="標楷體" w:hAnsi="Times New Roman" w:cs="Times New Roman" w:hint="eastAsia"/>
                <w:b/>
                <w:kern w:val="0"/>
                <w:sz w:val="21"/>
                <w:szCs w:val="21"/>
              </w:rPr>
              <w:t>。</w:t>
            </w:r>
          </w:p>
          <w:p w14:paraId="37994ADB" w14:textId="77777777" w:rsidR="00E8424E" w:rsidRPr="008958B5" w:rsidRDefault="00E8424E" w:rsidP="00E8424E">
            <w:pPr>
              <w:autoSpaceDE w:val="0"/>
              <w:autoSpaceDN w:val="0"/>
              <w:adjustRightInd w:val="0"/>
              <w:ind w:left="272" w:right="74"/>
              <w:jc w:val="both"/>
              <w:rPr>
                <w:rFonts w:ascii="Times New Roman" w:eastAsia="標楷體" w:hAnsi="Times New Roman" w:cs="Times New Roman"/>
                <w:b/>
                <w:bCs/>
                <w:color w:val="000000"/>
                <w:kern w:val="0"/>
                <w:sz w:val="18"/>
                <w:szCs w:val="18"/>
              </w:rPr>
            </w:pPr>
            <w:r w:rsidRPr="008958B5">
              <w:rPr>
                <w:rFonts w:ascii="Times New Roman" w:eastAsia="標楷體" w:hAnsi="Times New Roman" w:cs="Times New Roman"/>
                <w:b/>
                <w:bCs/>
                <w:color w:val="000000"/>
                <w:kern w:val="0"/>
                <w:sz w:val="18"/>
                <w:szCs w:val="18"/>
              </w:rPr>
              <w:t>(</w:t>
            </w:r>
            <w:proofErr w:type="gramStart"/>
            <w:r w:rsidRPr="008958B5">
              <w:rPr>
                <w:rFonts w:ascii="Times New Roman" w:eastAsia="標楷體" w:hAnsi="Times New Roman" w:cs="Times New Roman" w:hint="eastAsia"/>
                <w:b/>
                <w:bCs/>
                <w:color w:val="000000"/>
                <w:kern w:val="0"/>
                <w:sz w:val="18"/>
                <w:szCs w:val="18"/>
              </w:rPr>
              <w:t>註</w:t>
            </w:r>
            <w:proofErr w:type="gramEnd"/>
            <w:r w:rsidRPr="008958B5">
              <w:rPr>
                <w:rFonts w:ascii="Times New Roman" w:eastAsia="標楷體" w:hAnsi="Times New Roman" w:cs="Times New Roman"/>
                <w:b/>
                <w:bCs/>
                <w:color w:val="000000"/>
                <w:kern w:val="0"/>
                <w:sz w:val="18"/>
                <w:szCs w:val="18"/>
              </w:rPr>
              <w:t>3)</w:t>
            </w:r>
            <w:r w:rsidRPr="008958B5">
              <w:rPr>
                <w:rFonts w:ascii="Times New Roman" w:eastAsia="標楷體" w:hAnsi="Times New Roman" w:cs="Times New Roman" w:hint="eastAsia"/>
                <w:b/>
                <w:bCs/>
                <w:color w:val="000000"/>
                <w:kern w:val="0"/>
                <w:sz w:val="18"/>
                <w:szCs w:val="18"/>
              </w:rPr>
              <w:t>：若連結標的自發行日後</w:t>
            </w:r>
            <w:r w:rsidRPr="008958B5">
              <w:rPr>
                <w:rFonts w:ascii="Cambria Math" w:eastAsia="標楷體" w:hAnsi="Cambria Math" w:cs="Times New Roman" w:hint="eastAsia"/>
                <w:b/>
                <w:kern w:val="0"/>
                <w:sz w:val="18"/>
                <w:szCs w:val="18"/>
              </w:rPr>
              <w:t>，直至</w:t>
            </w:r>
            <w:r w:rsidRPr="008958B5">
              <w:rPr>
                <w:rFonts w:ascii="Times New Roman" w:eastAsia="標楷體" w:hAnsi="Times New Roman" w:cs="Times New Roman" w:hint="eastAsia"/>
                <w:b/>
                <w:bCs/>
                <w:color w:val="000000"/>
                <w:kern w:val="0"/>
                <w:sz w:val="18"/>
                <w:szCs w:val="18"/>
              </w:rPr>
              <w:t>本次連結標的付息日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前</w:t>
            </w:r>
            <w:r w:rsidRPr="008958B5">
              <w:rPr>
                <w:rFonts w:ascii="Cambria Math" w:eastAsia="標楷體" w:hAnsi="Cambria Math" w:cs="Times New Roman" w:hint="eastAsia"/>
                <w:b/>
                <w:kern w:val="0"/>
                <w:sz w:val="18"/>
                <w:szCs w:val="18"/>
              </w:rPr>
              <w:t>，</w:t>
            </w:r>
            <w:r w:rsidRPr="008958B5">
              <w:rPr>
                <w:rFonts w:ascii="Times New Roman" w:eastAsia="標楷體" w:hAnsi="Times New Roman" w:cs="Times New Roman" w:hint="eastAsia"/>
                <w:b/>
                <w:bCs/>
                <w:color w:val="000000"/>
                <w:kern w:val="0"/>
                <w:sz w:val="18"/>
                <w:szCs w:val="18"/>
              </w:rPr>
              <w:t>均未曾付息者</w:t>
            </w:r>
            <w:r w:rsidRPr="008958B5">
              <w:rPr>
                <w:rFonts w:ascii="Cambria Math" w:eastAsia="標楷體" w:hAnsi="Cambria Math" w:cs="Times New Roman" w:hint="eastAsia"/>
                <w:b/>
                <w:kern w:val="0"/>
                <w:sz w:val="18"/>
                <w:szCs w:val="18"/>
              </w:rPr>
              <w:t>，</w:t>
            </w:r>
            <m:oMath>
              <m:sSub>
                <m:sSubPr>
                  <m:ctrlPr>
                    <w:rPr>
                      <w:rFonts w:ascii="Cambria Math" w:eastAsia="標楷體" w:hAnsi="Cambria Math" w:cs="Times New Roman"/>
                      <w:b/>
                      <w:i/>
                      <w:color w:val="000000" w:themeColor="text1"/>
                      <w:sz w:val="18"/>
                    </w:rPr>
                  </m:ctrlPr>
                </m:sSubPr>
                <m:e>
                  <m:r>
                    <m:rPr>
                      <m:sty m:val="bi"/>
                    </m:rPr>
                    <w:rPr>
                      <w:rFonts w:ascii="Cambria Math" w:eastAsia="標楷體" w:hAnsi="Cambria Math" w:cs="Times New Roman"/>
                      <w:color w:val="000000" w:themeColor="text1"/>
                      <w:kern w:val="0"/>
                      <w:sz w:val="18"/>
                      <w:szCs w:val="18"/>
                    </w:rPr>
                    <m:t>H</m:t>
                  </m:r>
                </m:e>
                <m:sub>
                  <m:r>
                    <m:rPr>
                      <m:sty m:val="bi"/>
                    </m:rPr>
                    <w:rPr>
                      <w:rFonts w:ascii="Cambria Math" w:eastAsia="標楷體" w:hAnsi="Cambria Math" w:cs="Times New Roman"/>
                      <w:color w:val="000000" w:themeColor="text1"/>
                      <w:kern w:val="0"/>
                      <w:sz w:val="18"/>
                      <w:szCs w:val="18"/>
                    </w:rPr>
                    <m:t>i</m:t>
                  </m:r>
                </m:sub>
              </m:sSub>
            </m:oMath>
            <w:r w:rsidRPr="008958B5">
              <w:rPr>
                <w:rFonts w:ascii="Cambria Math" w:eastAsia="標楷體" w:hAnsi="Cambria Math" w:cs="Times New Roman" w:hint="eastAsia"/>
                <w:b/>
                <w:kern w:val="0"/>
                <w:sz w:val="18"/>
                <w:szCs w:val="18"/>
              </w:rPr>
              <w:t>為自</w:t>
            </w:r>
            <w:r w:rsidRPr="008958B5">
              <w:rPr>
                <w:rFonts w:ascii="Times New Roman" w:eastAsia="標楷體" w:hAnsi="Times New Roman" w:cs="Times New Roman" w:hint="eastAsia"/>
                <w:b/>
                <w:bCs/>
                <w:color w:val="000000"/>
                <w:kern w:val="0"/>
                <w:sz w:val="18"/>
                <w:szCs w:val="18"/>
              </w:rPr>
              <w:t>連結標的發行日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起至本次連結標的付息日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間，所對應</w:t>
            </w:r>
            <w:proofErr w:type="gramStart"/>
            <w:r w:rsidRPr="008958B5">
              <w:rPr>
                <w:rFonts w:ascii="Times New Roman" w:eastAsia="標楷體" w:hAnsi="Times New Roman" w:cs="Times New Roman" w:hint="eastAsia"/>
                <w:b/>
                <w:bCs/>
                <w:color w:val="000000"/>
                <w:kern w:val="0"/>
                <w:sz w:val="18"/>
                <w:szCs w:val="18"/>
              </w:rPr>
              <w:t>之各第</w:t>
            </w:r>
            <w:proofErr w:type="gramEnd"/>
            <w:r w:rsidRPr="008958B5">
              <w:rPr>
                <w:rFonts w:ascii="Times New Roman" w:eastAsia="標楷體" w:hAnsi="Times New Roman" w:cs="Times New Roman"/>
                <w:b/>
                <w:bCs/>
                <w:i/>
                <w:color w:val="000000"/>
                <w:kern w:val="0"/>
                <w:sz w:val="18"/>
                <w:szCs w:val="18"/>
              </w:rPr>
              <w:t>i</w:t>
            </w:r>
            <w:proofErr w:type="gramStart"/>
            <w:r w:rsidRPr="008958B5">
              <w:rPr>
                <w:rFonts w:ascii="Times New Roman" w:eastAsia="標楷體" w:hAnsi="Times New Roman" w:cs="Times New Roman" w:hint="eastAsia"/>
                <w:b/>
                <w:bCs/>
                <w:color w:val="000000"/>
                <w:kern w:val="0"/>
                <w:sz w:val="18"/>
                <w:szCs w:val="18"/>
              </w:rPr>
              <w:t>個</w:t>
            </w:r>
            <w:proofErr w:type="gramEnd"/>
            <w:r w:rsidRPr="008958B5">
              <w:rPr>
                <w:rFonts w:ascii="Times New Roman" w:eastAsia="標楷體" w:hAnsi="Times New Roman" w:cs="Times New Roman" w:hint="eastAsia"/>
                <w:b/>
                <w:bCs/>
                <w:color w:val="000000"/>
                <w:kern w:val="0"/>
                <w:sz w:val="18"/>
                <w:szCs w:val="18"/>
              </w:rPr>
              <w:t>計算期間之避險資金成本。</w:t>
            </w:r>
          </w:p>
          <w:p w14:paraId="0ED987B5" w14:textId="77777777" w:rsidR="00E8424E" w:rsidRPr="008958B5" w:rsidRDefault="00E8424E" w:rsidP="00E8424E">
            <w:pPr>
              <w:autoSpaceDE w:val="0"/>
              <w:autoSpaceDN w:val="0"/>
              <w:adjustRightInd w:val="0"/>
              <w:ind w:left="272" w:right="74"/>
              <w:jc w:val="both"/>
              <w:rPr>
                <w:rFonts w:ascii="Times New Roman" w:eastAsia="標楷體" w:hAnsi="Times New Roman" w:cs="Times New Roman"/>
                <w:b/>
                <w:kern w:val="0"/>
                <w:sz w:val="21"/>
                <w:szCs w:val="21"/>
              </w:rPr>
            </w:pPr>
            <w:r w:rsidRPr="008958B5">
              <w:rPr>
                <w:rFonts w:ascii="Times New Roman" w:eastAsia="標楷體" w:hAnsi="Times New Roman" w:cs="Times New Roman"/>
                <w:b/>
                <w:bCs/>
                <w:color w:val="000000"/>
                <w:kern w:val="0"/>
                <w:sz w:val="18"/>
                <w:szCs w:val="18"/>
              </w:rPr>
              <w:t>(</w:t>
            </w:r>
            <w:proofErr w:type="gramStart"/>
            <w:r w:rsidRPr="008958B5">
              <w:rPr>
                <w:rFonts w:ascii="Times New Roman" w:eastAsia="標楷體" w:hAnsi="Times New Roman" w:cs="Times New Roman" w:hint="eastAsia"/>
                <w:b/>
                <w:bCs/>
                <w:color w:val="000000"/>
                <w:kern w:val="0"/>
                <w:sz w:val="18"/>
                <w:szCs w:val="18"/>
              </w:rPr>
              <w:t>註</w:t>
            </w:r>
            <w:proofErr w:type="gramEnd"/>
            <w:r w:rsidRPr="008958B5">
              <w:rPr>
                <w:rFonts w:ascii="Times New Roman" w:eastAsia="標楷體" w:hAnsi="Times New Roman" w:cs="Times New Roman"/>
                <w:b/>
                <w:bCs/>
                <w:color w:val="000000"/>
                <w:kern w:val="0"/>
                <w:sz w:val="18"/>
                <w:szCs w:val="18"/>
              </w:rPr>
              <w:t>4)</w:t>
            </w:r>
            <w:r w:rsidRPr="008958B5">
              <w:rPr>
                <w:rFonts w:ascii="Times New Roman" w:eastAsia="標楷體" w:hAnsi="Times New Roman" w:cs="Times New Roman" w:hint="eastAsia"/>
                <w:b/>
                <w:bCs/>
                <w:color w:val="000000"/>
                <w:kern w:val="0"/>
                <w:sz w:val="18"/>
                <w:szCs w:val="18"/>
              </w:rPr>
              <w:t>：若連結標的自發行日後</w:t>
            </w:r>
            <w:r w:rsidRPr="008958B5">
              <w:rPr>
                <w:rFonts w:ascii="Cambria Math" w:eastAsia="標楷體" w:hAnsi="Cambria Math" w:cs="Times New Roman" w:hint="eastAsia"/>
                <w:b/>
                <w:kern w:val="0"/>
                <w:sz w:val="18"/>
                <w:szCs w:val="18"/>
              </w:rPr>
              <w:t>，直至</w:t>
            </w:r>
            <w:r w:rsidRPr="008958B5">
              <w:rPr>
                <w:rFonts w:ascii="Times New Roman" w:eastAsia="標楷體" w:hAnsi="Times New Roman" w:cs="Times New Roman" w:hint="eastAsia"/>
                <w:b/>
                <w:bCs/>
                <w:color w:val="000000"/>
                <w:kern w:val="0"/>
                <w:sz w:val="18"/>
                <w:szCs w:val="18"/>
              </w:rPr>
              <w:t>本次連結標的付息日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前</w:t>
            </w:r>
            <w:r w:rsidRPr="008958B5">
              <w:rPr>
                <w:rFonts w:ascii="Cambria Math" w:eastAsia="標楷體" w:hAnsi="Cambria Math" w:cs="Times New Roman" w:hint="eastAsia"/>
                <w:b/>
                <w:kern w:val="0"/>
                <w:sz w:val="18"/>
                <w:szCs w:val="18"/>
              </w:rPr>
              <w:t>，</w:t>
            </w:r>
            <w:r w:rsidRPr="008958B5">
              <w:rPr>
                <w:rFonts w:ascii="Times New Roman" w:eastAsia="標楷體" w:hAnsi="Times New Roman" w:cs="Times New Roman" w:hint="eastAsia"/>
                <w:b/>
                <w:bCs/>
                <w:color w:val="000000"/>
                <w:kern w:val="0"/>
                <w:sz w:val="18"/>
                <w:szCs w:val="18"/>
              </w:rPr>
              <w:t>均未曾付息者</w:t>
            </w:r>
            <w:r w:rsidRPr="008958B5">
              <w:rPr>
                <w:rFonts w:ascii="Cambria Math" w:eastAsia="標楷體" w:hAnsi="Cambria Math" w:cs="Times New Roman" w:hint="eastAsia"/>
                <w:b/>
                <w:kern w:val="0"/>
                <w:sz w:val="18"/>
                <w:szCs w:val="18"/>
              </w:rPr>
              <w:t>，</w:t>
            </w:r>
            <w:r w:rsidRPr="008958B5">
              <w:rPr>
                <w:rFonts w:ascii="Times New Roman" w:eastAsia="標楷體" w:hAnsi="Times New Roman" w:cs="Times New Roman" w:hint="eastAsia"/>
                <w:b/>
                <w:bCs/>
                <w:color w:val="000000"/>
                <w:kern w:val="0"/>
                <w:sz w:val="18"/>
                <w:szCs w:val="18"/>
              </w:rPr>
              <w:t>則</w:t>
            </w:r>
            <w:r w:rsidRPr="008958B5">
              <w:rPr>
                <w:rFonts w:eastAsia="標楷體" w:cs="Times New Roman" w:hint="eastAsia"/>
                <w:b/>
                <w:sz w:val="18"/>
                <w:szCs w:val="18"/>
              </w:rPr>
              <w:t>第</w:t>
            </w:r>
            <w:r w:rsidRPr="008958B5">
              <w:rPr>
                <w:rFonts w:ascii="Times New Roman" w:eastAsia="標楷體" w:hAnsi="Times New Roman" w:cs="Times New Roman"/>
                <w:b/>
                <w:i/>
                <w:sz w:val="18"/>
                <w:szCs w:val="18"/>
              </w:rPr>
              <w:t>i</w:t>
            </w:r>
            <w:proofErr w:type="gramStart"/>
            <w:r w:rsidRPr="008958B5">
              <w:rPr>
                <w:rFonts w:ascii="Cambria Math" w:eastAsia="標楷體" w:hAnsi="Cambria Math" w:cs="Times New Roman" w:hint="eastAsia"/>
                <w:b/>
                <w:kern w:val="0"/>
                <w:sz w:val="18"/>
                <w:szCs w:val="18"/>
              </w:rPr>
              <w:t>個</w:t>
            </w:r>
            <w:proofErr w:type="gramEnd"/>
            <w:r w:rsidRPr="008958B5">
              <w:rPr>
                <w:rFonts w:ascii="Cambria Math" w:eastAsia="標楷體" w:hAnsi="Cambria Math" w:cs="Times New Roman" w:hint="eastAsia"/>
                <w:b/>
                <w:kern w:val="0"/>
                <w:sz w:val="18"/>
                <w:szCs w:val="18"/>
              </w:rPr>
              <w:t>計算期間係指</w:t>
            </w:r>
            <w:r w:rsidRPr="008958B5">
              <w:rPr>
                <w:rFonts w:ascii="Times New Roman" w:eastAsia="標楷體" w:hAnsi="Times New Roman" w:cs="Times New Roman" w:hint="eastAsia"/>
                <w:b/>
                <w:bCs/>
                <w:color w:val="000000"/>
                <w:kern w:val="0"/>
                <w:sz w:val="18"/>
                <w:szCs w:val="18"/>
              </w:rPr>
              <w:t>自連結標的發行日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起至本次連結標的付息日</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不含</w:t>
            </w:r>
            <w:r w:rsidRPr="008958B5">
              <w:rPr>
                <w:rFonts w:ascii="Times New Roman" w:eastAsia="標楷體" w:hAnsi="Times New Roman" w:cs="Times New Roman"/>
                <w:b/>
                <w:bCs/>
                <w:color w:val="000000"/>
                <w:kern w:val="0"/>
                <w:sz w:val="18"/>
                <w:szCs w:val="18"/>
              </w:rPr>
              <w:t>)</w:t>
            </w:r>
            <w:r w:rsidRPr="008958B5">
              <w:rPr>
                <w:rFonts w:ascii="Times New Roman" w:eastAsia="標楷體" w:hAnsi="Times New Roman" w:cs="Times New Roman" w:hint="eastAsia"/>
                <w:b/>
                <w:bCs/>
                <w:color w:val="000000"/>
                <w:kern w:val="0"/>
                <w:sz w:val="18"/>
                <w:szCs w:val="18"/>
              </w:rPr>
              <w:t>間，</w:t>
            </w:r>
            <w:r w:rsidRPr="008958B5">
              <w:rPr>
                <w:rFonts w:ascii="標楷體" w:eastAsia="標楷體" w:hAnsi="標楷體" w:cs="細明體" w:hint="eastAsia"/>
                <w:b/>
                <w:color w:val="000000"/>
                <w:kern w:val="0"/>
                <w:sz w:val="18"/>
                <w:szCs w:val="18"/>
              </w:rPr>
              <w:t>所對應</w:t>
            </w:r>
            <w:proofErr w:type="gramStart"/>
            <w:r w:rsidRPr="008958B5">
              <w:rPr>
                <w:rFonts w:ascii="標楷體" w:eastAsia="標楷體" w:hAnsi="標楷體" w:cs="細明體" w:hint="eastAsia"/>
                <w:b/>
                <w:color w:val="000000"/>
                <w:kern w:val="0"/>
                <w:sz w:val="18"/>
                <w:szCs w:val="18"/>
              </w:rPr>
              <w:t>之各第</w:t>
            </w:r>
            <w:proofErr w:type="gramEnd"/>
            <w:r w:rsidRPr="008958B5">
              <w:rPr>
                <w:rFonts w:ascii="Times New Roman" w:eastAsia="標楷體" w:hAnsi="Times New Roman" w:cs="Times New Roman"/>
                <w:b/>
                <w:i/>
                <w:iCs/>
                <w:color w:val="000000"/>
                <w:kern w:val="0"/>
                <w:sz w:val="18"/>
                <w:szCs w:val="18"/>
              </w:rPr>
              <w:t>i</w:t>
            </w:r>
            <w:proofErr w:type="gramStart"/>
            <w:r w:rsidRPr="008958B5">
              <w:rPr>
                <w:rFonts w:ascii="標楷體" w:eastAsia="標楷體" w:hAnsi="標楷體" w:cs="細明體" w:hint="eastAsia"/>
                <w:b/>
                <w:color w:val="000000"/>
                <w:kern w:val="0"/>
                <w:sz w:val="18"/>
                <w:szCs w:val="18"/>
              </w:rPr>
              <w:t>個</w:t>
            </w:r>
            <w:proofErr w:type="gramEnd"/>
            <w:r w:rsidRPr="008958B5">
              <w:rPr>
                <w:rFonts w:ascii="標楷體" w:eastAsia="標楷體" w:hAnsi="標楷體" w:cs="細明體" w:hint="eastAsia"/>
                <w:b/>
                <w:color w:val="000000"/>
                <w:kern w:val="0"/>
                <w:sz w:val="18"/>
                <w:szCs w:val="18"/>
              </w:rPr>
              <w:t>計算期間</w:t>
            </w:r>
            <w:r w:rsidRPr="008958B5">
              <w:rPr>
                <w:rFonts w:ascii="Times New Roman" w:eastAsia="標楷體" w:hAnsi="Times New Roman" w:cs="Times New Roman" w:hint="eastAsia"/>
                <w:b/>
                <w:bCs/>
                <w:color w:val="000000"/>
                <w:kern w:val="0"/>
                <w:sz w:val="18"/>
                <w:szCs w:val="18"/>
              </w:rPr>
              <w:t>。</w:t>
            </w:r>
          </w:p>
          <w:p w14:paraId="4A37DD8E" w14:textId="77777777" w:rsidR="00E8424E" w:rsidRPr="008958B5" w:rsidRDefault="00E8424E" w:rsidP="00B22650">
            <w:pPr>
              <w:numPr>
                <w:ilvl w:val="0"/>
                <w:numId w:val="29"/>
              </w:numPr>
              <w:autoSpaceDE w:val="0"/>
              <w:autoSpaceDN w:val="0"/>
              <w:adjustRightInd w:val="0"/>
              <w:spacing w:line="300" w:lineRule="exact"/>
              <w:ind w:left="233" w:rightChars="28" w:right="67" w:hanging="6"/>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b/>
                <w:kern w:val="0"/>
                <w:sz w:val="21"/>
                <w:szCs w:val="21"/>
              </w:rPr>
              <w:t>本商品之配息交割日：連結標的付息交割日</w:t>
            </w:r>
            <w:r w:rsidRPr="008958B5">
              <w:rPr>
                <w:rFonts w:ascii="Times New Roman" w:eastAsia="標楷體" w:hAnsi="Times New Roman" w:cs="Times New Roman" w:hint="eastAsia"/>
                <w:kern w:val="0"/>
                <w:sz w:val="21"/>
                <w:szCs w:val="21"/>
              </w:rPr>
              <w:t>。</w:t>
            </w:r>
          </w:p>
          <w:p w14:paraId="5C3B7045" w14:textId="26F0E320" w:rsidR="00E8424E" w:rsidRPr="008958B5" w:rsidRDefault="00E8424E" w:rsidP="00B22650">
            <w:pPr>
              <w:numPr>
                <w:ilvl w:val="0"/>
                <w:numId w:val="29"/>
              </w:numPr>
              <w:autoSpaceDE w:val="0"/>
              <w:autoSpaceDN w:val="0"/>
              <w:adjustRightInd w:val="0"/>
              <w:spacing w:line="300" w:lineRule="exact"/>
              <w:ind w:left="233" w:rightChars="28" w:right="67" w:hanging="6"/>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若當期配息為負值則反映在淨值內</w:t>
            </w:r>
            <w:del w:id="64" w:author="陳迎秋" w:date="2024-06-26T08:52:00Z">
              <w:r w:rsidRPr="008958B5" w:rsidDel="007A6B02">
                <w:rPr>
                  <w:rFonts w:ascii="Times New Roman" w:eastAsia="標楷體" w:hAnsi="Times New Roman" w:cs="Times New Roman"/>
                  <w:kern w:val="0"/>
                  <w:sz w:val="21"/>
                  <w:szCs w:val="21"/>
                </w:rPr>
                <w:delText>,</w:delText>
              </w:r>
            </w:del>
            <w:ins w:id="65" w:author="陳迎秋" w:date="2024-06-26T08:52:00Z">
              <w:r w:rsidR="007A6B02">
                <w:rPr>
                  <w:rFonts w:ascii="Times New Roman" w:eastAsia="標楷體" w:hAnsi="Times New Roman" w:cs="Times New Roman" w:hint="eastAsia"/>
                  <w:kern w:val="0"/>
                  <w:sz w:val="21"/>
                  <w:szCs w:val="21"/>
                </w:rPr>
                <w:t>，</w:t>
              </w:r>
            </w:ins>
            <w:r w:rsidRPr="008958B5">
              <w:rPr>
                <w:rFonts w:ascii="Times New Roman" w:eastAsia="標楷體" w:hAnsi="Times New Roman" w:cs="Times New Roman" w:hint="eastAsia"/>
                <w:kern w:val="0"/>
                <w:sz w:val="21"/>
                <w:szCs w:val="21"/>
              </w:rPr>
              <w:t>負值配息總計差額</w:t>
            </w:r>
            <w:r w:rsidRPr="008958B5">
              <w:rPr>
                <w:rFonts w:ascii="Times New Roman" w:eastAsia="標楷體" w:hAnsi="Times New Roman" w:cs="Times New Roman"/>
                <w:kern w:val="0"/>
                <w:sz w:val="21"/>
                <w:szCs w:val="21"/>
              </w:rPr>
              <w:t>ND</w:t>
            </w:r>
            <w:r w:rsidRPr="008958B5">
              <w:rPr>
                <w:rFonts w:ascii="Times New Roman" w:eastAsia="標楷體" w:hAnsi="Times New Roman" w:cs="Times New Roman" w:hint="eastAsia"/>
                <w:kern w:val="0"/>
                <w:sz w:val="21"/>
                <w:szCs w:val="21"/>
              </w:rPr>
              <w:t>於到期時</w:t>
            </w:r>
          </w:p>
          <w:p w14:paraId="6F4EDF2E" w14:textId="77777777" w:rsidR="00E8424E" w:rsidRPr="008958B5" w:rsidRDefault="00E8424E" w:rsidP="00B22650">
            <w:pPr>
              <w:numPr>
                <w:ilvl w:val="1"/>
                <w:numId w:val="29"/>
              </w:numPr>
              <w:autoSpaceDE w:val="0"/>
              <w:autoSpaceDN w:val="0"/>
              <w:adjustRightInd w:val="0"/>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實物交割時付款補繳。</w:t>
            </w:r>
          </w:p>
          <w:p w14:paraId="3FD4D8EE" w14:textId="6CAE2170" w:rsidR="00E8424E" w:rsidRPr="008958B5" w:rsidRDefault="00E8424E" w:rsidP="00B22650">
            <w:pPr>
              <w:numPr>
                <w:ilvl w:val="1"/>
                <w:numId w:val="29"/>
              </w:numPr>
              <w:autoSpaceDE w:val="0"/>
              <w:autoSpaceDN w:val="0"/>
              <w:adjustRightInd w:val="0"/>
              <w:spacing w:line="300" w:lineRule="exact"/>
              <w:ind w:rightChars="28" w:right="67"/>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kern w:val="0"/>
                <w:sz w:val="21"/>
                <w:szCs w:val="21"/>
              </w:rPr>
              <w:t>現金交割金額中扣除</w:t>
            </w:r>
            <w:ins w:id="66" w:author="陳迎秋" w:date="2024-06-26T08:52:00Z">
              <w:r w:rsidR="007A6B02">
                <w:rPr>
                  <w:rFonts w:ascii="Times New Roman" w:eastAsia="標楷體" w:hAnsi="Times New Roman" w:cs="Times New Roman" w:hint="eastAsia"/>
                  <w:kern w:val="0"/>
                  <w:sz w:val="21"/>
                  <w:szCs w:val="21"/>
                </w:rPr>
                <w:t>。</w:t>
              </w:r>
            </w:ins>
          </w:p>
        </w:tc>
      </w:tr>
      <w:tr w:rsidR="00E8424E" w:rsidRPr="008958B5" w14:paraId="35FDFA6F" w14:textId="77777777" w:rsidTr="00436974">
        <w:trPr>
          <w:trHeight w:val="9454"/>
        </w:trPr>
        <w:tc>
          <w:tcPr>
            <w:tcW w:w="976" w:type="pct"/>
            <w:shd w:val="clear" w:color="auto" w:fill="FFFFFF" w:themeFill="background1"/>
            <w:vAlign w:val="center"/>
          </w:tcPr>
          <w:p w14:paraId="15CC8B57"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Cs/>
                <w:color w:val="000000"/>
                <w:kern w:val="0"/>
                <w:sz w:val="21"/>
                <w:szCs w:val="21"/>
              </w:rPr>
            </w:pPr>
            <w:r w:rsidRPr="008958B5">
              <w:rPr>
                <w:rFonts w:ascii="Times New Roman" w:eastAsia="標楷體" w:hAnsi="Times New Roman" w:cs="Times New Roman" w:hint="eastAsia"/>
                <w:b/>
                <w:bCs/>
                <w:kern w:val="0"/>
                <w:sz w:val="21"/>
                <w:szCs w:val="21"/>
              </w:rPr>
              <w:lastRenderedPageBreak/>
              <w:t>本商品可配息連結標的張數</w:t>
            </w:r>
          </w:p>
        </w:tc>
        <w:tc>
          <w:tcPr>
            <w:tcW w:w="4024" w:type="pct"/>
            <w:shd w:val="clear" w:color="auto" w:fill="FFFFFF" w:themeFill="background1"/>
            <w:vAlign w:val="center"/>
          </w:tcPr>
          <w:p w14:paraId="630A5482" w14:textId="77777777"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本商品可配息連結標的張數依情形分述如下：</w:t>
            </w:r>
          </w:p>
          <w:p w14:paraId="1E58D925" w14:textId="7B5C1979" w:rsidR="00E8424E" w:rsidRPr="008958B5" w:rsidRDefault="00E8424E" w:rsidP="00E8424E">
            <w:pPr>
              <w:widowControl/>
              <w:spacing w:line="300" w:lineRule="exact"/>
              <w:ind w:leftChars="17" w:left="41"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本商品</w:t>
            </w:r>
            <w:r w:rsidRPr="008958B5">
              <w:rPr>
                <w:rFonts w:ascii="Times New Roman" w:eastAsia="標楷體" w:hAnsi="Times New Roman" w:cs="Times New Roman" w:hint="eastAsia"/>
                <w:color w:val="000000"/>
                <w:kern w:val="0"/>
                <w:sz w:val="21"/>
                <w:szCs w:val="21"/>
              </w:rPr>
              <w:t>可配息連結標的張數，按本商品之交易生效日</w:t>
            </w:r>
            <w:r w:rsidRPr="008958B5">
              <w:rPr>
                <w:rFonts w:ascii="標楷體" w:eastAsia="標楷體" w:hAnsi="標楷體" w:cs="Times New Roman" w:hint="eastAsia"/>
                <w:color w:val="000000"/>
                <w:kern w:val="0"/>
                <w:sz w:val="21"/>
                <w:szCs w:val="21"/>
              </w:rPr>
              <w:t>、</w:t>
            </w:r>
            <w:r w:rsidRPr="008958B5">
              <w:rPr>
                <w:rFonts w:ascii="Times New Roman" w:eastAsia="標楷體" w:hAnsi="Times New Roman" w:cs="Times New Roman" w:hint="eastAsia"/>
                <w:color w:val="000000"/>
                <w:kern w:val="0"/>
                <w:sz w:val="21"/>
                <w:szCs w:val="21"/>
              </w:rPr>
              <w:t>提前到期日或到期日與連結標的</w:t>
            </w:r>
            <w:r w:rsidRPr="008958B5">
              <w:rPr>
                <w:rFonts w:ascii="Times New Roman" w:eastAsia="標楷體" w:hAnsi="Times New Roman" w:cs="Times New Roman" w:hint="eastAsia"/>
                <w:sz w:val="21"/>
                <w:szCs w:val="21"/>
              </w:rPr>
              <w:t>付息日</w:t>
            </w:r>
            <w:r w:rsidRPr="008958B5">
              <w:rPr>
                <w:rFonts w:ascii="Times New Roman" w:eastAsia="標楷體" w:hAnsi="Times New Roman" w:cs="Times New Roman"/>
                <w:sz w:val="21"/>
                <w:szCs w:val="21"/>
              </w:rPr>
              <w:t>(</w:t>
            </w:r>
            <w:r w:rsidRPr="008958B5">
              <w:rPr>
                <w:rFonts w:ascii="Times New Roman" w:eastAsia="標楷體" w:hAnsi="Times New Roman" w:cs="Times New Roman" w:hint="eastAsia"/>
                <w:sz w:val="21"/>
                <w:szCs w:val="21"/>
              </w:rPr>
              <w:t>下稱</w:t>
            </w:r>
            <w:r w:rsidRPr="008958B5">
              <w:rPr>
                <w:rFonts w:ascii="Times New Roman" w:eastAsia="標楷體" w:hAnsi="Times New Roman" w:cs="Times New Roman"/>
                <w:sz w:val="21"/>
                <w:szCs w:val="21"/>
              </w:rPr>
              <w:t>P</w:t>
            </w:r>
            <w:r w:rsidRPr="008958B5">
              <w:rPr>
                <w:rFonts w:ascii="Times New Roman" w:eastAsia="標楷體" w:hAnsi="Times New Roman" w:cs="Times New Roman" w:hint="eastAsia"/>
                <w:sz w:val="21"/>
                <w:szCs w:val="21"/>
              </w:rPr>
              <w:t>日</w:t>
            </w:r>
            <w:r w:rsidRPr="008958B5">
              <w:rPr>
                <w:rFonts w:ascii="Times New Roman" w:eastAsia="標楷體" w:hAnsi="Times New Roman" w:cs="Times New Roman"/>
                <w:sz w:val="21"/>
                <w:szCs w:val="21"/>
              </w:rPr>
              <w:t>)</w:t>
            </w:r>
            <w:r w:rsidRPr="008958B5">
              <w:rPr>
                <w:rFonts w:ascii="Times New Roman" w:eastAsia="標楷體" w:hAnsi="Times New Roman" w:cs="Times New Roman" w:hint="eastAsia"/>
                <w:color w:val="000000"/>
                <w:kern w:val="0"/>
                <w:sz w:val="21"/>
                <w:szCs w:val="21"/>
              </w:rPr>
              <w:t>之先後順序及有無發生觸發事件、特殊事件、發行機構提前贖回或交易人</w:t>
            </w:r>
            <w:ins w:id="67" w:author="陳迎秋" w:date="2024-06-27T10:17:00Z">
              <w:r w:rsidR="00CD171E">
                <w:rPr>
                  <w:rFonts w:ascii="Times New Roman" w:eastAsia="標楷體" w:hAnsi="Times New Roman" w:cs="Times New Roman" w:hint="eastAsia"/>
                  <w:color w:val="000000"/>
                  <w:kern w:val="0"/>
                  <w:sz w:val="21"/>
                  <w:szCs w:val="21"/>
                </w:rPr>
                <w:t>執行</w:t>
              </w:r>
            </w:ins>
            <w:r w:rsidRPr="008958B5">
              <w:rPr>
                <w:rFonts w:ascii="Times New Roman" w:eastAsia="標楷體" w:hAnsi="Times New Roman" w:cs="Times New Roman" w:hint="eastAsia"/>
                <w:color w:val="000000"/>
                <w:kern w:val="0"/>
                <w:sz w:val="21"/>
                <w:szCs w:val="21"/>
              </w:rPr>
              <w:t>提前終止，圖示說明如下</w:t>
            </w:r>
            <w:r w:rsidRPr="008958B5">
              <w:rPr>
                <w:rFonts w:ascii="Times New Roman" w:eastAsia="標楷體" w:hAnsi="Times New Roman" w:cs="Times New Roman"/>
                <w:color w:val="000000"/>
                <w:kern w:val="0"/>
                <w:sz w:val="21"/>
                <w:szCs w:val="21"/>
              </w:rPr>
              <w:t>:</w:t>
            </w:r>
          </w:p>
          <w:p w14:paraId="518F12B8" w14:textId="59D5C34F" w:rsidR="00E8424E" w:rsidRPr="008958B5" w:rsidRDefault="00E8424E" w:rsidP="00E8424E">
            <w:pPr>
              <w:autoSpaceDE w:val="0"/>
              <w:autoSpaceDN w:val="0"/>
              <w:adjustRightInd w:val="0"/>
              <w:spacing w:line="300" w:lineRule="exact"/>
              <w:ind w:rightChars="28" w:right="67"/>
              <w:jc w:val="both"/>
              <w:rPr>
                <w:rFonts w:ascii="Times New Roman" w:eastAsia="標楷體" w:hAnsi="Times New Roman" w:cs="Times New Roman"/>
                <w:kern w:val="0"/>
                <w:sz w:val="21"/>
                <w:szCs w:val="21"/>
              </w:rPr>
            </w:pPr>
            <w:r w:rsidRPr="008958B5">
              <w:rPr>
                <w:rFonts w:cs="Times New Roman"/>
                <w:noProof/>
              </w:rPr>
              <mc:AlternateContent>
                <mc:Choice Requires="wps">
                  <w:drawing>
                    <wp:anchor distT="0" distB="0" distL="114300" distR="114300" simplePos="0" relativeHeight="251659264" behindDoc="0" locked="0" layoutInCell="1" allowOverlap="1" wp14:anchorId="302290C8" wp14:editId="738F41A1">
                      <wp:simplePos x="0" y="0"/>
                      <wp:positionH relativeFrom="column">
                        <wp:posOffset>425450</wp:posOffset>
                      </wp:positionH>
                      <wp:positionV relativeFrom="paragraph">
                        <wp:posOffset>60325</wp:posOffset>
                      </wp:positionV>
                      <wp:extent cx="1691640" cy="1043940"/>
                      <wp:effectExtent l="0" t="0" r="22860" b="22860"/>
                      <wp:wrapNone/>
                      <wp:docPr id="27" name="菱形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1640" cy="1043940"/>
                              </a:xfrm>
                              <a:prstGeom prst="diamond">
                                <a:avLst/>
                              </a:prstGeom>
                              <a:noFill/>
                              <a:ln w="12700" cap="flat" cmpd="sng" algn="ctr">
                                <a:solidFill>
                                  <a:sysClr val="window" lastClr="FFFFFF">
                                    <a:lumMod val="50000"/>
                                  </a:sysClr>
                                </a:solidFill>
                                <a:prstDash val="solid"/>
                              </a:ln>
                              <a:effectLst/>
                            </wps:spPr>
                            <wps:txbx>
                              <w:txbxContent>
                                <w:p w14:paraId="3FCB507A" w14:textId="77777777" w:rsidR="00693018" w:rsidRPr="00EA26F7" w:rsidRDefault="00693018" w:rsidP="00E8424E">
                                  <w:pPr>
                                    <w:spacing w:line="200" w:lineRule="exact"/>
                                    <w:rPr>
                                      <w:rFonts w:ascii="Times New Roman" w:eastAsia="標楷體" w:hAnsi="Times New Roman"/>
                                      <w:color w:val="000000" w:themeColor="text1"/>
                                      <w:sz w:val="16"/>
                                      <w:szCs w:val="16"/>
                                    </w:rPr>
                                  </w:pPr>
                                  <w:r w:rsidRPr="003C7862">
                                    <w:rPr>
                                      <w:rFonts w:ascii="Times New Roman" w:eastAsia="標楷體" w:hAnsi="Times New Roman" w:hint="eastAsia"/>
                                      <w:color w:val="000000" w:themeColor="text1"/>
                                      <w:sz w:val="16"/>
                                      <w:szCs w:val="16"/>
                                    </w:rPr>
                                    <w:t>承購本商品當年度交易生效日是否早於當年度連結標的</w:t>
                                  </w:r>
                                  <w:r w:rsidRPr="00EA26F7">
                                    <w:rPr>
                                      <w:rFonts w:ascii="Times New Roman" w:eastAsia="標楷體" w:hAnsi="Times New Roman" w:hint="eastAsia"/>
                                      <w:color w:val="000000" w:themeColor="text1"/>
                                      <w:sz w:val="16"/>
                                      <w:szCs w:val="16"/>
                                    </w:rPr>
                                    <w:t>付息日</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2290C8" id="_x0000_t4" coordsize="21600,21600" o:spt="4" path="m10800,l,10800,10800,21600,21600,10800xe">
                      <v:stroke joinstyle="miter"/>
                      <v:path gradientshapeok="t" o:connecttype="rect" textboxrect="5400,5400,16200,16200"/>
                    </v:shapetype>
                    <v:shape id="菱形 27" o:spid="_x0000_s1026" type="#_x0000_t4" style="position:absolute;left:0;text-align:left;margin-left:33.5pt;margin-top:4.75pt;width:133.2pt;height:8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" filled="f" strokecolor="#7f7f7f" strokeweight="1pt">
                      <v:path arrowok="t"/>
                      <v:textbox inset="0,0,0,0">
                        <w:txbxContent>
                          <w:p w14:paraId="3FCB507A" w14:textId="77777777" w:rsidR="00693018" w:rsidRPr="00EA26F7" w:rsidRDefault="00693018" w:rsidP="00E8424E">
                            <w:pPr>
                              <w:spacing w:line="200" w:lineRule="exact"/>
                              <w:rPr>
                                <w:rFonts w:ascii="Times New Roman" w:eastAsia="標楷體" w:hAnsi="Times New Roman"/>
                                <w:color w:val="000000" w:themeColor="text1"/>
                                <w:sz w:val="16"/>
                                <w:szCs w:val="16"/>
                              </w:rPr>
                            </w:pPr>
                            <w:r w:rsidRPr="003C7862">
                              <w:rPr>
                                <w:rFonts w:ascii="Times New Roman" w:eastAsia="標楷體" w:hAnsi="Times New Roman" w:hint="eastAsia"/>
                                <w:color w:val="000000" w:themeColor="text1"/>
                                <w:sz w:val="16"/>
                                <w:szCs w:val="16"/>
                              </w:rPr>
                              <w:t>承購本商品當年度交易生效日是否早於當年度連結標的</w:t>
                            </w:r>
                            <w:r w:rsidRPr="00EA26F7">
                              <w:rPr>
                                <w:rFonts w:ascii="Times New Roman" w:eastAsia="標楷體" w:hAnsi="Times New Roman" w:hint="eastAsia"/>
                                <w:color w:val="000000" w:themeColor="text1"/>
                                <w:sz w:val="16"/>
                                <w:szCs w:val="16"/>
                              </w:rPr>
                              <w:t>付息日</w:t>
                            </w:r>
                          </w:p>
                        </w:txbxContent>
                      </v:textbox>
                    </v:shape>
                  </w:pict>
                </mc:Fallback>
              </mc:AlternateContent>
            </w:r>
          </w:p>
          <w:p w14:paraId="78CDF21C" w14:textId="139A8C36" w:rsidR="00E8424E" w:rsidRPr="008958B5" w:rsidRDefault="00E8424E" w:rsidP="00E8424E">
            <w:pPr>
              <w:autoSpaceDE w:val="0"/>
              <w:autoSpaceDN w:val="0"/>
              <w:adjustRightInd w:val="0"/>
              <w:spacing w:line="300" w:lineRule="exact"/>
              <w:ind w:left="556" w:right="74"/>
              <w:jc w:val="both"/>
              <w:rPr>
                <w:rFonts w:ascii="Times New Roman" w:eastAsia="標楷體" w:hAnsi="Times New Roman" w:cs="Times New Roman"/>
                <w:kern w:val="0"/>
                <w:sz w:val="21"/>
                <w:szCs w:val="21"/>
              </w:rPr>
            </w:pPr>
            <w:r w:rsidRPr="008958B5">
              <w:rPr>
                <w:rFonts w:cs="Times New Roman"/>
                <w:noProof/>
              </w:rPr>
              <mc:AlternateContent>
                <mc:Choice Requires="wps">
                  <w:drawing>
                    <wp:anchor distT="0" distB="0" distL="114300" distR="114300" simplePos="0" relativeHeight="251661312" behindDoc="0" locked="0" layoutInCell="1" allowOverlap="1" wp14:anchorId="39190D5E" wp14:editId="3616612B">
                      <wp:simplePos x="0" y="0"/>
                      <wp:positionH relativeFrom="column">
                        <wp:posOffset>2177415</wp:posOffset>
                      </wp:positionH>
                      <wp:positionV relativeFrom="paragraph">
                        <wp:posOffset>145415</wp:posOffset>
                      </wp:positionV>
                      <wp:extent cx="341630" cy="236855"/>
                      <wp:effectExtent l="0" t="0" r="1270" b="10795"/>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630" cy="236855"/>
                              </a:xfrm>
                              <a:prstGeom prst="rect">
                                <a:avLst/>
                              </a:prstGeom>
                              <a:noFill/>
                              <a:ln w="12700" cap="flat" cmpd="sng" algn="ctr">
                                <a:noFill/>
                                <a:prstDash val="solid"/>
                              </a:ln>
                              <a:effectLst/>
                            </wps:spPr>
                            <wps:txbx>
                              <w:txbxContent>
                                <w:p w14:paraId="75FA96BC" w14:textId="77777777" w:rsidR="00693018" w:rsidRPr="00195790" w:rsidRDefault="00693018" w:rsidP="00E8424E">
                                  <w:pPr>
                                    <w:jc w:val="center"/>
                                    <w:rPr>
                                      <w:rFonts w:ascii="標楷體" w:eastAsia="標楷體" w:hAnsi="標楷體"/>
                                      <w:color w:val="000000" w:themeColor="text1"/>
                                      <w:sz w:val="16"/>
                                      <w:szCs w:val="16"/>
                                    </w:rPr>
                                  </w:pPr>
                                  <w:proofErr w:type="gramStart"/>
                                  <w:r w:rsidRPr="00195790">
                                    <w:rPr>
                                      <w:rFonts w:ascii="標楷體" w:eastAsia="標楷體" w:hAnsi="標楷體" w:hint="eastAsia"/>
                                      <w:color w:val="000000" w:themeColor="text1"/>
                                      <w:sz w:val="16"/>
                                      <w:szCs w:val="16"/>
                                    </w:rPr>
                                    <w:t>否</w:t>
                                  </w:r>
                                  <w:proofErr w:type="gramEnd"/>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90D5E" id="矩形 39" o:spid="_x0000_s1027" style="position:absolute;left:0;text-align:left;margin-left:171.45pt;margin-top:11.45pt;width:26.9pt;height:1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" filled="f" stroked="f" strokeweight="1pt">
                      <v:path arrowok="t"/>
                      <v:textbox inset="1mm,0,1mm,0">
                        <w:txbxContent>
                          <w:p w14:paraId="75FA96BC" w14:textId="77777777" w:rsidR="00693018" w:rsidRPr="00195790" w:rsidRDefault="00693018" w:rsidP="00E8424E">
                            <w:pPr>
                              <w:jc w:val="center"/>
                              <w:rPr>
                                <w:rFonts w:ascii="標楷體" w:eastAsia="標楷體" w:hAnsi="標楷體"/>
                                <w:color w:val="000000" w:themeColor="text1"/>
                                <w:sz w:val="16"/>
                                <w:szCs w:val="16"/>
                              </w:rPr>
                            </w:pPr>
                            <w:r w:rsidRPr="00195790">
                              <w:rPr>
                                <w:rFonts w:ascii="標楷體" w:eastAsia="標楷體" w:hAnsi="標楷體" w:hint="eastAsia"/>
                                <w:color w:val="000000" w:themeColor="text1"/>
                                <w:sz w:val="16"/>
                                <w:szCs w:val="16"/>
                              </w:rPr>
                              <w:t>否</w:t>
                            </w:r>
                          </w:p>
                        </w:txbxContent>
                      </v:textbox>
                    </v:rect>
                  </w:pict>
                </mc:Fallback>
              </mc:AlternateContent>
            </w:r>
            <w:r w:rsidRPr="008958B5">
              <w:rPr>
                <w:rFonts w:cs="Times New Roman"/>
                <w:noProof/>
              </w:rPr>
              <mc:AlternateContent>
                <mc:Choice Requires="wpg">
                  <w:drawing>
                    <wp:anchor distT="0" distB="0" distL="114300" distR="114300" simplePos="0" relativeHeight="251662336" behindDoc="0" locked="0" layoutInCell="1" allowOverlap="1" wp14:anchorId="11229848" wp14:editId="58F5737E">
                      <wp:simplePos x="0" y="0"/>
                      <wp:positionH relativeFrom="column">
                        <wp:posOffset>2126615</wp:posOffset>
                      </wp:positionH>
                      <wp:positionV relativeFrom="paragraph">
                        <wp:posOffset>147955</wp:posOffset>
                      </wp:positionV>
                      <wp:extent cx="2402840" cy="497840"/>
                      <wp:effectExtent l="0" t="0" r="16510" b="16510"/>
                      <wp:wrapNone/>
                      <wp:docPr id="72" name="群組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2840" cy="497840"/>
                                <a:chOff x="-137830" y="0"/>
                                <a:chExt cx="2403447" cy="360000"/>
                              </a:xfrm>
                            </wpg:grpSpPr>
                            <wps:wsp>
                              <wps:cNvPr id="24" name="矩形 24"/>
                              <wps:cNvSpPr/>
                              <wps:spPr>
                                <a:xfrm>
                                  <a:off x="375857" y="0"/>
                                  <a:ext cx="1889760" cy="360000"/>
                                </a:xfrm>
                                <a:prstGeom prst="rect">
                                  <a:avLst/>
                                </a:prstGeom>
                                <a:noFill/>
                                <a:ln w="12700" cap="flat" cmpd="sng" algn="ctr">
                                  <a:solidFill>
                                    <a:sysClr val="window" lastClr="FFFFFF">
                                      <a:lumMod val="50000"/>
                                    </a:sysClr>
                                  </a:solidFill>
                                  <a:prstDash val="solid"/>
                                </a:ln>
                                <a:effectLst/>
                              </wps:spPr>
                              <wps:txbx>
                                <w:txbxContent>
                                  <w:p w14:paraId="211DCDA1" w14:textId="77777777" w:rsidR="00693018" w:rsidRDefault="00693018" w:rsidP="00E8424E">
                                    <w:pPr>
                                      <w:spacing w:line="240" w:lineRule="exact"/>
                                      <w:jc w:val="center"/>
                                      <w:rPr>
                                        <w:rFonts w:ascii="Times New Roman" w:eastAsia="標楷體" w:hAnsi="Times New Roman"/>
                                        <w:color w:val="000000" w:themeColor="text1"/>
                                        <w:kern w:val="0"/>
                                        <w:sz w:val="18"/>
                                        <w:szCs w:val="18"/>
                                      </w:rPr>
                                    </w:pPr>
                                    <w:r>
                                      <w:rPr>
                                        <w:rFonts w:ascii="Times New Roman" w:eastAsia="標楷體" w:hAnsi="Times New Roman" w:hint="eastAsia"/>
                                        <w:color w:val="000000" w:themeColor="text1"/>
                                        <w:kern w:val="0"/>
                                        <w:sz w:val="18"/>
                                        <w:szCs w:val="18"/>
                                      </w:rPr>
                                      <w:t>承購本商品</w:t>
                                    </w:r>
                                    <w:r w:rsidRPr="00EA26F7">
                                      <w:rPr>
                                        <w:rFonts w:ascii="Times New Roman" w:eastAsia="標楷體" w:hAnsi="Times New Roman" w:hint="eastAsia"/>
                                        <w:color w:val="000000" w:themeColor="text1"/>
                                        <w:kern w:val="0"/>
                                        <w:sz w:val="18"/>
                                        <w:szCs w:val="18"/>
                                      </w:rPr>
                                      <w:t>當年度</w:t>
                                    </w:r>
                                  </w:p>
                                  <w:p w14:paraId="0F6664DF" w14:textId="5B8FF7B4" w:rsidR="00693018" w:rsidRPr="00EA26F7" w:rsidRDefault="00693018" w:rsidP="00E8424E">
                                    <w:pPr>
                                      <w:spacing w:line="240" w:lineRule="exact"/>
                                      <w:jc w:val="center"/>
                                      <w:rPr>
                                        <w:rFonts w:ascii="Times New Roman" w:eastAsia="標楷體" w:hAnsi="Times New Roman"/>
                                        <w:color w:val="000000" w:themeColor="text1"/>
                                        <w:kern w:val="0"/>
                                        <w:sz w:val="18"/>
                                        <w:szCs w:val="18"/>
                                      </w:rPr>
                                    </w:pPr>
                                    <w:r w:rsidRPr="00EA26F7">
                                      <w:rPr>
                                        <w:rFonts w:ascii="Times New Roman" w:eastAsia="標楷體" w:hAnsi="Times New Roman" w:hint="eastAsia"/>
                                        <w:color w:val="000000" w:themeColor="text1"/>
                                        <w:kern w:val="0"/>
                                        <w:sz w:val="18"/>
                                        <w:szCs w:val="18"/>
                                      </w:rPr>
                                      <w:t>本商品可配息連結標的張數</w:t>
                                    </w:r>
                                    <w:ins w:id="68" w:author="陳迎秋" w:date="2024-06-25T14:33:00Z">
                                      <w:r>
                                        <w:rPr>
                                          <w:rFonts w:ascii="Times New Roman" w:eastAsia="標楷體" w:hAnsi="Times New Roman" w:hint="eastAsia"/>
                                          <w:color w:val="000000" w:themeColor="text1"/>
                                          <w:kern w:val="0"/>
                                          <w:sz w:val="18"/>
                                          <w:szCs w:val="18"/>
                                        </w:rPr>
                                        <w:t>為</w:t>
                                      </w:r>
                                    </w:ins>
                                  </w:p>
                                  <w:p w14:paraId="66386825" w14:textId="77777777" w:rsidR="00693018" w:rsidRDefault="00693018" w:rsidP="00E8424E">
                                    <w:pPr>
                                      <w:spacing w:line="240" w:lineRule="exact"/>
                                      <w:jc w:val="center"/>
                                      <w:rPr>
                                        <w:rFonts w:ascii="Times New Roman" w:eastAsia="標楷體" w:hAnsi="Times New Roman"/>
                                        <w:b/>
                                        <w:color w:val="000000" w:themeColor="text1"/>
                                        <w:sz w:val="18"/>
                                        <w:szCs w:val="18"/>
                                      </w:rPr>
                                    </w:pPr>
                                    <w:r>
                                      <w:rPr>
                                        <w:rFonts w:ascii="標楷體" w:eastAsia="標楷體" w:hAnsi="標楷體" w:hint="eastAsia"/>
                                        <w:b/>
                                        <w:color w:val="000000" w:themeColor="text1"/>
                                        <w:sz w:val="18"/>
                                        <w:szCs w:val="18"/>
                                      </w:rPr>
                                      <w:t>【</w:t>
                                    </w:r>
                                    <w:r w:rsidRPr="00EA26F7">
                                      <w:rPr>
                                        <w:rFonts w:ascii="Times New Roman" w:eastAsia="標楷體" w:hAnsi="Times New Roman" w:hint="eastAsia"/>
                                        <w:b/>
                                        <w:color w:val="000000" w:themeColor="text1"/>
                                        <w:sz w:val="18"/>
                                        <w:szCs w:val="18"/>
                                      </w:rPr>
                                      <w:t>零</w:t>
                                    </w:r>
                                    <w:r>
                                      <w:rPr>
                                        <w:rFonts w:ascii="標楷體" w:eastAsia="標楷體" w:hAnsi="標楷體" w:hint="eastAsia"/>
                                        <w:b/>
                                        <w:color w:val="000000" w:themeColor="text1"/>
                                        <w:sz w:val="18"/>
                                        <w:szCs w:val="18"/>
                                      </w:rPr>
                                      <w:t>】</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40" name="直線單箭頭接點 40"/>
                              <wps:cNvCnPr/>
                              <wps:spPr>
                                <a:xfrm>
                                  <a:off x="-137830" y="179514"/>
                                  <a:ext cx="513115" cy="0"/>
                                </a:xfrm>
                                <a:prstGeom prst="straightConnector1">
                                  <a:avLst/>
                                </a:prstGeom>
                                <a:noFill/>
                                <a:ln w="9525" cap="flat" cmpd="sng" algn="ctr">
                                  <a:solidFill>
                                    <a:srgbClr val="4D4D4D"/>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11229848" id="群組 72" o:spid="_x0000_s1028" style="position:absolute;left:0;text-align:left;margin-left:167.45pt;margin-top:11.65pt;width:189.2pt;height:39.2pt;z-index:251662336;mso-width-relative:margin;mso-height-relative:margin" coordorigin="-1378" coordsize="24034,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">
                      <v:rect id="矩形 24" o:spid="_x0000_s1029" style="position:absolute;left:3758;width:18898;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" filled="f" strokecolor="#7f7f7f" strokeweight="1pt">
                        <v:textbox inset="1mm,0,1mm,0">
                          <w:txbxContent>
                            <w:p w14:paraId="211DCDA1" w14:textId="77777777" w:rsidR="00693018" w:rsidRDefault="00693018" w:rsidP="00E8424E">
                              <w:pPr>
                                <w:spacing w:line="240" w:lineRule="exact"/>
                                <w:jc w:val="center"/>
                                <w:rPr>
                                  <w:rFonts w:ascii="Times New Roman" w:eastAsia="標楷體" w:hAnsi="Times New Roman"/>
                                  <w:color w:val="000000" w:themeColor="text1"/>
                                  <w:kern w:val="0"/>
                                  <w:sz w:val="18"/>
                                  <w:szCs w:val="18"/>
                                </w:rPr>
                              </w:pPr>
                              <w:r>
                                <w:rPr>
                                  <w:rFonts w:ascii="Times New Roman" w:eastAsia="標楷體" w:hAnsi="Times New Roman" w:hint="eastAsia"/>
                                  <w:color w:val="000000" w:themeColor="text1"/>
                                  <w:kern w:val="0"/>
                                  <w:sz w:val="18"/>
                                  <w:szCs w:val="18"/>
                                </w:rPr>
                                <w:t>承購本商品</w:t>
                              </w:r>
                              <w:r w:rsidRPr="00EA26F7">
                                <w:rPr>
                                  <w:rFonts w:ascii="Times New Roman" w:eastAsia="標楷體" w:hAnsi="Times New Roman" w:hint="eastAsia"/>
                                  <w:color w:val="000000" w:themeColor="text1"/>
                                  <w:kern w:val="0"/>
                                  <w:sz w:val="18"/>
                                  <w:szCs w:val="18"/>
                                </w:rPr>
                                <w:t>當年度</w:t>
                              </w:r>
                            </w:p>
                            <w:p w14:paraId="0F6664DF" w14:textId="5B8FF7B4" w:rsidR="00693018" w:rsidRPr="00EA26F7" w:rsidRDefault="00693018" w:rsidP="00E8424E">
                              <w:pPr>
                                <w:spacing w:line="240" w:lineRule="exact"/>
                                <w:jc w:val="center"/>
                                <w:rPr>
                                  <w:rFonts w:ascii="Times New Roman" w:eastAsia="標楷體" w:hAnsi="Times New Roman"/>
                                  <w:color w:val="000000" w:themeColor="text1"/>
                                  <w:kern w:val="0"/>
                                  <w:sz w:val="18"/>
                                  <w:szCs w:val="18"/>
                                </w:rPr>
                              </w:pPr>
                              <w:r w:rsidRPr="00EA26F7">
                                <w:rPr>
                                  <w:rFonts w:ascii="Times New Roman" w:eastAsia="標楷體" w:hAnsi="Times New Roman" w:hint="eastAsia"/>
                                  <w:color w:val="000000" w:themeColor="text1"/>
                                  <w:kern w:val="0"/>
                                  <w:sz w:val="18"/>
                                  <w:szCs w:val="18"/>
                                </w:rPr>
                                <w:t>本商品可配息連結標的張數</w:t>
                              </w:r>
                              <w:ins w:id="66" w:author="陳迎秋" w:date="2024-06-25T14:33:00Z">
                                <w:r>
                                  <w:rPr>
                                    <w:rFonts w:ascii="Times New Roman" w:eastAsia="標楷體" w:hAnsi="Times New Roman" w:hint="eastAsia"/>
                                    <w:color w:val="000000" w:themeColor="text1"/>
                                    <w:kern w:val="0"/>
                                    <w:sz w:val="18"/>
                                    <w:szCs w:val="18"/>
                                  </w:rPr>
                                  <w:t>為</w:t>
                                </w:r>
                              </w:ins>
                            </w:p>
                            <w:p w14:paraId="66386825" w14:textId="77777777" w:rsidR="00693018" w:rsidRDefault="00693018" w:rsidP="00E8424E">
                              <w:pPr>
                                <w:spacing w:line="240" w:lineRule="exact"/>
                                <w:jc w:val="center"/>
                                <w:rPr>
                                  <w:rFonts w:ascii="Times New Roman" w:eastAsia="標楷體" w:hAnsi="Times New Roman"/>
                                  <w:b/>
                                  <w:color w:val="000000" w:themeColor="text1"/>
                                  <w:sz w:val="18"/>
                                  <w:szCs w:val="18"/>
                                </w:rPr>
                              </w:pPr>
                              <w:r>
                                <w:rPr>
                                  <w:rFonts w:ascii="標楷體" w:eastAsia="標楷體" w:hAnsi="標楷體" w:hint="eastAsia"/>
                                  <w:b/>
                                  <w:color w:val="000000" w:themeColor="text1"/>
                                  <w:sz w:val="18"/>
                                  <w:szCs w:val="18"/>
                                </w:rPr>
                                <w:t>【</w:t>
                              </w:r>
                              <w:r w:rsidRPr="00EA26F7">
                                <w:rPr>
                                  <w:rFonts w:ascii="Times New Roman" w:eastAsia="標楷體" w:hAnsi="Times New Roman" w:hint="eastAsia"/>
                                  <w:b/>
                                  <w:color w:val="000000" w:themeColor="text1"/>
                                  <w:sz w:val="18"/>
                                  <w:szCs w:val="18"/>
                                </w:rPr>
                                <w:t>零</w:t>
                              </w:r>
                              <w:r>
                                <w:rPr>
                                  <w:rFonts w:ascii="標楷體" w:eastAsia="標楷體" w:hAnsi="標楷體" w:hint="eastAsia"/>
                                  <w:b/>
                                  <w:color w:val="000000" w:themeColor="text1"/>
                                  <w:sz w:val="18"/>
                                  <w:szCs w:val="18"/>
                                </w:rPr>
                                <w:t>】</w:t>
                              </w:r>
                            </w:p>
                          </w:txbxContent>
                        </v:textbox>
                      </v:rect>
                      <v:shapetype id="_x0000_t32" coordsize="21600,21600" o:spt="32" o:oned="t" path="m,l21600,21600e" filled="f">
                        <v:path arrowok="t" fillok="f" o:connecttype="none"/>
                        <o:lock v:ext="edit" shapetype="t"/>
                      </v:shapetype>
                      <v:shape id="直線單箭頭接點 40" o:spid="_x0000_s1030" type="#_x0000_t32" style="position:absolute;left:-1378;top:1795;width:51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" strokecolor="#4d4d4d">
                        <v:stroke endarrow="block"/>
                      </v:shape>
                    </v:group>
                  </w:pict>
                </mc:Fallback>
              </mc:AlternateContent>
            </w:r>
            <w:r w:rsidRPr="008958B5">
              <w:rPr>
                <w:rFonts w:ascii="Times New Roman" w:eastAsia="標楷體" w:hAnsi="Times New Roman" w:cs="Times New Roman"/>
                <w:kern w:val="0"/>
                <w:sz w:val="21"/>
                <w:szCs w:val="21"/>
              </w:rPr>
              <w:t xml:space="preserve">                  </w:t>
            </w:r>
          </w:p>
          <w:p w14:paraId="0FCE1123" w14:textId="77777777" w:rsidR="00E8424E" w:rsidRPr="008958B5" w:rsidRDefault="00E8424E" w:rsidP="00E8424E">
            <w:pPr>
              <w:autoSpaceDE w:val="0"/>
              <w:autoSpaceDN w:val="0"/>
              <w:adjustRightInd w:val="0"/>
              <w:spacing w:line="300" w:lineRule="exact"/>
              <w:ind w:right="74"/>
              <w:jc w:val="both"/>
              <w:rPr>
                <w:rFonts w:ascii="Times New Roman" w:eastAsia="標楷體" w:hAnsi="Times New Roman" w:cs="Times New Roman"/>
                <w:kern w:val="0"/>
                <w:sz w:val="21"/>
                <w:szCs w:val="21"/>
              </w:rPr>
            </w:pPr>
          </w:p>
          <w:p w14:paraId="6F743405" w14:textId="77777777" w:rsidR="00E8424E" w:rsidRPr="008958B5" w:rsidRDefault="00E8424E" w:rsidP="00E8424E">
            <w:pPr>
              <w:autoSpaceDE w:val="0"/>
              <w:autoSpaceDN w:val="0"/>
              <w:adjustRightInd w:val="0"/>
              <w:spacing w:line="300" w:lineRule="exact"/>
              <w:ind w:left="556" w:right="74"/>
              <w:jc w:val="both"/>
              <w:rPr>
                <w:rFonts w:ascii="Times New Roman" w:eastAsia="標楷體" w:hAnsi="Times New Roman" w:cs="Times New Roman"/>
                <w:kern w:val="0"/>
                <w:sz w:val="21"/>
                <w:szCs w:val="21"/>
              </w:rPr>
            </w:pPr>
            <w:r w:rsidRPr="008958B5">
              <w:rPr>
                <w:rFonts w:ascii="Times New Roman" w:eastAsia="標楷體" w:hAnsi="Times New Roman" w:cs="Times New Roman"/>
                <w:kern w:val="0"/>
                <w:sz w:val="21"/>
                <w:szCs w:val="21"/>
              </w:rPr>
              <w:t xml:space="preserve">                           </w:t>
            </w:r>
          </w:p>
          <w:p w14:paraId="57FC8885" w14:textId="77777777" w:rsidR="00E8424E" w:rsidRPr="008958B5" w:rsidRDefault="00E8424E" w:rsidP="00E8424E">
            <w:pPr>
              <w:autoSpaceDE w:val="0"/>
              <w:autoSpaceDN w:val="0"/>
              <w:adjustRightInd w:val="0"/>
              <w:spacing w:line="300" w:lineRule="exact"/>
              <w:ind w:right="74"/>
              <w:jc w:val="both"/>
              <w:rPr>
                <w:rFonts w:ascii="Times New Roman" w:eastAsia="標楷體" w:hAnsi="Times New Roman" w:cs="Times New Roman"/>
                <w:kern w:val="0"/>
                <w:sz w:val="21"/>
                <w:szCs w:val="21"/>
              </w:rPr>
            </w:pPr>
            <w:r w:rsidRPr="008958B5">
              <w:rPr>
                <w:rFonts w:ascii="Times New Roman" w:eastAsia="標楷體" w:hAnsi="Times New Roman" w:cs="Times New Roman"/>
                <w:kern w:val="0"/>
                <w:sz w:val="21"/>
                <w:szCs w:val="21"/>
              </w:rPr>
              <w:t xml:space="preserve">          </w:t>
            </w:r>
          </w:p>
          <w:p w14:paraId="0E0E34F4" w14:textId="2F052591" w:rsidR="00E8424E" w:rsidRPr="008958B5" w:rsidRDefault="00E8424E" w:rsidP="00E8424E">
            <w:pPr>
              <w:autoSpaceDE w:val="0"/>
              <w:autoSpaceDN w:val="0"/>
              <w:adjustRightInd w:val="0"/>
              <w:spacing w:line="300" w:lineRule="exact"/>
              <w:ind w:right="74"/>
              <w:jc w:val="both"/>
              <w:rPr>
                <w:rFonts w:ascii="Times New Roman" w:eastAsia="標楷體" w:hAnsi="Times New Roman" w:cs="Times New Roman"/>
                <w:kern w:val="0"/>
                <w:sz w:val="21"/>
                <w:szCs w:val="21"/>
              </w:rPr>
            </w:pPr>
            <w:r w:rsidRPr="008958B5">
              <w:rPr>
                <w:rFonts w:cs="Times New Roman"/>
                <w:noProof/>
              </w:rPr>
              <mc:AlternateContent>
                <mc:Choice Requires="wpg">
                  <w:drawing>
                    <wp:anchor distT="0" distB="0" distL="114300" distR="114300" simplePos="0" relativeHeight="251664384" behindDoc="0" locked="0" layoutInCell="1" allowOverlap="1" wp14:anchorId="7738C06B" wp14:editId="2C5409B5">
                      <wp:simplePos x="0" y="0"/>
                      <wp:positionH relativeFrom="column">
                        <wp:posOffset>444500</wp:posOffset>
                      </wp:positionH>
                      <wp:positionV relativeFrom="paragraph">
                        <wp:posOffset>156845</wp:posOffset>
                      </wp:positionV>
                      <wp:extent cx="1933575" cy="1662430"/>
                      <wp:effectExtent l="0" t="0" r="9525" b="13970"/>
                      <wp:wrapNone/>
                      <wp:docPr id="49" name="群組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3575" cy="1662430"/>
                                <a:chOff x="0" y="11220"/>
                                <a:chExt cx="1933575" cy="1382970"/>
                              </a:xfrm>
                            </wpg:grpSpPr>
                            <wps:wsp>
                              <wps:cNvPr id="11" name="矩形 8"/>
                              <wps:cNvSpPr/>
                              <wps:spPr>
                                <a:xfrm>
                                  <a:off x="133350" y="11220"/>
                                  <a:ext cx="1800225" cy="348648"/>
                                </a:xfrm>
                                <a:prstGeom prst="rect">
                                  <a:avLst/>
                                </a:prstGeom>
                                <a:noFill/>
                                <a:ln w="12700" cap="flat" cmpd="sng" algn="ctr">
                                  <a:noFill/>
                                  <a:prstDash val="solid"/>
                                </a:ln>
                                <a:effectLst/>
                              </wps:spPr>
                              <wps:txbx>
                                <w:txbxContent>
                                  <w:p w14:paraId="2EFAA51C" w14:textId="77777777" w:rsidR="00693018" w:rsidRDefault="00693018" w:rsidP="00E8424E">
                                    <w:pPr>
                                      <w:spacing w:line="240" w:lineRule="exact"/>
                                      <w:jc w:val="center"/>
                                      <w:rPr>
                                        <w:rFonts w:ascii="Times New Roman" w:eastAsia="標楷體" w:hAnsi="Times New Roman"/>
                                        <w:color w:val="000000" w:themeColor="text1"/>
                                        <w:kern w:val="0"/>
                                        <w:sz w:val="18"/>
                                        <w:szCs w:val="18"/>
                                      </w:rPr>
                                    </w:pPr>
                                    <w:r w:rsidRPr="003C7862">
                                      <w:rPr>
                                        <w:rFonts w:ascii="標楷體" w:eastAsia="標楷體" w:hAnsi="標楷體" w:hint="eastAsia"/>
                                        <w:color w:val="000000" w:themeColor="text1"/>
                                        <w:sz w:val="16"/>
                                        <w:szCs w:val="16"/>
                                      </w:rPr>
                                      <w:t>是。</w:t>
                                    </w:r>
                                    <w:r w:rsidRPr="003C7862">
                                      <w:rPr>
                                        <w:rFonts w:ascii="標楷體" w:eastAsia="標楷體" w:hAnsi="標楷體"/>
                                        <w:b/>
                                        <w:color w:val="000000" w:themeColor="text1"/>
                                        <w:sz w:val="18"/>
                                        <w:szCs w:val="18"/>
                                      </w:rPr>
                                      <w:t>(</w:t>
                                    </w:r>
                                    <w:r w:rsidRPr="003C7862">
                                      <w:rPr>
                                        <w:rFonts w:ascii="標楷體" w:eastAsia="標楷體" w:hAnsi="標楷體" w:hint="eastAsia"/>
                                        <w:b/>
                                        <w:color w:val="000000" w:themeColor="text1"/>
                                        <w:sz w:val="18"/>
                                        <w:szCs w:val="18"/>
                                      </w:rPr>
                                      <w:t>以下流程亦適用於</w:t>
                                    </w:r>
                                    <w:r w:rsidRPr="003C7862">
                                      <w:rPr>
                                        <w:rFonts w:ascii="Times New Roman" w:eastAsia="標楷體" w:hAnsi="Times New Roman" w:hint="eastAsia"/>
                                        <w:b/>
                                        <w:color w:val="000000" w:themeColor="text1"/>
                                        <w:kern w:val="0"/>
                                        <w:sz w:val="18"/>
                                        <w:szCs w:val="18"/>
                                      </w:rPr>
                                      <w:t>承購本商品當年度外之存續期間</w:t>
                                    </w:r>
                                    <w:r w:rsidRPr="003C7862">
                                      <w:rPr>
                                        <w:rFonts w:ascii="Times New Roman" w:eastAsia="標楷體" w:hAnsi="Times New Roman"/>
                                        <w:b/>
                                        <w:color w:val="000000" w:themeColor="text1"/>
                                        <w:kern w:val="0"/>
                                        <w:sz w:val="18"/>
                                        <w:szCs w:val="18"/>
                                      </w:rPr>
                                      <w:t>)</w:t>
                                    </w:r>
                                  </w:p>
                                  <w:p w14:paraId="609CE40F" w14:textId="77777777" w:rsidR="00693018" w:rsidRPr="00195790" w:rsidRDefault="00693018" w:rsidP="00E8424E">
                                    <w:pPr>
                                      <w:jc w:val="center"/>
                                      <w:rPr>
                                        <w:rFonts w:ascii="標楷體" w:eastAsia="標楷體" w:hAnsi="標楷體"/>
                                        <w:color w:val="000000" w:themeColor="text1"/>
                                        <w:sz w:val="16"/>
                                        <w:szCs w:val="16"/>
                                      </w:rPr>
                                    </w:pP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38" name="直線單箭頭接點 38"/>
                              <wps:cNvCnPr/>
                              <wps:spPr>
                                <a:xfrm>
                                  <a:off x="847082" y="11220"/>
                                  <a:ext cx="0" cy="284480"/>
                                </a:xfrm>
                                <a:prstGeom prst="straightConnector1">
                                  <a:avLst/>
                                </a:prstGeom>
                                <a:noFill/>
                                <a:ln w="9525" cap="flat" cmpd="sng" algn="ctr">
                                  <a:solidFill>
                                    <a:srgbClr val="4D4D4D"/>
                                  </a:solidFill>
                                  <a:prstDash val="solid"/>
                                  <a:tailEnd type="triangle"/>
                                </a:ln>
                                <a:effectLst/>
                              </wps:spPr>
                              <wps:bodyPr/>
                            </wps:wsp>
                            <wps:wsp>
                              <wps:cNvPr id="28" name="菱形 28"/>
                              <wps:cNvSpPr/>
                              <wps:spPr>
                                <a:xfrm>
                                  <a:off x="0" y="297319"/>
                                  <a:ext cx="1691005" cy="1096871"/>
                                </a:xfrm>
                                <a:prstGeom prst="diamond">
                                  <a:avLst/>
                                </a:prstGeom>
                                <a:noFill/>
                                <a:ln w="12700" cap="flat" cmpd="sng" algn="ctr">
                                  <a:solidFill>
                                    <a:sysClr val="window" lastClr="FFFFFF">
                                      <a:lumMod val="50000"/>
                                    </a:sysClr>
                                  </a:solidFill>
                                  <a:prstDash val="solid"/>
                                </a:ln>
                                <a:effectLst/>
                              </wps:spPr>
                              <wps:txbx>
                                <w:txbxContent>
                                  <w:p w14:paraId="7A87ADA3" w14:textId="4E644C2A" w:rsidR="00693018" w:rsidRPr="0090453C" w:rsidRDefault="00693018" w:rsidP="00E8424E">
                                    <w:pPr>
                                      <w:spacing w:line="200" w:lineRule="exact"/>
                                      <w:jc w:val="both"/>
                                      <w:rPr>
                                        <w:rFonts w:ascii="Times New Roman" w:eastAsia="標楷體" w:hAnsi="Times New Roman"/>
                                        <w:color w:val="000000" w:themeColor="text1"/>
                                        <w:kern w:val="0"/>
                                        <w:sz w:val="16"/>
                                        <w:szCs w:val="16"/>
                                      </w:rPr>
                                    </w:pPr>
                                    <w:r w:rsidRPr="0090453C">
                                      <w:rPr>
                                        <w:rFonts w:ascii="Times New Roman" w:eastAsia="標楷體" w:hAnsi="Times New Roman" w:hint="eastAsia"/>
                                        <w:color w:val="000000" w:themeColor="text1"/>
                                        <w:kern w:val="0"/>
                                        <w:sz w:val="16"/>
                                        <w:szCs w:val="16"/>
                                      </w:rPr>
                                      <w:t>有無發生觸發事件、特殊事件、</w:t>
                                    </w:r>
                                    <w:del w:id="69" w:author="陳迎秋" w:date="2024-06-27T09:55:00Z">
                                      <w:r w:rsidRPr="0090453C" w:rsidDel="005D68E2">
                                        <w:rPr>
                                          <w:rFonts w:ascii="Times New Roman" w:eastAsia="標楷體" w:hAnsi="Times New Roman" w:hint="eastAsia"/>
                                          <w:color w:val="000000" w:themeColor="text1"/>
                                          <w:kern w:val="0"/>
                                          <w:sz w:val="16"/>
                                          <w:szCs w:val="16"/>
                                        </w:rPr>
                                        <w:delText>交易券商</w:delText>
                                      </w:r>
                                    </w:del>
                                    <w:ins w:id="70" w:author="陳迎秋" w:date="2024-06-27T09:55:00Z">
                                      <w:r>
                                        <w:rPr>
                                          <w:rFonts w:ascii="Times New Roman" w:eastAsia="標楷體" w:hAnsi="Times New Roman" w:hint="eastAsia"/>
                                          <w:color w:val="000000" w:themeColor="text1"/>
                                          <w:kern w:val="0"/>
                                          <w:sz w:val="16"/>
                                          <w:szCs w:val="16"/>
                                        </w:rPr>
                                        <w:t>發行機構</w:t>
                                      </w:r>
                                    </w:ins>
                                    <w:r w:rsidRPr="0090453C">
                                      <w:rPr>
                                        <w:rFonts w:ascii="Times New Roman" w:eastAsia="標楷體" w:hAnsi="Times New Roman" w:hint="eastAsia"/>
                                        <w:color w:val="000000" w:themeColor="text1"/>
                                        <w:kern w:val="0"/>
                                        <w:sz w:val="16"/>
                                        <w:szCs w:val="16"/>
                                      </w:rPr>
                                      <w:t>提前贖回、交易人</w:t>
                                    </w:r>
                                    <w:ins w:id="71" w:author="陳迎秋" w:date="2024-06-27T09:55:00Z">
                                      <w:r>
                                        <w:rPr>
                                          <w:rFonts w:ascii="Times New Roman" w:eastAsia="標楷體" w:hAnsi="Times New Roman" w:hint="eastAsia"/>
                                          <w:color w:val="000000" w:themeColor="text1"/>
                                          <w:kern w:val="0"/>
                                          <w:sz w:val="16"/>
                                          <w:szCs w:val="16"/>
                                        </w:rPr>
                                        <w:t>執行</w:t>
                                      </w:r>
                                    </w:ins>
                                    <w:r w:rsidRPr="0090453C">
                                      <w:rPr>
                                        <w:rFonts w:ascii="Times New Roman" w:eastAsia="標楷體" w:hAnsi="Times New Roman" w:hint="eastAsia"/>
                                        <w:color w:val="000000" w:themeColor="text1"/>
                                        <w:kern w:val="0"/>
                                        <w:sz w:val="16"/>
                                        <w:szCs w:val="16"/>
                                      </w:rPr>
                                      <w:t>提前終止</w:t>
                                    </w:r>
                                    <w:r>
                                      <w:rPr>
                                        <w:rFonts w:ascii="Times New Roman" w:eastAsia="標楷體" w:hAnsi="Times New Roman" w:hint="eastAsia"/>
                                        <w:color w:val="000000" w:themeColor="text1"/>
                                        <w:kern w:val="0"/>
                                        <w:sz w:val="16"/>
                                        <w:szCs w:val="16"/>
                                      </w:rPr>
                                      <w:t>或到期</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38C06B" id="群組 49" o:spid="_x0000_s1031" style="position:absolute;left:0;text-align:left;margin-left:35pt;margin-top:12.35pt;width:152.25pt;height:130.9pt;z-index:251664384;mso-width-relative:margin;mso-height-relative:margin" coordorigin=",112" coordsize="19335,13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">
                      <v:rect id="矩形 8" o:spid="_x0000_s1032" style="position:absolute;left:1333;top:112;width:18002;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" filled="f" stroked="f" strokeweight="1pt">
                        <v:textbox inset="1mm,0,1mm,0">
                          <w:txbxContent>
                            <w:p w14:paraId="2EFAA51C" w14:textId="77777777" w:rsidR="00693018" w:rsidRDefault="00693018" w:rsidP="00E8424E">
                              <w:pPr>
                                <w:spacing w:line="240" w:lineRule="exact"/>
                                <w:jc w:val="center"/>
                                <w:rPr>
                                  <w:rFonts w:ascii="Times New Roman" w:eastAsia="標楷體" w:hAnsi="Times New Roman"/>
                                  <w:color w:val="000000" w:themeColor="text1"/>
                                  <w:kern w:val="0"/>
                                  <w:sz w:val="18"/>
                                  <w:szCs w:val="18"/>
                                </w:rPr>
                              </w:pPr>
                              <w:r w:rsidRPr="003C7862">
                                <w:rPr>
                                  <w:rFonts w:ascii="標楷體" w:eastAsia="標楷體" w:hAnsi="標楷體" w:hint="eastAsia"/>
                                  <w:color w:val="000000" w:themeColor="text1"/>
                                  <w:sz w:val="16"/>
                                  <w:szCs w:val="16"/>
                                </w:rPr>
                                <w:t>是。</w:t>
                              </w:r>
                              <w:r w:rsidRPr="003C7862">
                                <w:rPr>
                                  <w:rFonts w:ascii="標楷體" w:eastAsia="標楷體" w:hAnsi="標楷體"/>
                                  <w:b/>
                                  <w:color w:val="000000" w:themeColor="text1"/>
                                  <w:sz w:val="18"/>
                                  <w:szCs w:val="18"/>
                                </w:rPr>
                                <w:t>(</w:t>
                              </w:r>
                              <w:r w:rsidRPr="003C7862">
                                <w:rPr>
                                  <w:rFonts w:ascii="標楷體" w:eastAsia="標楷體" w:hAnsi="標楷體" w:hint="eastAsia"/>
                                  <w:b/>
                                  <w:color w:val="000000" w:themeColor="text1"/>
                                  <w:sz w:val="18"/>
                                  <w:szCs w:val="18"/>
                                </w:rPr>
                                <w:t>以下流程亦適用於</w:t>
                              </w:r>
                              <w:r w:rsidRPr="003C7862">
                                <w:rPr>
                                  <w:rFonts w:ascii="Times New Roman" w:eastAsia="標楷體" w:hAnsi="Times New Roman" w:hint="eastAsia"/>
                                  <w:b/>
                                  <w:color w:val="000000" w:themeColor="text1"/>
                                  <w:kern w:val="0"/>
                                  <w:sz w:val="18"/>
                                  <w:szCs w:val="18"/>
                                </w:rPr>
                                <w:t>承購本商品當年度外之存續期間</w:t>
                              </w:r>
                              <w:r w:rsidRPr="003C7862">
                                <w:rPr>
                                  <w:rFonts w:ascii="Times New Roman" w:eastAsia="標楷體" w:hAnsi="Times New Roman"/>
                                  <w:b/>
                                  <w:color w:val="000000" w:themeColor="text1"/>
                                  <w:kern w:val="0"/>
                                  <w:sz w:val="18"/>
                                  <w:szCs w:val="18"/>
                                </w:rPr>
                                <w:t>)</w:t>
                              </w:r>
                            </w:p>
                            <w:p w14:paraId="609CE40F" w14:textId="77777777" w:rsidR="00693018" w:rsidRPr="00195790" w:rsidRDefault="00693018" w:rsidP="00E8424E">
                              <w:pPr>
                                <w:jc w:val="center"/>
                                <w:rPr>
                                  <w:rFonts w:ascii="標楷體" w:eastAsia="標楷體" w:hAnsi="標楷體"/>
                                  <w:color w:val="000000" w:themeColor="text1"/>
                                  <w:sz w:val="16"/>
                                  <w:szCs w:val="16"/>
                                </w:rPr>
                              </w:pPr>
                            </w:p>
                          </w:txbxContent>
                        </v:textbox>
                      </v:rect>
                      <v:shape id="直線單箭頭接點 38" o:spid="_x0000_s1033" type="#_x0000_t32" style="position:absolute;left:8470;top:112;width:0;height:2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" strokecolor="#4d4d4d">
                        <v:stroke endarrow="block"/>
                      </v:shape>
                      <v:shape id="菱形 28" o:spid="_x0000_s1034" type="#_x0000_t4" style="position:absolute;top:2973;width:16910;height:10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" filled="f" strokecolor="#7f7f7f" strokeweight="1pt">
                        <v:textbox inset="0,0,0,0">
                          <w:txbxContent>
                            <w:p w14:paraId="7A87ADA3" w14:textId="4E644C2A" w:rsidR="00693018" w:rsidRPr="0090453C" w:rsidRDefault="00693018" w:rsidP="00E8424E">
                              <w:pPr>
                                <w:spacing w:line="200" w:lineRule="exact"/>
                                <w:jc w:val="both"/>
                                <w:rPr>
                                  <w:rFonts w:ascii="Times New Roman" w:eastAsia="標楷體" w:hAnsi="Times New Roman"/>
                                  <w:color w:val="000000" w:themeColor="text1"/>
                                  <w:kern w:val="0"/>
                                  <w:sz w:val="16"/>
                                  <w:szCs w:val="16"/>
                                </w:rPr>
                              </w:pPr>
                              <w:r w:rsidRPr="0090453C">
                                <w:rPr>
                                  <w:rFonts w:ascii="Times New Roman" w:eastAsia="標楷體" w:hAnsi="Times New Roman" w:hint="eastAsia"/>
                                  <w:color w:val="000000" w:themeColor="text1"/>
                                  <w:kern w:val="0"/>
                                  <w:sz w:val="16"/>
                                  <w:szCs w:val="16"/>
                                </w:rPr>
                                <w:t>有無發生觸發事件、特殊事件、</w:t>
                              </w:r>
                              <w:del w:id="70" w:author="陳迎秋" w:date="2024-06-27T09:55:00Z">
                                <w:r w:rsidRPr="0090453C" w:rsidDel="005D68E2">
                                  <w:rPr>
                                    <w:rFonts w:ascii="Times New Roman" w:eastAsia="標楷體" w:hAnsi="Times New Roman" w:hint="eastAsia"/>
                                    <w:color w:val="000000" w:themeColor="text1"/>
                                    <w:kern w:val="0"/>
                                    <w:sz w:val="16"/>
                                    <w:szCs w:val="16"/>
                                  </w:rPr>
                                  <w:delText>交易券商</w:delText>
                                </w:r>
                              </w:del>
                              <w:ins w:id="71" w:author="陳迎秋" w:date="2024-06-27T09:55:00Z">
                                <w:r>
                                  <w:rPr>
                                    <w:rFonts w:ascii="Times New Roman" w:eastAsia="標楷體" w:hAnsi="Times New Roman" w:hint="eastAsia"/>
                                    <w:color w:val="000000" w:themeColor="text1"/>
                                    <w:kern w:val="0"/>
                                    <w:sz w:val="16"/>
                                    <w:szCs w:val="16"/>
                                  </w:rPr>
                                  <w:t>發行機構</w:t>
                                </w:r>
                              </w:ins>
                              <w:r w:rsidRPr="0090453C">
                                <w:rPr>
                                  <w:rFonts w:ascii="Times New Roman" w:eastAsia="標楷體" w:hAnsi="Times New Roman" w:hint="eastAsia"/>
                                  <w:color w:val="000000" w:themeColor="text1"/>
                                  <w:kern w:val="0"/>
                                  <w:sz w:val="16"/>
                                  <w:szCs w:val="16"/>
                                </w:rPr>
                                <w:t>提前贖回、交易人</w:t>
                              </w:r>
                              <w:ins w:id="72" w:author="陳迎秋" w:date="2024-06-27T09:55:00Z">
                                <w:r>
                                  <w:rPr>
                                    <w:rFonts w:ascii="Times New Roman" w:eastAsia="標楷體" w:hAnsi="Times New Roman" w:hint="eastAsia"/>
                                    <w:color w:val="000000" w:themeColor="text1"/>
                                    <w:kern w:val="0"/>
                                    <w:sz w:val="16"/>
                                    <w:szCs w:val="16"/>
                                  </w:rPr>
                                  <w:t>執行</w:t>
                                </w:r>
                              </w:ins>
                              <w:r w:rsidRPr="0090453C">
                                <w:rPr>
                                  <w:rFonts w:ascii="Times New Roman" w:eastAsia="標楷體" w:hAnsi="Times New Roman" w:hint="eastAsia"/>
                                  <w:color w:val="000000" w:themeColor="text1"/>
                                  <w:kern w:val="0"/>
                                  <w:sz w:val="16"/>
                                  <w:szCs w:val="16"/>
                                </w:rPr>
                                <w:t>提前終止</w:t>
                              </w:r>
                              <w:r>
                                <w:rPr>
                                  <w:rFonts w:ascii="Times New Roman" w:eastAsia="標楷體" w:hAnsi="Times New Roman" w:hint="eastAsia"/>
                                  <w:color w:val="000000" w:themeColor="text1"/>
                                  <w:kern w:val="0"/>
                                  <w:sz w:val="16"/>
                                  <w:szCs w:val="16"/>
                                </w:rPr>
                                <w:t>或到期</w:t>
                              </w:r>
                            </w:p>
                          </w:txbxContent>
                        </v:textbox>
                      </v:shape>
                    </v:group>
                  </w:pict>
                </mc:Fallback>
              </mc:AlternateContent>
            </w:r>
          </w:p>
          <w:p w14:paraId="521237ED" w14:textId="77777777" w:rsidR="00E8424E" w:rsidRPr="008958B5" w:rsidRDefault="00E8424E" w:rsidP="00E8424E">
            <w:pPr>
              <w:autoSpaceDE w:val="0"/>
              <w:autoSpaceDN w:val="0"/>
              <w:adjustRightInd w:val="0"/>
              <w:spacing w:line="300" w:lineRule="exact"/>
              <w:ind w:right="74"/>
              <w:jc w:val="both"/>
              <w:rPr>
                <w:rFonts w:ascii="Times New Roman" w:eastAsia="標楷體" w:hAnsi="Times New Roman" w:cs="Times New Roman"/>
                <w:kern w:val="0"/>
                <w:sz w:val="21"/>
                <w:szCs w:val="21"/>
              </w:rPr>
            </w:pPr>
          </w:p>
          <w:p w14:paraId="1FF85D49" w14:textId="77777777" w:rsidR="00E8424E" w:rsidRPr="008958B5" w:rsidRDefault="00E8424E" w:rsidP="00E8424E">
            <w:pPr>
              <w:autoSpaceDE w:val="0"/>
              <w:autoSpaceDN w:val="0"/>
              <w:adjustRightInd w:val="0"/>
              <w:spacing w:line="300" w:lineRule="exact"/>
              <w:ind w:right="74"/>
              <w:jc w:val="both"/>
              <w:rPr>
                <w:rFonts w:ascii="Times New Roman" w:eastAsia="標楷體" w:hAnsi="Times New Roman" w:cs="Times New Roman"/>
                <w:kern w:val="0"/>
                <w:sz w:val="21"/>
                <w:szCs w:val="21"/>
              </w:rPr>
            </w:pPr>
          </w:p>
          <w:p w14:paraId="161F795C" w14:textId="77777777" w:rsidR="00E8424E" w:rsidRPr="008958B5" w:rsidRDefault="00E8424E" w:rsidP="00E8424E">
            <w:pPr>
              <w:autoSpaceDE w:val="0"/>
              <w:autoSpaceDN w:val="0"/>
              <w:adjustRightInd w:val="0"/>
              <w:spacing w:line="300" w:lineRule="exact"/>
              <w:ind w:left="556" w:right="74"/>
              <w:jc w:val="both"/>
              <w:rPr>
                <w:rFonts w:ascii="Times New Roman" w:eastAsia="標楷體" w:hAnsi="Times New Roman" w:cs="Times New Roman"/>
                <w:kern w:val="0"/>
                <w:sz w:val="21"/>
                <w:szCs w:val="21"/>
              </w:rPr>
            </w:pPr>
          </w:p>
          <w:p w14:paraId="507F8EF8" w14:textId="4258F641" w:rsidR="00E8424E" w:rsidRPr="008958B5" w:rsidRDefault="00E8424E" w:rsidP="00E8424E">
            <w:pPr>
              <w:autoSpaceDE w:val="0"/>
              <w:autoSpaceDN w:val="0"/>
              <w:adjustRightInd w:val="0"/>
              <w:spacing w:afterLines="50" w:after="180" w:line="300" w:lineRule="exact"/>
              <w:ind w:left="556" w:right="74"/>
              <w:jc w:val="center"/>
              <w:rPr>
                <w:rFonts w:ascii="Times New Roman" w:eastAsia="標楷體" w:hAnsi="Times New Roman" w:cs="Times New Roman"/>
                <w:kern w:val="0"/>
                <w:sz w:val="21"/>
                <w:szCs w:val="21"/>
              </w:rPr>
            </w:pPr>
            <w:r w:rsidRPr="008958B5">
              <w:rPr>
                <w:rFonts w:cs="Times New Roman"/>
                <w:noProof/>
              </w:rPr>
              <mc:AlternateContent>
                <mc:Choice Requires="wps">
                  <w:drawing>
                    <wp:anchor distT="0" distB="0" distL="114300" distR="114300" simplePos="0" relativeHeight="251660288" behindDoc="0" locked="0" layoutInCell="1" allowOverlap="1" wp14:anchorId="573AC6E6" wp14:editId="0CAF7645">
                      <wp:simplePos x="0" y="0"/>
                      <wp:positionH relativeFrom="column">
                        <wp:posOffset>2130425</wp:posOffset>
                      </wp:positionH>
                      <wp:positionV relativeFrom="paragraph">
                        <wp:posOffset>181610</wp:posOffset>
                      </wp:positionV>
                      <wp:extent cx="341630" cy="236855"/>
                      <wp:effectExtent l="0" t="0" r="1270" b="10795"/>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630" cy="236855"/>
                              </a:xfrm>
                              <a:prstGeom prst="rect">
                                <a:avLst/>
                              </a:prstGeom>
                              <a:noFill/>
                              <a:ln w="12700" cap="flat" cmpd="sng" algn="ctr">
                                <a:noFill/>
                                <a:prstDash val="solid"/>
                              </a:ln>
                              <a:effectLst/>
                            </wps:spPr>
                            <wps:txbx>
                              <w:txbxContent>
                                <w:p w14:paraId="74F2ED58" w14:textId="77777777" w:rsidR="00693018" w:rsidRPr="00195790" w:rsidRDefault="00693018" w:rsidP="00E8424E">
                                  <w:pPr>
                                    <w:jc w:val="center"/>
                                    <w:rPr>
                                      <w:rFonts w:ascii="標楷體" w:eastAsia="標楷體" w:hAnsi="標楷體"/>
                                      <w:color w:val="000000" w:themeColor="text1"/>
                                      <w:sz w:val="16"/>
                                      <w:szCs w:val="16"/>
                                    </w:rPr>
                                  </w:pPr>
                                  <w:r w:rsidRPr="00EA26F7">
                                    <w:rPr>
                                      <w:rFonts w:ascii="標楷體" w:eastAsia="標楷體" w:hAnsi="標楷體" w:hint="eastAsia"/>
                                      <w:color w:val="000000" w:themeColor="text1"/>
                                      <w:sz w:val="16"/>
                                      <w:szCs w:val="16"/>
                                    </w:rPr>
                                    <w:t>無</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3AC6E6" id="矩形 34" o:spid="_x0000_s1035" style="position:absolute;left:0;text-align:left;margin-left:167.75pt;margin-top:14.3pt;width:26.9pt;height:1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" filled="f" stroked="f" strokeweight="1pt">
                      <v:path arrowok="t"/>
                      <v:textbox inset="1mm,0,1mm,0">
                        <w:txbxContent>
                          <w:p w14:paraId="74F2ED58" w14:textId="77777777" w:rsidR="00693018" w:rsidRPr="00195790" w:rsidRDefault="00693018" w:rsidP="00E8424E">
                            <w:pPr>
                              <w:jc w:val="center"/>
                              <w:rPr>
                                <w:rFonts w:ascii="標楷體" w:eastAsia="標楷體" w:hAnsi="標楷體"/>
                                <w:color w:val="000000" w:themeColor="text1"/>
                                <w:sz w:val="16"/>
                                <w:szCs w:val="16"/>
                              </w:rPr>
                            </w:pPr>
                            <w:r w:rsidRPr="00EA26F7">
                              <w:rPr>
                                <w:rFonts w:ascii="標楷體" w:eastAsia="標楷體" w:hAnsi="標楷體" w:hint="eastAsia"/>
                                <w:color w:val="000000" w:themeColor="text1"/>
                                <w:sz w:val="16"/>
                                <w:szCs w:val="16"/>
                              </w:rPr>
                              <w:t>無</w:t>
                            </w:r>
                          </w:p>
                        </w:txbxContent>
                      </v:textbox>
                    </v:rect>
                  </w:pict>
                </mc:Fallback>
              </mc:AlternateContent>
            </w:r>
            <w:r w:rsidRPr="008958B5">
              <w:rPr>
                <w:rFonts w:cs="Times New Roman"/>
                <w:noProof/>
              </w:rPr>
              <mc:AlternateContent>
                <mc:Choice Requires="wpg">
                  <w:drawing>
                    <wp:anchor distT="0" distB="0" distL="114300" distR="114300" simplePos="0" relativeHeight="251663360" behindDoc="0" locked="0" layoutInCell="1" allowOverlap="1" wp14:anchorId="04ED537A" wp14:editId="04FA6798">
                      <wp:simplePos x="0" y="0"/>
                      <wp:positionH relativeFrom="column">
                        <wp:posOffset>2122805</wp:posOffset>
                      </wp:positionH>
                      <wp:positionV relativeFrom="paragraph">
                        <wp:posOffset>154305</wp:posOffset>
                      </wp:positionV>
                      <wp:extent cx="2401570" cy="496570"/>
                      <wp:effectExtent l="0" t="0" r="17780" b="17780"/>
                      <wp:wrapNone/>
                      <wp:docPr id="73" name="群組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1570" cy="496570"/>
                                <a:chOff x="-126907" y="0"/>
                                <a:chExt cx="2403079" cy="354277"/>
                              </a:xfrm>
                            </wpg:grpSpPr>
                            <wps:wsp>
                              <wps:cNvPr id="18" name="矩形 18"/>
                              <wps:cNvSpPr/>
                              <wps:spPr>
                                <a:xfrm>
                                  <a:off x="386412" y="0"/>
                                  <a:ext cx="1889760" cy="354277"/>
                                </a:xfrm>
                                <a:prstGeom prst="rect">
                                  <a:avLst/>
                                </a:prstGeom>
                                <a:noFill/>
                                <a:ln w="12700" cap="flat" cmpd="sng" algn="ctr">
                                  <a:solidFill>
                                    <a:sysClr val="window" lastClr="FFFFFF">
                                      <a:lumMod val="50000"/>
                                    </a:sysClr>
                                  </a:solidFill>
                                  <a:prstDash val="solid"/>
                                </a:ln>
                                <a:effectLst/>
                              </wps:spPr>
                              <wps:txbx>
                                <w:txbxContent>
                                  <w:p w14:paraId="5391A425" w14:textId="20B64961" w:rsidR="00693018" w:rsidRPr="00AF2942" w:rsidRDefault="00693018" w:rsidP="00E8424E">
                                    <w:pPr>
                                      <w:spacing w:line="240" w:lineRule="exact"/>
                                      <w:jc w:val="center"/>
                                      <w:rPr>
                                        <w:rFonts w:ascii="Times New Roman" w:eastAsia="標楷體" w:hAnsi="Times New Roman"/>
                                        <w:color w:val="000000" w:themeColor="text1"/>
                                        <w:sz w:val="18"/>
                                        <w:szCs w:val="18"/>
                                      </w:rPr>
                                    </w:pPr>
                                    <w:r w:rsidRPr="0090453C">
                                      <w:rPr>
                                        <w:rFonts w:ascii="Times New Roman" w:eastAsia="標楷體" w:hAnsi="Times New Roman" w:hint="eastAsia"/>
                                        <w:color w:val="000000" w:themeColor="text1"/>
                                        <w:kern w:val="0"/>
                                        <w:sz w:val="18"/>
                                        <w:szCs w:val="18"/>
                                      </w:rPr>
                                      <w:t>本商品可配息連結標的張數</w:t>
                                    </w:r>
                                    <w:ins w:id="72" w:author="陳迎秋" w:date="2024-06-25T14:34:00Z">
                                      <w:r>
                                        <w:rPr>
                                          <w:rFonts w:ascii="Times New Roman" w:eastAsia="標楷體" w:hAnsi="Times New Roman" w:hint="eastAsia"/>
                                          <w:color w:val="000000" w:themeColor="text1"/>
                                          <w:kern w:val="0"/>
                                          <w:sz w:val="18"/>
                                          <w:szCs w:val="18"/>
                                        </w:rPr>
                                        <w:t>為</w:t>
                                      </w:r>
                                    </w:ins>
                                    <m:oMath>
                                      <m:r>
                                        <m:rPr>
                                          <m:sty m:val="p"/>
                                        </m:rPr>
                                        <w:rPr>
                                          <w:rFonts w:ascii="Cambria Math" w:eastAsia="標楷體" w:hAnsi="Cambria Math" w:hint="eastAsia"/>
                                          <w:color w:val="000000" w:themeColor="text1"/>
                                          <w:kern w:val="0"/>
                                          <w:sz w:val="18"/>
                                          <w:szCs w:val="18"/>
                                        </w:rPr>
                                        <m:t>【</m:t>
                                      </m:r>
                                      <m:r>
                                        <m:rPr>
                                          <m:sty m:val="b"/>
                                        </m:rPr>
                                        <w:rPr>
                                          <w:rFonts w:ascii="Cambria Math" w:eastAsia="標楷體" w:hAnsi="Cambria Math" w:hint="eastAsia"/>
                                          <w:color w:val="000000" w:themeColor="text1"/>
                                          <w:kern w:val="0"/>
                                          <w:sz w:val="18"/>
                                          <w:szCs w:val="18"/>
                                        </w:rPr>
                                        <m:t>剩餘表彰可結算張數】</m:t>
                                      </m:r>
                                    </m:oMath>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41" name="直線單箭頭接點 41"/>
                              <wps:cNvCnPr/>
                              <wps:spPr>
                                <a:xfrm>
                                  <a:off x="-126907" y="185124"/>
                                  <a:ext cx="502192" cy="0"/>
                                </a:xfrm>
                                <a:prstGeom prst="straightConnector1">
                                  <a:avLst/>
                                </a:prstGeom>
                                <a:noFill/>
                                <a:ln w="9525" cap="flat" cmpd="sng" algn="ctr">
                                  <a:solidFill>
                                    <a:srgbClr val="4D4D4D"/>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04ED537A" id="群組 73" o:spid="_x0000_s1036" style="position:absolute;left:0;text-align:left;margin-left:167.15pt;margin-top:12.15pt;width:189.1pt;height:39.1pt;z-index:251663360;mso-width-relative:margin;mso-height-relative:margin" coordorigin="-1269" coordsize="24030,3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">
                      <v:rect id="矩形 18" o:spid="_x0000_s1037" style="position:absolute;left:3864;width:18897;height:35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" filled="f" strokecolor="#7f7f7f" strokeweight="1pt">
                        <v:textbox inset="1mm,0,1mm,0">
                          <w:txbxContent>
                            <w:p w14:paraId="5391A425" w14:textId="20B64961" w:rsidR="00693018" w:rsidRPr="00AF2942" w:rsidRDefault="00693018" w:rsidP="00E8424E">
                              <w:pPr>
                                <w:spacing w:line="240" w:lineRule="exact"/>
                                <w:jc w:val="center"/>
                                <w:rPr>
                                  <w:rFonts w:ascii="Times New Roman" w:eastAsia="標楷體" w:hAnsi="Times New Roman"/>
                                  <w:color w:val="000000" w:themeColor="text1"/>
                                  <w:sz w:val="18"/>
                                  <w:szCs w:val="18"/>
                                </w:rPr>
                              </w:pPr>
                              <w:r w:rsidRPr="0090453C">
                                <w:rPr>
                                  <w:rFonts w:ascii="Times New Roman" w:eastAsia="標楷體" w:hAnsi="Times New Roman" w:hint="eastAsia"/>
                                  <w:color w:val="000000" w:themeColor="text1"/>
                                  <w:kern w:val="0"/>
                                  <w:sz w:val="18"/>
                                  <w:szCs w:val="18"/>
                                </w:rPr>
                                <w:t>本商品可配息連結標的張數</w:t>
                              </w:r>
                              <w:ins w:id="74" w:author="陳迎秋" w:date="2024-06-25T14:34:00Z">
                                <w:r>
                                  <w:rPr>
                                    <w:rFonts w:ascii="Times New Roman" w:eastAsia="標楷體" w:hAnsi="Times New Roman" w:hint="eastAsia"/>
                                    <w:color w:val="000000" w:themeColor="text1"/>
                                    <w:kern w:val="0"/>
                                    <w:sz w:val="18"/>
                                    <w:szCs w:val="18"/>
                                  </w:rPr>
                                  <w:t>為</w:t>
                                </w:r>
                              </w:ins>
                              <m:oMath>
                                <m:r>
                                  <m:rPr>
                                    <m:sty m:val="p"/>
                                  </m:rPr>
                                  <w:rPr>
                                    <w:rFonts w:ascii="Cambria Math" w:eastAsia="標楷體" w:hAnsi="Cambria Math" w:hint="eastAsia"/>
                                    <w:color w:val="000000" w:themeColor="text1"/>
                                    <w:kern w:val="0"/>
                                    <w:sz w:val="18"/>
                                    <w:szCs w:val="18"/>
                                  </w:rPr>
                                  <m:t>【</m:t>
                                </m:r>
                                <m:r>
                                  <m:rPr>
                                    <m:sty m:val="b"/>
                                  </m:rPr>
                                  <w:rPr>
                                    <w:rFonts w:ascii="Cambria Math" w:eastAsia="標楷體" w:hAnsi="Cambria Math" w:hint="eastAsia"/>
                                    <w:color w:val="000000" w:themeColor="text1"/>
                                    <w:kern w:val="0"/>
                                    <w:sz w:val="18"/>
                                    <w:szCs w:val="18"/>
                                  </w:rPr>
                                  <m:t>剩餘表彰可結算張數】</m:t>
                                </m:r>
                              </m:oMath>
                            </w:p>
                          </w:txbxContent>
                        </v:textbox>
                      </v:rect>
                      <v:shape id="直線單箭頭接點 41" o:spid="_x0000_s1038" type="#_x0000_t32" style="position:absolute;left:-1269;top:1851;width:50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" strokecolor="#4d4d4d">
                        <v:stroke endarrow="block"/>
                      </v:shape>
                    </v:group>
                  </w:pict>
                </mc:Fallback>
              </mc:AlternateContent>
            </w:r>
          </w:p>
          <w:p w14:paraId="489CA40C" w14:textId="77777777" w:rsidR="00E8424E" w:rsidRPr="008958B5" w:rsidRDefault="00E8424E" w:rsidP="00E8424E">
            <w:pPr>
              <w:autoSpaceDE w:val="0"/>
              <w:autoSpaceDN w:val="0"/>
              <w:adjustRightInd w:val="0"/>
              <w:spacing w:afterLines="50" w:after="180" w:line="300" w:lineRule="exact"/>
              <w:ind w:left="556" w:right="74"/>
              <w:jc w:val="center"/>
              <w:rPr>
                <w:rFonts w:ascii="Times New Roman" w:eastAsia="標楷體" w:hAnsi="Times New Roman" w:cs="Times New Roman"/>
                <w:kern w:val="0"/>
                <w:sz w:val="21"/>
                <w:szCs w:val="21"/>
              </w:rPr>
            </w:pPr>
          </w:p>
          <w:p w14:paraId="3C4E460A" w14:textId="77777777" w:rsidR="00E8424E" w:rsidRPr="008958B5" w:rsidRDefault="00E8424E" w:rsidP="00E8424E">
            <w:pPr>
              <w:autoSpaceDE w:val="0"/>
              <w:autoSpaceDN w:val="0"/>
              <w:adjustRightInd w:val="0"/>
              <w:spacing w:afterLines="50" w:after="180" w:line="300" w:lineRule="exact"/>
              <w:ind w:left="556" w:right="74"/>
              <w:jc w:val="center"/>
              <w:rPr>
                <w:rFonts w:ascii="Times New Roman" w:eastAsia="標楷體" w:hAnsi="Times New Roman" w:cs="Times New Roman"/>
                <w:kern w:val="0"/>
                <w:sz w:val="21"/>
                <w:szCs w:val="21"/>
              </w:rPr>
            </w:pPr>
          </w:p>
          <w:p w14:paraId="21E1B3C5" w14:textId="157F52E8" w:rsidR="00E8424E" w:rsidRPr="008958B5" w:rsidRDefault="00E8424E" w:rsidP="00E8424E">
            <w:pPr>
              <w:autoSpaceDE w:val="0"/>
              <w:autoSpaceDN w:val="0"/>
              <w:adjustRightInd w:val="0"/>
              <w:spacing w:afterLines="50" w:after="180" w:line="300" w:lineRule="exact"/>
              <w:ind w:left="556" w:right="74"/>
              <w:jc w:val="center"/>
              <w:rPr>
                <w:rFonts w:ascii="Times New Roman" w:eastAsia="標楷體" w:hAnsi="Times New Roman" w:cs="Times New Roman"/>
                <w:kern w:val="0"/>
                <w:sz w:val="21"/>
                <w:szCs w:val="21"/>
              </w:rPr>
            </w:pPr>
            <w:r w:rsidRPr="008958B5">
              <w:rPr>
                <w:rFonts w:cs="Times New Roman"/>
                <w:noProof/>
              </w:rPr>
              <mc:AlternateContent>
                <mc:Choice Requires="wps">
                  <w:drawing>
                    <wp:anchor distT="0" distB="0" distL="114300" distR="114300" simplePos="0" relativeHeight="251671552" behindDoc="0" locked="0" layoutInCell="1" allowOverlap="1" wp14:anchorId="1FA834B5" wp14:editId="0229B7DD">
                      <wp:simplePos x="0" y="0"/>
                      <wp:positionH relativeFrom="column">
                        <wp:posOffset>1283335</wp:posOffset>
                      </wp:positionH>
                      <wp:positionV relativeFrom="paragraph">
                        <wp:posOffset>144780</wp:posOffset>
                      </wp:positionV>
                      <wp:extent cx="4445" cy="1637665"/>
                      <wp:effectExtent l="0" t="0" r="33655" b="19685"/>
                      <wp:wrapNone/>
                      <wp:docPr id="84" name="直線接點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445" cy="1637665"/>
                              </a:xfrm>
                              <a:prstGeom prst="line">
                                <a:avLst/>
                              </a:prstGeom>
                              <a:noFill/>
                              <a:ln w="9525" cap="flat" cmpd="sng" algn="ctr">
                                <a:solidFill>
                                  <a:srgbClr val="4D4D4D"/>
                                </a:solidFill>
                                <a:prstDash val="solid"/>
                                <a:tailEnd type="none"/>
                              </a:ln>
                              <a:effectLst/>
                            </wps:spPr>
                            <wps:bodyPr/>
                          </wps:wsp>
                        </a:graphicData>
                      </a:graphic>
                      <wp14:sizeRelH relativeFrom="margin">
                        <wp14:pctWidth>0</wp14:pctWidth>
                      </wp14:sizeRelH>
                      <wp14:sizeRelV relativeFrom="margin">
                        <wp14:pctHeight>0</wp14:pctHeight>
                      </wp14:sizeRelV>
                    </wp:anchor>
                  </w:drawing>
                </mc:Choice>
                <mc:Fallback>
                  <w:pict>
                    <v:line w14:anchorId="6D9135F7" id="直線接點 8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05pt,11.4pt" to="101.4pt,1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" strokecolor="#4d4d4d">
                      <o:lock v:ext="edit" shapetype="f"/>
                    </v:line>
                  </w:pict>
                </mc:Fallback>
              </mc:AlternateContent>
            </w:r>
            <w:r w:rsidRPr="008958B5">
              <w:rPr>
                <w:rFonts w:cs="Times New Roman"/>
                <w:noProof/>
              </w:rPr>
              <mc:AlternateContent>
                <mc:Choice Requires="wps">
                  <w:drawing>
                    <wp:anchor distT="0" distB="0" distL="114300" distR="114300" simplePos="0" relativeHeight="251668480" behindDoc="0" locked="0" layoutInCell="1" allowOverlap="1" wp14:anchorId="12FABEE0" wp14:editId="00CCC438">
                      <wp:simplePos x="0" y="0"/>
                      <wp:positionH relativeFrom="column">
                        <wp:posOffset>2642870</wp:posOffset>
                      </wp:positionH>
                      <wp:positionV relativeFrom="paragraph">
                        <wp:posOffset>116840</wp:posOffset>
                      </wp:positionV>
                      <wp:extent cx="1889125" cy="1007745"/>
                      <wp:effectExtent l="0" t="0" r="15875" b="20955"/>
                      <wp:wrapNone/>
                      <wp:docPr id="44" name="矩形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9125" cy="1007745"/>
                              </a:xfrm>
                              <a:prstGeom prst="rect">
                                <a:avLst/>
                              </a:prstGeom>
                              <a:noFill/>
                              <a:ln w="12700" cap="flat" cmpd="sng" algn="ctr">
                                <a:solidFill>
                                  <a:sysClr val="window" lastClr="FFFFFF">
                                    <a:lumMod val="50000"/>
                                  </a:sysClr>
                                </a:solidFill>
                                <a:prstDash val="solid"/>
                              </a:ln>
                              <a:effectLst/>
                            </wps:spPr>
                            <wps:txbx>
                              <w:txbxContent>
                                <w:p w14:paraId="2BA22BC9" w14:textId="77777777" w:rsidR="00693018" w:rsidRPr="008958B5" w:rsidRDefault="00693018" w:rsidP="00E8424E">
                                  <w:pPr>
                                    <w:spacing w:line="240" w:lineRule="exact"/>
                                    <w:ind w:left="140" w:hangingChars="78" w:hanging="140"/>
                                    <w:rPr>
                                      <w:rFonts w:ascii="Times New Roman" w:eastAsia="標楷體" w:hAnsi="Times New Roman"/>
                                      <w:color w:val="000000" w:themeColor="text1"/>
                                      <w:kern w:val="0"/>
                                      <w:sz w:val="18"/>
                                      <w:szCs w:val="18"/>
                                    </w:rPr>
                                  </w:pPr>
                                  <w:r>
                                    <w:rPr>
                                      <w:rFonts w:ascii="Times New Roman" w:eastAsia="標楷體" w:hAnsi="Times New Roman"/>
                                      <w:color w:val="000000" w:themeColor="text1"/>
                                      <w:kern w:val="0"/>
                                      <w:sz w:val="18"/>
                                      <w:szCs w:val="18"/>
                                    </w:rPr>
                                    <w:t>1.</w:t>
                                  </w:r>
                                  <w:r>
                                    <w:rPr>
                                      <w:rFonts w:ascii="Times New Roman" w:eastAsia="標楷體" w:hAnsi="Times New Roman" w:hint="eastAsia"/>
                                      <w:color w:val="000000" w:themeColor="text1"/>
                                      <w:kern w:val="0"/>
                                      <w:sz w:val="18"/>
                                      <w:szCs w:val="18"/>
                                    </w:rPr>
                                    <w:t>若</w:t>
                                  </w:r>
                                  <w:r w:rsidRPr="008958B5">
                                    <w:rPr>
                                      <w:rFonts w:ascii="Times New Roman" w:eastAsia="標楷體" w:hAnsi="Times New Roman" w:hint="eastAsia"/>
                                      <w:color w:val="000000" w:themeColor="text1"/>
                                      <w:kern w:val="0"/>
                                      <w:sz w:val="18"/>
                                      <w:szCs w:val="18"/>
                                    </w:rPr>
                                    <w:t>提前到期日或到期日為</w:t>
                                  </w:r>
                                  <w:r w:rsidRPr="008958B5">
                                    <w:rPr>
                                      <w:rFonts w:ascii="Times New Roman" w:eastAsia="標楷體" w:hAnsi="Times New Roman"/>
                                      <w:color w:val="000000" w:themeColor="text1"/>
                                      <w:kern w:val="0"/>
                                      <w:sz w:val="18"/>
                                      <w:szCs w:val="18"/>
                                    </w:rPr>
                                    <w:t>P-2</w:t>
                                  </w:r>
                                  <w:r w:rsidRPr="008958B5">
                                    <w:rPr>
                                      <w:rFonts w:ascii="Times New Roman" w:eastAsia="標楷體" w:hAnsi="Times New Roman" w:hint="eastAsia"/>
                                      <w:color w:val="000000" w:themeColor="text1"/>
                                      <w:kern w:val="0"/>
                                      <w:sz w:val="18"/>
                                      <w:szCs w:val="18"/>
                                    </w:rPr>
                                    <w:t>日或之後日期，本商品可配息連結標的張數為</w:t>
                                  </w:r>
                                  <w:r w:rsidRPr="008958B5">
                                    <w:rPr>
                                      <w:rFonts w:ascii="Times New Roman" w:eastAsia="標楷體" w:hAnsi="Times New Roman" w:hint="eastAsia"/>
                                      <w:b/>
                                      <w:color w:val="000000" w:themeColor="text1"/>
                                      <w:kern w:val="0"/>
                                      <w:sz w:val="18"/>
                                      <w:szCs w:val="18"/>
                                    </w:rPr>
                                    <w:t>【剩餘表彰可結算張數】</w:t>
                                  </w:r>
                                </w:p>
                                <w:p w14:paraId="07769025" w14:textId="77777777" w:rsidR="00693018" w:rsidRPr="00AF2942" w:rsidRDefault="00693018" w:rsidP="00E8424E">
                                  <w:pPr>
                                    <w:spacing w:line="240" w:lineRule="exact"/>
                                    <w:ind w:left="140" w:hangingChars="78" w:hanging="140"/>
                                    <w:rPr>
                                      <w:rFonts w:ascii="標楷體" w:eastAsia="標楷體" w:hAnsi="標楷體"/>
                                      <w:color w:val="000000" w:themeColor="text1"/>
                                      <w:sz w:val="18"/>
                                      <w:szCs w:val="18"/>
                                    </w:rPr>
                                  </w:pPr>
                                  <w:r w:rsidRPr="008958B5">
                                    <w:rPr>
                                      <w:rFonts w:ascii="Times New Roman" w:eastAsia="標楷體" w:hAnsi="Times New Roman"/>
                                      <w:color w:val="000000" w:themeColor="text1"/>
                                      <w:kern w:val="0"/>
                                      <w:sz w:val="18"/>
                                      <w:szCs w:val="18"/>
                                    </w:rPr>
                                    <w:t>2.</w:t>
                                  </w:r>
                                  <w:r w:rsidRPr="008958B5">
                                    <w:rPr>
                                      <w:rFonts w:ascii="Times New Roman" w:eastAsia="標楷體" w:hAnsi="Times New Roman" w:hint="eastAsia"/>
                                      <w:color w:val="000000" w:themeColor="text1"/>
                                      <w:kern w:val="0"/>
                                      <w:sz w:val="18"/>
                                      <w:szCs w:val="18"/>
                                    </w:rPr>
                                    <w:t>若提前到期日或到期日為</w:t>
                                  </w:r>
                                  <w:r w:rsidRPr="008958B5">
                                    <w:rPr>
                                      <w:rFonts w:ascii="Times New Roman" w:eastAsia="標楷體" w:hAnsi="Times New Roman"/>
                                      <w:color w:val="000000" w:themeColor="text1"/>
                                      <w:kern w:val="0"/>
                                      <w:sz w:val="18"/>
                                      <w:szCs w:val="18"/>
                                    </w:rPr>
                                    <w:t>P-3</w:t>
                                  </w:r>
                                  <w:r w:rsidRPr="008958B5">
                                    <w:rPr>
                                      <w:rFonts w:ascii="Times New Roman" w:eastAsia="標楷體" w:hAnsi="Times New Roman" w:hint="eastAsia"/>
                                      <w:color w:val="000000" w:themeColor="text1"/>
                                      <w:kern w:val="0"/>
                                      <w:sz w:val="18"/>
                                      <w:szCs w:val="18"/>
                                    </w:rPr>
                                    <w:t>日或之前日期，本商品可配息連結標</w:t>
                                  </w:r>
                                  <w:r w:rsidRPr="008A5BEC">
                                    <w:rPr>
                                      <w:rFonts w:ascii="Times New Roman" w:eastAsia="標楷體" w:hAnsi="Times New Roman" w:hint="eastAsia"/>
                                      <w:color w:val="000000" w:themeColor="text1"/>
                                      <w:kern w:val="0"/>
                                      <w:sz w:val="18"/>
                                      <w:szCs w:val="18"/>
                                    </w:rPr>
                                    <w:t>的張數為</w:t>
                                  </w:r>
                                  <w:r w:rsidRPr="009E5C68">
                                    <w:rPr>
                                      <w:rFonts w:ascii="Times New Roman" w:eastAsia="標楷體" w:hAnsi="Times New Roman" w:hint="eastAsia"/>
                                      <w:b/>
                                      <w:color w:val="000000" w:themeColor="text1"/>
                                      <w:kern w:val="0"/>
                                      <w:sz w:val="18"/>
                                      <w:szCs w:val="18"/>
                                    </w:rPr>
                                    <w:t>【零】</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ABEE0" id="矩形 44" o:spid="_x0000_s1039" style="position:absolute;left:0;text-align:left;margin-left:208.1pt;margin-top:9.2pt;width:148.75pt;height:79.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" filled="f" strokecolor="#7f7f7f" strokeweight="1pt">
                      <v:path arrowok="t"/>
                      <v:textbox inset="1mm,0,1mm,0">
                        <w:txbxContent>
                          <w:p w14:paraId="2BA22BC9" w14:textId="77777777" w:rsidR="00693018" w:rsidRPr="008958B5" w:rsidRDefault="00693018" w:rsidP="00E8424E">
                            <w:pPr>
                              <w:spacing w:line="240" w:lineRule="exact"/>
                              <w:ind w:left="140" w:hangingChars="78" w:hanging="140"/>
                              <w:rPr>
                                <w:rFonts w:ascii="Times New Roman" w:eastAsia="標楷體" w:hAnsi="Times New Roman"/>
                                <w:color w:val="000000" w:themeColor="text1"/>
                                <w:kern w:val="0"/>
                                <w:sz w:val="18"/>
                                <w:szCs w:val="18"/>
                              </w:rPr>
                            </w:pPr>
                            <w:r>
                              <w:rPr>
                                <w:rFonts w:ascii="Times New Roman" w:eastAsia="標楷體" w:hAnsi="Times New Roman"/>
                                <w:color w:val="000000" w:themeColor="text1"/>
                                <w:kern w:val="0"/>
                                <w:sz w:val="18"/>
                                <w:szCs w:val="18"/>
                              </w:rPr>
                              <w:t>1.</w:t>
                            </w:r>
                            <w:r>
                              <w:rPr>
                                <w:rFonts w:ascii="Times New Roman" w:eastAsia="標楷體" w:hAnsi="Times New Roman" w:hint="eastAsia"/>
                                <w:color w:val="000000" w:themeColor="text1"/>
                                <w:kern w:val="0"/>
                                <w:sz w:val="18"/>
                                <w:szCs w:val="18"/>
                              </w:rPr>
                              <w:t>若</w:t>
                            </w:r>
                            <w:r w:rsidRPr="008958B5">
                              <w:rPr>
                                <w:rFonts w:ascii="Times New Roman" w:eastAsia="標楷體" w:hAnsi="Times New Roman" w:hint="eastAsia"/>
                                <w:color w:val="000000" w:themeColor="text1"/>
                                <w:kern w:val="0"/>
                                <w:sz w:val="18"/>
                                <w:szCs w:val="18"/>
                              </w:rPr>
                              <w:t>提前到期日或到期日為</w:t>
                            </w:r>
                            <w:r w:rsidRPr="008958B5">
                              <w:rPr>
                                <w:rFonts w:ascii="Times New Roman" w:eastAsia="標楷體" w:hAnsi="Times New Roman"/>
                                <w:color w:val="000000" w:themeColor="text1"/>
                                <w:kern w:val="0"/>
                                <w:sz w:val="18"/>
                                <w:szCs w:val="18"/>
                              </w:rPr>
                              <w:t>P-2</w:t>
                            </w:r>
                            <w:r w:rsidRPr="008958B5">
                              <w:rPr>
                                <w:rFonts w:ascii="Times New Roman" w:eastAsia="標楷體" w:hAnsi="Times New Roman" w:hint="eastAsia"/>
                                <w:color w:val="000000" w:themeColor="text1"/>
                                <w:kern w:val="0"/>
                                <w:sz w:val="18"/>
                                <w:szCs w:val="18"/>
                              </w:rPr>
                              <w:t>日或之後日期，本商品可配息連結標的張數為</w:t>
                            </w:r>
                            <w:r w:rsidRPr="008958B5">
                              <w:rPr>
                                <w:rFonts w:ascii="Times New Roman" w:eastAsia="標楷體" w:hAnsi="Times New Roman" w:hint="eastAsia"/>
                                <w:b/>
                                <w:color w:val="000000" w:themeColor="text1"/>
                                <w:kern w:val="0"/>
                                <w:sz w:val="18"/>
                                <w:szCs w:val="18"/>
                              </w:rPr>
                              <w:t>【剩餘表彰可結算張數】</w:t>
                            </w:r>
                          </w:p>
                          <w:p w14:paraId="07769025" w14:textId="77777777" w:rsidR="00693018" w:rsidRPr="00AF2942" w:rsidRDefault="00693018" w:rsidP="00E8424E">
                            <w:pPr>
                              <w:spacing w:line="240" w:lineRule="exact"/>
                              <w:ind w:left="140" w:hangingChars="78" w:hanging="140"/>
                              <w:rPr>
                                <w:rFonts w:ascii="標楷體" w:eastAsia="標楷體" w:hAnsi="標楷體"/>
                                <w:color w:val="000000" w:themeColor="text1"/>
                                <w:sz w:val="18"/>
                                <w:szCs w:val="18"/>
                              </w:rPr>
                            </w:pPr>
                            <w:r w:rsidRPr="008958B5">
                              <w:rPr>
                                <w:rFonts w:ascii="Times New Roman" w:eastAsia="標楷體" w:hAnsi="Times New Roman"/>
                                <w:color w:val="000000" w:themeColor="text1"/>
                                <w:kern w:val="0"/>
                                <w:sz w:val="18"/>
                                <w:szCs w:val="18"/>
                              </w:rPr>
                              <w:t>2.</w:t>
                            </w:r>
                            <w:r w:rsidRPr="008958B5">
                              <w:rPr>
                                <w:rFonts w:ascii="Times New Roman" w:eastAsia="標楷體" w:hAnsi="Times New Roman" w:hint="eastAsia"/>
                                <w:color w:val="000000" w:themeColor="text1"/>
                                <w:kern w:val="0"/>
                                <w:sz w:val="18"/>
                                <w:szCs w:val="18"/>
                              </w:rPr>
                              <w:t>若提前到期日或到期日為</w:t>
                            </w:r>
                            <w:r w:rsidRPr="008958B5">
                              <w:rPr>
                                <w:rFonts w:ascii="Times New Roman" w:eastAsia="標楷體" w:hAnsi="Times New Roman"/>
                                <w:color w:val="000000" w:themeColor="text1"/>
                                <w:kern w:val="0"/>
                                <w:sz w:val="18"/>
                                <w:szCs w:val="18"/>
                              </w:rPr>
                              <w:t>P-3</w:t>
                            </w:r>
                            <w:r w:rsidRPr="008958B5">
                              <w:rPr>
                                <w:rFonts w:ascii="Times New Roman" w:eastAsia="標楷體" w:hAnsi="Times New Roman" w:hint="eastAsia"/>
                                <w:color w:val="000000" w:themeColor="text1"/>
                                <w:kern w:val="0"/>
                                <w:sz w:val="18"/>
                                <w:szCs w:val="18"/>
                              </w:rPr>
                              <w:t>日或之前日期，本商品可配息連結標</w:t>
                            </w:r>
                            <w:r w:rsidRPr="008A5BEC">
                              <w:rPr>
                                <w:rFonts w:ascii="Times New Roman" w:eastAsia="標楷體" w:hAnsi="Times New Roman" w:hint="eastAsia"/>
                                <w:color w:val="000000" w:themeColor="text1"/>
                                <w:kern w:val="0"/>
                                <w:sz w:val="18"/>
                                <w:szCs w:val="18"/>
                              </w:rPr>
                              <w:t>的張數為</w:t>
                            </w:r>
                            <w:r w:rsidRPr="009E5C68">
                              <w:rPr>
                                <w:rFonts w:ascii="Times New Roman" w:eastAsia="標楷體" w:hAnsi="Times New Roman" w:hint="eastAsia"/>
                                <w:b/>
                                <w:color w:val="000000" w:themeColor="text1"/>
                                <w:kern w:val="0"/>
                                <w:sz w:val="18"/>
                                <w:szCs w:val="18"/>
                              </w:rPr>
                              <w:t>【零】</w:t>
                            </w:r>
                          </w:p>
                        </w:txbxContent>
                      </v:textbox>
                    </v:rect>
                  </w:pict>
                </mc:Fallback>
              </mc:AlternateContent>
            </w:r>
            <w:r w:rsidRPr="008958B5">
              <w:rPr>
                <w:rFonts w:cs="Times New Roman"/>
                <w:noProof/>
              </w:rPr>
              <mc:AlternateContent>
                <mc:Choice Requires="wps">
                  <w:drawing>
                    <wp:anchor distT="0" distB="0" distL="114300" distR="114300" simplePos="0" relativeHeight="251665408" behindDoc="0" locked="0" layoutInCell="1" allowOverlap="1" wp14:anchorId="387956EA" wp14:editId="6B440E70">
                      <wp:simplePos x="0" y="0"/>
                      <wp:positionH relativeFrom="column">
                        <wp:posOffset>1010920</wp:posOffset>
                      </wp:positionH>
                      <wp:positionV relativeFrom="paragraph">
                        <wp:posOffset>61595</wp:posOffset>
                      </wp:positionV>
                      <wp:extent cx="341630" cy="235585"/>
                      <wp:effectExtent l="0" t="0" r="1270" b="12065"/>
                      <wp:wrapNone/>
                      <wp:docPr id="33" name="矩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630" cy="235585"/>
                              </a:xfrm>
                              <a:prstGeom prst="rect">
                                <a:avLst/>
                              </a:prstGeom>
                              <a:noFill/>
                              <a:ln w="12700" cap="flat" cmpd="sng" algn="ctr">
                                <a:noFill/>
                                <a:prstDash val="solid"/>
                              </a:ln>
                              <a:effectLst/>
                            </wps:spPr>
                            <wps:txbx>
                              <w:txbxContent>
                                <w:p w14:paraId="7ADE99DE" w14:textId="77777777" w:rsidR="00693018" w:rsidRPr="00195790" w:rsidRDefault="00693018" w:rsidP="00E8424E">
                                  <w:pPr>
                                    <w:jc w:val="center"/>
                                    <w:rPr>
                                      <w:rFonts w:ascii="標楷體" w:eastAsia="標楷體" w:hAnsi="標楷體"/>
                                      <w:color w:val="000000" w:themeColor="text1"/>
                                      <w:sz w:val="16"/>
                                      <w:szCs w:val="16"/>
                                    </w:rPr>
                                  </w:pPr>
                                  <w:r w:rsidRPr="00195790">
                                    <w:rPr>
                                      <w:rFonts w:ascii="標楷體" w:eastAsia="標楷體" w:hAnsi="標楷體" w:hint="eastAsia"/>
                                      <w:color w:val="000000" w:themeColor="text1"/>
                                      <w:sz w:val="16"/>
                                      <w:szCs w:val="16"/>
                                    </w:rPr>
                                    <w:t>有</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956EA" id="矩形 33" o:spid="_x0000_s1040" style="position:absolute;left:0;text-align:left;margin-left:79.6pt;margin-top:4.85pt;width:26.9pt;height:18.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" filled="f" stroked="f" strokeweight="1pt">
                      <v:path arrowok="t"/>
                      <v:textbox inset="1mm,0,1mm,0">
                        <w:txbxContent>
                          <w:p w14:paraId="7ADE99DE" w14:textId="77777777" w:rsidR="00693018" w:rsidRPr="00195790" w:rsidRDefault="00693018" w:rsidP="00E8424E">
                            <w:pPr>
                              <w:jc w:val="center"/>
                              <w:rPr>
                                <w:rFonts w:ascii="標楷體" w:eastAsia="標楷體" w:hAnsi="標楷體"/>
                                <w:color w:val="000000" w:themeColor="text1"/>
                                <w:sz w:val="16"/>
                                <w:szCs w:val="16"/>
                              </w:rPr>
                            </w:pPr>
                            <w:r w:rsidRPr="00195790">
                              <w:rPr>
                                <w:rFonts w:ascii="標楷體" w:eastAsia="標楷體" w:hAnsi="標楷體" w:hint="eastAsia"/>
                                <w:color w:val="000000" w:themeColor="text1"/>
                                <w:sz w:val="16"/>
                                <w:szCs w:val="16"/>
                              </w:rPr>
                              <w:t>有</w:t>
                            </w:r>
                          </w:p>
                        </w:txbxContent>
                      </v:textbox>
                    </v:rect>
                  </w:pict>
                </mc:Fallback>
              </mc:AlternateContent>
            </w:r>
          </w:p>
          <w:p w14:paraId="6ABA40A4" w14:textId="545884C8" w:rsidR="00E8424E" w:rsidRPr="008958B5" w:rsidRDefault="00E8424E" w:rsidP="00E8424E">
            <w:pPr>
              <w:autoSpaceDE w:val="0"/>
              <w:autoSpaceDN w:val="0"/>
              <w:adjustRightInd w:val="0"/>
              <w:spacing w:afterLines="50" w:after="180" w:line="300" w:lineRule="exact"/>
              <w:ind w:left="556" w:right="74"/>
              <w:jc w:val="center"/>
              <w:rPr>
                <w:rFonts w:ascii="Times New Roman" w:eastAsia="標楷體" w:hAnsi="Times New Roman" w:cs="Times New Roman"/>
                <w:kern w:val="0"/>
                <w:sz w:val="21"/>
                <w:szCs w:val="21"/>
              </w:rPr>
            </w:pPr>
            <w:r w:rsidRPr="008958B5">
              <w:rPr>
                <w:rFonts w:cs="Times New Roman"/>
                <w:noProof/>
              </w:rPr>
              <mc:AlternateContent>
                <mc:Choice Requires="wps">
                  <w:drawing>
                    <wp:anchor distT="4294967295" distB="4294967295" distL="114300" distR="114300" simplePos="0" relativeHeight="251666432" behindDoc="0" locked="0" layoutInCell="1" allowOverlap="1" wp14:anchorId="22082A0C" wp14:editId="5CF594C0">
                      <wp:simplePos x="0" y="0"/>
                      <wp:positionH relativeFrom="column">
                        <wp:posOffset>2188845</wp:posOffset>
                      </wp:positionH>
                      <wp:positionV relativeFrom="paragraph">
                        <wp:posOffset>254634</wp:posOffset>
                      </wp:positionV>
                      <wp:extent cx="459740" cy="0"/>
                      <wp:effectExtent l="0" t="76200" r="16510" b="95250"/>
                      <wp:wrapNone/>
                      <wp:docPr id="77" name="直線單箭頭接點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9740" cy="0"/>
                              </a:xfrm>
                              <a:prstGeom prst="straightConnector1">
                                <a:avLst/>
                              </a:prstGeom>
                              <a:noFill/>
                              <a:ln w="9525" cap="flat" cmpd="sng" algn="ctr">
                                <a:solidFill>
                                  <a:srgbClr val="4D4D4D"/>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BDE8AD8" id="直線單箭頭接點 77" o:spid="_x0000_s1026" type="#_x0000_t32" style="position:absolute;margin-left:172.35pt;margin-top:20.05pt;width:36.2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" strokecolor="#4d4d4d">
                      <v:stroke endarrow="block"/>
                      <o:lock v:ext="edit" shapetype="f"/>
                    </v:shape>
                  </w:pict>
                </mc:Fallback>
              </mc:AlternateContent>
            </w:r>
            <w:r w:rsidRPr="008958B5">
              <w:rPr>
                <w:rFonts w:cs="Times New Roman"/>
                <w:noProof/>
              </w:rPr>
              <mc:AlternateContent>
                <mc:Choice Requires="wps">
                  <w:drawing>
                    <wp:anchor distT="4294967295" distB="4294967295" distL="114300" distR="114300" simplePos="0" relativeHeight="251667456" behindDoc="0" locked="0" layoutInCell="1" allowOverlap="1" wp14:anchorId="2E41DC70" wp14:editId="3631D3A6">
                      <wp:simplePos x="0" y="0"/>
                      <wp:positionH relativeFrom="column">
                        <wp:posOffset>1281430</wp:posOffset>
                      </wp:positionH>
                      <wp:positionV relativeFrom="paragraph">
                        <wp:posOffset>253364</wp:posOffset>
                      </wp:positionV>
                      <wp:extent cx="127000" cy="0"/>
                      <wp:effectExtent l="0" t="76200" r="25400" b="95250"/>
                      <wp:wrapNone/>
                      <wp:docPr id="82" name="直線接點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000" cy="0"/>
                              </a:xfrm>
                              <a:prstGeom prst="line">
                                <a:avLst/>
                              </a:prstGeom>
                              <a:noFill/>
                              <a:ln w="9525" cap="flat" cmpd="sng" algn="ctr">
                                <a:solidFill>
                                  <a:srgbClr val="4D4D4D"/>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line w14:anchorId="569D8C6D" id="直線接點 8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00.9pt,19.95pt" to="110.9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" strokecolor="#4d4d4d">
                      <v:stroke endarrow="block"/>
                      <o:lock v:ext="edit" shapetype="f"/>
                    </v:line>
                  </w:pict>
                </mc:Fallback>
              </mc:AlternateContent>
            </w:r>
            <w:r w:rsidRPr="008958B5">
              <w:rPr>
                <w:rFonts w:cs="Times New Roman"/>
                <w:noProof/>
              </w:rPr>
              <mc:AlternateContent>
                <mc:Choice Requires="wps">
                  <w:drawing>
                    <wp:anchor distT="0" distB="0" distL="114300" distR="114300" simplePos="0" relativeHeight="251669504" behindDoc="0" locked="0" layoutInCell="1" allowOverlap="1" wp14:anchorId="2FB27281" wp14:editId="4749D565">
                      <wp:simplePos x="0" y="0"/>
                      <wp:positionH relativeFrom="column">
                        <wp:posOffset>1409065</wp:posOffset>
                      </wp:positionH>
                      <wp:positionV relativeFrom="paragraph">
                        <wp:posOffset>57785</wp:posOffset>
                      </wp:positionV>
                      <wp:extent cx="767715" cy="360045"/>
                      <wp:effectExtent l="0" t="0" r="13335" b="20955"/>
                      <wp:wrapNone/>
                      <wp:docPr id="74" name="流程圖: 替代程序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7715" cy="360045"/>
                              </a:xfrm>
                              <a:prstGeom prst="flowChartAlternateProcess">
                                <a:avLst/>
                              </a:prstGeom>
                              <a:noFill/>
                              <a:ln w="12700" cap="flat" cmpd="sng" algn="ctr">
                                <a:solidFill>
                                  <a:sysClr val="window" lastClr="FFFFFF">
                                    <a:lumMod val="50000"/>
                                  </a:sysClr>
                                </a:solidFill>
                                <a:prstDash val="solid"/>
                              </a:ln>
                              <a:effectLst/>
                            </wps:spPr>
                            <wps:txbx>
                              <w:txbxContent>
                                <w:p w14:paraId="4E092660" w14:textId="77777777" w:rsidR="00693018" w:rsidRPr="0090453C" w:rsidRDefault="00693018" w:rsidP="00E8424E">
                                  <w:pPr>
                                    <w:jc w:val="center"/>
                                    <w:rPr>
                                      <w:rFonts w:ascii="標楷體" w:eastAsia="標楷體" w:hAnsi="標楷體"/>
                                      <w:color w:val="000000" w:themeColor="text1"/>
                                      <w:sz w:val="16"/>
                                      <w:szCs w:val="16"/>
                                    </w:rPr>
                                  </w:pPr>
                                  <w:proofErr w:type="gramStart"/>
                                  <w:r w:rsidRPr="0090453C">
                                    <w:rPr>
                                      <w:rFonts w:ascii="標楷體" w:eastAsia="標楷體" w:hAnsi="標楷體" w:hint="eastAsia"/>
                                      <w:color w:val="000000" w:themeColor="text1"/>
                                      <w:sz w:val="16"/>
                                      <w:szCs w:val="16"/>
                                    </w:rPr>
                                    <w:t>採</w:t>
                                  </w:r>
                                  <w:proofErr w:type="gramEnd"/>
                                  <w:r w:rsidRPr="0090453C">
                                    <w:rPr>
                                      <w:rFonts w:ascii="標楷體" w:eastAsia="標楷體" w:hAnsi="標楷體" w:hint="eastAsia"/>
                                      <w:color w:val="000000" w:themeColor="text1"/>
                                      <w:sz w:val="16"/>
                                      <w:szCs w:val="16"/>
                                    </w:rPr>
                                    <w:t>現金結算</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FB2728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圖: 替代程序 74" o:spid="_x0000_s1041" type="#_x0000_t176" style="position:absolute;left:0;text-align:left;margin-left:110.95pt;margin-top:4.55pt;width:60.45pt;height:28.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" filled="f" strokecolor="#7f7f7f" strokeweight="1pt">
                      <v:path arrowok="t"/>
                      <v:textbox inset="0,0,0,0">
                        <w:txbxContent>
                          <w:p w14:paraId="4E092660" w14:textId="77777777" w:rsidR="00693018" w:rsidRPr="0090453C" w:rsidRDefault="00693018" w:rsidP="00E8424E">
                            <w:pPr>
                              <w:jc w:val="center"/>
                              <w:rPr>
                                <w:rFonts w:ascii="標楷體" w:eastAsia="標楷體" w:hAnsi="標楷體"/>
                                <w:color w:val="000000" w:themeColor="text1"/>
                                <w:sz w:val="16"/>
                                <w:szCs w:val="16"/>
                              </w:rPr>
                            </w:pPr>
                            <w:r w:rsidRPr="0090453C">
                              <w:rPr>
                                <w:rFonts w:ascii="標楷體" w:eastAsia="標楷體" w:hAnsi="標楷體" w:hint="eastAsia"/>
                                <w:color w:val="000000" w:themeColor="text1"/>
                                <w:sz w:val="16"/>
                                <w:szCs w:val="16"/>
                              </w:rPr>
                              <w:t>採現金結算</w:t>
                            </w:r>
                          </w:p>
                        </w:txbxContent>
                      </v:textbox>
                    </v:shape>
                  </w:pict>
                </mc:Fallback>
              </mc:AlternateContent>
            </w:r>
          </w:p>
          <w:p w14:paraId="064EB6A3" w14:textId="77777777" w:rsidR="00E8424E" w:rsidRPr="008958B5" w:rsidRDefault="00E8424E" w:rsidP="00E8424E">
            <w:pPr>
              <w:autoSpaceDE w:val="0"/>
              <w:autoSpaceDN w:val="0"/>
              <w:adjustRightInd w:val="0"/>
              <w:spacing w:afterLines="50" w:after="180" w:line="300" w:lineRule="exact"/>
              <w:ind w:left="556" w:right="74"/>
              <w:jc w:val="center"/>
              <w:rPr>
                <w:rFonts w:ascii="Times New Roman" w:eastAsia="標楷體" w:hAnsi="Times New Roman" w:cs="Times New Roman"/>
                <w:kern w:val="0"/>
                <w:sz w:val="21"/>
                <w:szCs w:val="21"/>
              </w:rPr>
            </w:pPr>
          </w:p>
          <w:p w14:paraId="14C143A4" w14:textId="77777777" w:rsidR="00E8424E" w:rsidRPr="008958B5" w:rsidRDefault="00E8424E" w:rsidP="00E8424E">
            <w:pPr>
              <w:autoSpaceDE w:val="0"/>
              <w:autoSpaceDN w:val="0"/>
              <w:adjustRightInd w:val="0"/>
              <w:spacing w:afterLines="50" w:after="180" w:line="300" w:lineRule="exact"/>
              <w:ind w:left="556" w:right="74"/>
              <w:jc w:val="center"/>
              <w:rPr>
                <w:rFonts w:ascii="Times New Roman" w:eastAsia="標楷體" w:hAnsi="Times New Roman" w:cs="Times New Roman"/>
                <w:kern w:val="0"/>
                <w:sz w:val="21"/>
                <w:szCs w:val="21"/>
              </w:rPr>
            </w:pPr>
          </w:p>
          <w:p w14:paraId="554C9570" w14:textId="6A7F9483" w:rsidR="00E8424E" w:rsidRPr="008958B5" w:rsidRDefault="00E8424E" w:rsidP="00E8424E">
            <w:pPr>
              <w:autoSpaceDE w:val="0"/>
              <w:autoSpaceDN w:val="0"/>
              <w:adjustRightInd w:val="0"/>
              <w:spacing w:afterLines="50" w:after="180" w:line="300" w:lineRule="exact"/>
              <w:ind w:left="556" w:right="74"/>
              <w:jc w:val="center"/>
              <w:rPr>
                <w:rFonts w:ascii="Times New Roman" w:eastAsia="標楷體" w:hAnsi="Times New Roman" w:cs="Times New Roman"/>
                <w:kern w:val="0"/>
                <w:sz w:val="21"/>
                <w:szCs w:val="21"/>
              </w:rPr>
            </w:pPr>
            <w:r w:rsidRPr="008958B5">
              <w:rPr>
                <w:rFonts w:cs="Times New Roman"/>
                <w:noProof/>
              </w:rPr>
              <mc:AlternateContent>
                <mc:Choice Requires="wps">
                  <w:drawing>
                    <wp:anchor distT="0" distB="0" distL="114300" distR="114300" simplePos="0" relativeHeight="251672576" behindDoc="0" locked="0" layoutInCell="1" allowOverlap="1" wp14:anchorId="6BDF9315" wp14:editId="4DE8793A">
                      <wp:simplePos x="0" y="0"/>
                      <wp:positionH relativeFrom="column">
                        <wp:posOffset>2651125</wp:posOffset>
                      </wp:positionH>
                      <wp:positionV relativeFrom="paragraph">
                        <wp:posOffset>48260</wp:posOffset>
                      </wp:positionV>
                      <wp:extent cx="1889125" cy="1007745"/>
                      <wp:effectExtent l="0" t="0" r="15875" b="20955"/>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9125" cy="1007745"/>
                              </a:xfrm>
                              <a:prstGeom prst="rect">
                                <a:avLst/>
                              </a:prstGeom>
                              <a:noFill/>
                              <a:ln w="12700" cap="flat" cmpd="sng" algn="ctr">
                                <a:solidFill>
                                  <a:sysClr val="window" lastClr="FFFFFF">
                                    <a:lumMod val="50000"/>
                                  </a:sysClr>
                                </a:solidFill>
                                <a:prstDash val="solid"/>
                              </a:ln>
                              <a:effectLst/>
                            </wps:spPr>
                            <wps:txbx>
                              <w:txbxContent>
                                <w:p w14:paraId="6003B6B6" w14:textId="77777777" w:rsidR="00693018" w:rsidRPr="008958B5" w:rsidRDefault="00693018" w:rsidP="00E8424E">
                                  <w:pPr>
                                    <w:spacing w:line="240" w:lineRule="exact"/>
                                    <w:ind w:left="140" w:hangingChars="78" w:hanging="140"/>
                                    <w:rPr>
                                      <w:rFonts w:ascii="Times New Roman" w:eastAsia="標楷體" w:hAnsi="Times New Roman"/>
                                      <w:color w:val="000000" w:themeColor="text1"/>
                                      <w:kern w:val="0"/>
                                      <w:sz w:val="18"/>
                                      <w:szCs w:val="18"/>
                                    </w:rPr>
                                  </w:pPr>
                                  <w:r>
                                    <w:rPr>
                                      <w:rFonts w:ascii="Times New Roman" w:eastAsia="標楷體" w:hAnsi="Times New Roman"/>
                                      <w:color w:val="000000" w:themeColor="text1"/>
                                      <w:kern w:val="0"/>
                                      <w:sz w:val="18"/>
                                      <w:szCs w:val="18"/>
                                    </w:rPr>
                                    <w:t>1.</w:t>
                                  </w:r>
                                  <w:r>
                                    <w:rPr>
                                      <w:rFonts w:ascii="Times New Roman" w:eastAsia="標楷體" w:hAnsi="Times New Roman" w:hint="eastAsia"/>
                                      <w:color w:val="000000" w:themeColor="text1"/>
                                      <w:kern w:val="0"/>
                                      <w:sz w:val="18"/>
                                      <w:szCs w:val="18"/>
                                    </w:rPr>
                                    <w:t>若</w:t>
                                  </w:r>
                                  <w:r w:rsidRPr="008958B5">
                                    <w:rPr>
                                      <w:rFonts w:ascii="Times New Roman" w:eastAsia="標楷體" w:hAnsi="Times New Roman" w:hint="eastAsia"/>
                                      <w:color w:val="000000" w:themeColor="text1"/>
                                      <w:kern w:val="0"/>
                                      <w:sz w:val="18"/>
                                      <w:szCs w:val="18"/>
                                    </w:rPr>
                                    <w:t>提前到期日或到期日為</w:t>
                                  </w:r>
                                  <w:r w:rsidRPr="008958B5">
                                    <w:rPr>
                                      <w:rFonts w:ascii="Times New Roman" w:eastAsia="標楷體" w:hAnsi="Times New Roman"/>
                                      <w:color w:val="000000" w:themeColor="text1"/>
                                      <w:kern w:val="0"/>
                                      <w:sz w:val="18"/>
                                      <w:szCs w:val="18"/>
                                    </w:rPr>
                                    <w:t>P-3</w:t>
                                  </w:r>
                                  <w:r w:rsidRPr="008958B5">
                                    <w:rPr>
                                      <w:rFonts w:ascii="Times New Roman" w:eastAsia="標楷體" w:hAnsi="Times New Roman" w:hint="eastAsia"/>
                                      <w:color w:val="000000" w:themeColor="text1"/>
                                      <w:kern w:val="0"/>
                                      <w:sz w:val="18"/>
                                      <w:szCs w:val="18"/>
                                    </w:rPr>
                                    <w:t>日或之後日期，本商品可配息連結標的張數為</w:t>
                                  </w:r>
                                  <w:r w:rsidRPr="008958B5">
                                    <w:rPr>
                                      <w:rFonts w:ascii="Times New Roman" w:eastAsia="標楷體" w:hAnsi="Times New Roman" w:hint="eastAsia"/>
                                      <w:b/>
                                      <w:color w:val="000000" w:themeColor="text1"/>
                                      <w:kern w:val="0"/>
                                      <w:sz w:val="18"/>
                                      <w:szCs w:val="18"/>
                                    </w:rPr>
                                    <w:t>【剩餘表彰可結算張數】</w:t>
                                  </w:r>
                                </w:p>
                                <w:p w14:paraId="09854394" w14:textId="77777777" w:rsidR="00693018" w:rsidRPr="00AF2942" w:rsidRDefault="00693018" w:rsidP="00E8424E">
                                  <w:pPr>
                                    <w:spacing w:line="240" w:lineRule="exact"/>
                                    <w:ind w:left="140" w:hangingChars="78" w:hanging="140"/>
                                    <w:rPr>
                                      <w:rFonts w:ascii="標楷體" w:eastAsia="標楷體" w:hAnsi="標楷體"/>
                                      <w:color w:val="000000" w:themeColor="text1"/>
                                      <w:sz w:val="18"/>
                                      <w:szCs w:val="18"/>
                                    </w:rPr>
                                  </w:pPr>
                                  <w:r w:rsidRPr="008958B5">
                                    <w:rPr>
                                      <w:rFonts w:ascii="Times New Roman" w:eastAsia="標楷體" w:hAnsi="Times New Roman"/>
                                      <w:color w:val="000000" w:themeColor="text1"/>
                                      <w:kern w:val="0"/>
                                      <w:sz w:val="18"/>
                                      <w:szCs w:val="18"/>
                                    </w:rPr>
                                    <w:t>2.</w:t>
                                  </w:r>
                                  <w:r w:rsidRPr="008958B5">
                                    <w:rPr>
                                      <w:rFonts w:ascii="Times New Roman" w:eastAsia="標楷體" w:hAnsi="Times New Roman" w:hint="eastAsia"/>
                                      <w:color w:val="000000" w:themeColor="text1"/>
                                      <w:kern w:val="0"/>
                                      <w:sz w:val="18"/>
                                      <w:szCs w:val="18"/>
                                    </w:rPr>
                                    <w:t>若提前到期日或到期日為</w:t>
                                  </w:r>
                                  <w:r w:rsidRPr="008958B5">
                                    <w:rPr>
                                      <w:rFonts w:ascii="Times New Roman" w:eastAsia="標楷體" w:hAnsi="Times New Roman"/>
                                      <w:color w:val="000000" w:themeColor="text1"/>
                                      <w:kern w:val="0"/>
                                      <w:sz w:val="18"/>
                                      <w:szCs w:val="18"/>
                                    </w:rPr>
                                    <w:t>P-4</w:t>
                                  </w:r>
                                  <w:r w:rsidRPr="008958B5">
                                    <w:rPr>
                                      <w:rFonts w:ascii="Times New Roman" w:eastAsia="標楷體" w:hAnsi="Times New Roman" w:hint="eastAsia"/>
                                      <w:color w:val="000000" w:themeColor="text1"/>
                                      <w:kern w:val="0"/>
                                      <w:sz w:val="18"/>
                                      <w:szCs w:val="18"/>
                                    </w:rPr>
                                    <w:t>日或之前日期，本商品可配息連結標的</w:t>
                                  </w:r>
                                  <w:r w:rsidRPr="008A5BEC">
                                    <w:rPr>
                                      <w:rFonts w:ascii="Times New Roman" w:eastAsia="標楷體" w:hAnsi="Times New Roman" w:hint="eastAsia"/>
                                      <w:color w:val="000000" w:themeColor="text1"/>
                                      <w:kern w:val="0"/>
                                      <w:sz w:val="18"/>
                                      <w:szCs w:val="18"/>
                                    </w:rPr>
                                    <w:t>張數為【</w:t>
                                  </w:r>
                                  <w:r w:rsidRPr="009E5C68">
                                    <w:rPr>
                                      <w:rFonts w:ascii="Times New Roman" w:eastAsia="標楷體" w:hAnsi="Times New Roman" w:hint="eastAsia"/>
                                      <w:b/>
                                      <w:color w:val="000000" w:themeColor="text1"/>
                                      <w:kern w:val="0"/>
                                      <w:sz w:val="18"/>
                                      <w:szCs w:val="18"/>
                                    </w:rPr>
                                    <w:t>零】</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F9315" id="矩形 4" o:spid="_x0000_s1042" style="position:absolute;left:0;text-align:left;margin-left:208.75pt;margin-top:3.8pt;width:148.75pt;height:79.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" filled="f" strokecolor="#7f7f7f" strokeweight="1pt">
                      <v:path arrowok="t"/>
                      <v:textbox inset="1mm,0,1mm,0">
                        <w:txbxContent>
                          <w:p w14:paraId="6003B6B6" w14:textId="77777777" w:rsidR="00693018" w:rsidRPr="008958B5" w:rsidRDefault="00693018" w:rsidP="00E8424E">
                            <w:pPr>
                              <w:spacing w:line="240" w:lineRule="exact"/>
                              <w:ind w:left="140" w:hangingChars="78" w:hanging="140"/>
                              <w:rPr>
                                <w:rFonts w:ascii="Times New Roman" w:eastAsia="標楷體" w:hAnsi="Times New Roman"/>
                                <w:color w:val="000000" w:themeColor="text1"/>
                                <w:kern w:val="0"/>
                                <w:sz w:val="18"/>
                                <w:szCs w:val="18"/>
                              </w:rPr>
                            </w:pPr>
                            <w:r>
                              <w:rPr>
                                <w:rFonts w:ascii="Times New Roman" w:eastAsia="標楷體" w:hAnsi="Times New Roman"/>
                                <w:color w:val="000000" w:themeColor="text1"/>
                                <w:kern w:val="0"/>
                                <w:sz w:val="18"/>
                                <w:szCs w:val="18"/>
                              </w:rPr>
                              <w:t>1.</w:t>
                            </w:r>
                            <w:r>
                              <w:rPr>
                                <w:rFonts w:ascii="Times New Roman" w:eastAsia="標楷體" w:hAnsi="Times New Roman" w:hint="eastAsia"/>
                                <w:color w:val="000000" w:themeColor="text1"/>
                                <w:kern w:val="0"/>
                                <w:sz w:val="18"/>
                                <w:szCs w:val="18"/>
                              </w:rPr>
                              <w:t>若</w:t>
                            </w:r>
                            <w:r w:rsidRPr="008958B5">
                              <w:rPr>
                                <w:rFonts w:ascii="Times New Roman" w:eastAsia="標楷體" w:hAnsi="Times New Roman" w:hint="eastAsia"/>
                                <w:color w:val="000000" w:themeColor="text1"/>
                                <w:kern w:val="0"/>
                                <w:sz w:val="18"/>
                                <w:szCs w:val="18"/>
                              </w:rPr>
                              <w:t>提前到期日或到期日為</w:t>
                            </w:r>
                            <w:r w:rsidRPr="008958B5">
                              <w:rPr>
                                <w:rFonts w:ascii="Times New Roman" w:eastAsia="標楷體" w:hAnsi="Times New Roman"/>
                                <w:color w:val="000000" w:themeColor="text1"/>
                                <w:kern w:val="0"/>
                                <w:sz w:val="18"/>
                                <w:szCs w:val="18"/>
                              </w:rPr>
                              <w:t>P-3</w:t>
                            </w:r>
                            <w:r w:rsidRPr="008958B5">
                              <w:rPr>
                                <w:rFonts w:ascii="Times New Roman" w:eastAsia="標楷體" w:hAnsi="Times New Roman" w:hint="eastAsia"/>
                                <w:color w:val="000000" w:themeColor="text1"/>
                                <w:kern w:val="0"/>
                                <w:sz w:val="18"/>
                                <w:szCs w:val="18"/>
                              </w:rPr>
                              <w:t>日或之後日期，本商品可配息連結標的張數為</w:t>
                            </w:r>
                            <w:r w:rsidRPr="008958B5">
                              <w:rPr>
                                <w:rFonts w:ascii="Times New Roman" w:eastAsia="標楷體" w:hAnsi="Times New Roman" w:hint="eastAsia"/>
                                <w:b/>
                                <w:color w:val="000000" w:themeColor="text1"/>
                                <w:kern w:val="0"/>
                                <w:sz w:val="18"/>
                                <w:szCs w:val="18"/>
                              </w:rPr>
                              <w:t>【剩餘表彰可結算張數】</w:t>
                            </w:r>
                          </w:p>
                          <w:p w14:paraId="09854394" w14:textId="77777777" w:rsidR="00693018" w:rsidRPr="00AF2942" w:rsidRDefault="00693018" w:rsidP="00E8424E">
                            <w:pPr>
                              <w:spacing w:line="240" w:lineRule="exact"/>
                              <w:ind w:left="140" w:hangingChars="78" w:hanging="140"/>
                              <w:rPr>
                                <w:rFonts w:ascii="標楷體" w:eastAsia="標楷體" w:hAnsi="標楷體"/>
                                <w:color w:val="000000" w:themeColor="text1"/>
                                <w:sz w:val="18"/>
                                <w:szCs w:val="18"/>
                              </w:rPr>
                            </w:pPr>
                            <w:r w:rsidRPr="008958B5">
                              <w:rPr>
                                <w:rFonts w:ascii="Times New Roman" w:eastAsia="標楷體" w:hAnsi="Times New Roman"/>
                                <w:color w:val="000000" w:themeColor="text1"/>
                                <w:kern w:val="0"/>
                                <w:sz w:val="18"/>
                                <w:szCs w:val="18"/>
                              </w:rPr>
                              <w:t>2.</w:t>
                            </w:r>
                            <w:r w:rsidRPr="008958B5">
                              <w:rPr>
                                <w:rFonts w:ascii="Times New Roman" w:eastAsia="標楷體" w:hAnsi="Times New Roman" w:hint="eastAsia"/>
                                <w:color w:val="000000" w:themeColor="text1"/>
                                <w:kern w:val="0"/>
                                <w:sz w:val="18"/>
                                <w:szCs w:val="18"/>
                              </w:rPr>
                              <w:t>若提前到期日或到期日為</w:t>
                            </w:r>
                            <w:r w:rsidRPr="008958B5">
                              <w:rPr>
                                <w:rFonts w:ascii="Times New Roman" w:eastAsia="標楷體" w:hAnsi="Times New Roman"/>
                                <w:color w:val="000000" w:themeColor="text1"/>
                                <w:kern w:val="0"/>
                                <w:sz w:val="18"/>
                                <w:szCs w:val="18"/>
                              </w:rPr>
                              <w:t>P-4</w:t>
                            </w:r>
                            <w:r w:rsidRPr="008958B5">
                              <w:rPr>
                                <w:rFonts w:ascii="Times New Roman" w:eastAsia="標楷體" w:hAnsi="Times New Roman" w:hint="eastAsia"/>
                                <w:color w:val="000000" w:themeColor="text1"/>
                                <w:kern w:val="0"/>
                                <w:sz w:val="18"/>
                                <w:szCs w:val="18"/>
                              </w:rPr>
                              <w:t>日或之前日期，本商品可配息連結標的</w:t>
                            </w:r>
                            <w:r w:rsidRPr="008A5BEC">
                              <w:rPr>
                                <w:rFonts w:ascii="Times New Roman" w:eastAsia="標楷體" w:hAnsi="Times New Roman" w:hint="eastAsia"/>
                                <w:color w:val="000000" w:themeColor="text1"/>
                                <w:kern w:val="0"/>
                                <w:sz w:val="18"/>
                                <w:szCs w:val="18"/>
                              </w:rPr>
                              <w:t>張數為【</w:t>
                            </w:r>
                            <w:r w:rsidRPr="009E5C68">
                              <w:rPr>
                                <w:rFonts w:ascii="Times New Roman" w:eastAsia="標楷體" w:hAnsi="Times New Roman" w:hint="eastAsia"/>
                                <w:b/>
                                <w:color w:val="000000" w:themeColor="text1"/>
                                <w:kern w:val="0"/>
                                <w:sz w:val="18"/>
                                <w:szCs w:val="18"/>
                              </w:rPr>
                              <w:t>零】</w:t>
                            </w:r>
                          </w:p>
                        </w:txbxContent>
                      </v:textbox>
                    </v:rect>
                  </w:pict>
                </mc:Fallback>
              </mc:AlternateContent>
            </w:r>
          </w:p>
          <w:p w14:paraId="760DBFA1" w14:textId="7524E4D9" w:rsidR="00E8424E" w:rsidRPr="008958B5" w:rsidRDefault="00E8424E" w:rsidP="00E8424E">
            <w:pPr>
              <w:autoSpaceDE w:val="0"/>
              <w:autoSpaceDN w:val="0"/>
              <w:adjustRightInd w:val="0"/>
              <w:spacing w:afterLines="50" w:after="180" w:line="300" w:lineRule="exact"/>
              <w:ind w:left="556" w:right="74"/>
              <w:jc w:val="center"/>
              <w:rPr>
                <w:rFonts w:ascii="Times New Roman" w:eastAsia="標楷體" w:hAnsi="Times New Roman" w:cs="Times New Roman"/>
                <w:color w:val="000000"/>
                <w:kern w:val="0"/>
                <w:sz w:val="21"/>
                <w:szCs w:val="21"/>
              </w:rPr>
            </w:pPr>
            <w:r w:rsidRPr="008958B5">
              <w:rPr>
                <w:rFonts w:cs="Times New Roman"/>
                <w:noProof/>
              </w:rPr>
              <mc:AlternateContent>
                <mc:Choice Requires="wpg">
                  <w:drawing>
                    <wp:anchor distT="0" distB="0" distL="114300" distR="114300" simplePos="0" relativeHeight="251670528" behindDoc="0" locked="0" layoutInCell="1" allowOverlap="1" wp14:anchorId="7B1A6CC2" wp14:editId="49EBC657">
                      <wp:simplePos x="0" y="0"/>
                      <wp:positionH relativeFrom="column">
                        <wp:posOffset>1290320</wp:posOffset>
                      </wp:positionH>
                      <wp:positionV relativeFrom="paragraph">
                        <wp:posOffset>65405</wp:posOffset>
                      </wp:positionV>
                      <wp:extent cx="1358265" cy="359410"/>
                      <wp:effectExtent l="0" t="0" r="32385" b="21590"/>
                      <wp:wrapNone/>
                      <wp:docPr id="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8265" cy="359410"/>
                                <a:chOff x="0" y="0"/>
                                <a:chExt cx="1358739" cy="359410"/>
                              </a:xfrm>
                            </wpg:grpSpPr>
                            <wps:wsp>
                              <wps:cNvPr id="75" name="流程圖: 替代處理程序 75"/>
                              <wps:cNvSpPr/>
                              <wps:spPr>
                                <a:xfrm>
                                  <a:off x="143302" y="0"/>
                                  <a:ext cx="780264" cy="359410"/>
                                </a:xfrm>
                                <a:prstGeom prst="flowChartAlternateProcess">
                                  <a:avLst/>
                                </a:prstGeom>
                                <a:noFill/>
                                <a:ln w="12700" cap="flat" cmpd="sng" algn="ctr">
                                  <a:solidFill>
                                    <a:sysClr val="window" lastClr="FFFFFF">
                                      <a:lumMod val="50000"/>
                                    </a:sysClr>
                                  </a:solidFill>
                                  <a:prstDash val="solid"/>
                                </a:ln>
                                <a:effectLst/>
                              </wps:spPr>
                              <wps:txbx>
                                <w:txbxContent>
                                  <w:p w14:paraId="7F9C1909" w14:textId="77777777" w:rsidR="00693018" w:rsidRPr="0090453C" w:rsidRDefault="00693018" w:rsidP="00E8424E">
                                    <w:pPr>
                                      <w:jc w:val="center"/>
                                      <w:rPr>
                                        <w:rFonts w:ascii="標楷體" w:eastAsia="標楷體" w:hAnsi="標楷體"/>
                                        <w:color w:val="000000" w:themeColor="text1"/>
                                        <w:sz w:val="16"/>
                                        <w:szCs w:val="16"/>
                                      </w:rPr>
                                    </w:pPr>
                                    <w:proofErr w:type="gramStart"/>
                                    <w:r w:rsidRPr="0090453C">
                                      <w:rPr>
                                        <w:rFonts w:ascii="標楷體" w:eastAsia="標楷體" w:hAnsi="標楷體" w:hint="eastAsia"/>
                                        <w:color w:val="000000" w:themeColor="text1"/>
                                        <w:sz w:val="16"/>
                                        <w:szCs w:val="16"/>
                                      </w:rPr>
                                      <w:t>採</w:t>
                                    </w:r>
                                    <w:proofErr w:type="gramEnd"/>
                                    <w:r>
                                      <w:rPr>
                                        <w:rFonts w:ascii="標楷體" w:eastAsia="標楷體" w:hAnsi="標楷體" w:hint="eastAsia"/>
                                        <w:color w:val="000000" w:themeColor="text1"/>
                                        <w:sz w:val="16"/>
                                        <w:szCs w:val="16"/>
                                      </w:rPr>
                                      <w:t>實物交割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8" name="直線單箭頭接點 78"/>
                              <wps:cNvCnPr/>
                              <wps:spPr>
                                <a:xfrm>
                                  <a:off x="921224" y="197892"/>
                                  <a:ext cx="437515" cy="0"/>
                                </a:xfrm>
                                <a:prstGeom prst="straightConnector1">
                                  <a:avLst/>
                                </a:prstGeom>
                                <a:noFill/>
                                <a:ln w="9525" cap="flat" cmpd="sng" algn="ctr">
                                  <a:solidFill>
                                    <a:srgbClr val="4D4D4D"/>
                                  </a:solidFill>
                                  <a:prstDash val="solid"/>
                                  <a:tailEnd type="triangle"/>
                                </a:ln>
                                <a:effectLst/>
                              </wps:spPr>
                              <wps:bodyPr/>
                            </wps:wsp>
                            <wps:wsp>
                              <wps:cNvPr id="83" name="直線接點 83"/>
                              <wps:cNvCnPr/>
                              <wps:spPr>
                                <a:xfrm>
                                  <a:off x="0" y="191068"/>
                                  <a:ext cx="139700" cy="0"/>
                                </a:xfrm>
                                <a:prstGeom prst="line">
                                  <a:avLst/>
                                </a:prstGeom>
                                <a:noFill/>
                                <a:ln w="9525" cap="flat" cmpd="sng" algn="ctr">
                                  <a:solidFill>
                                    <a:srgbClr val="4D4D4D"/>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7B1A6CC2" id="群組 1" o:spid="_x0000_s1043" style="position:absolute;left:0;text-align:left;margin-left:101.6pt;margin-top:5.15pt;width:106.95pt;height:28.3pt;z-index:251670528;mso-width-relative:margin;mso-height-relative:margin" coordsize="13587,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">
                      <v:shape id="流程圖: 替代處理程序 75" o:spid="_x0000_s1044" type="#_x0000_t176" style="position:absolute;left:1433;width:7802;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" filled="f" strokecolor="#7f7f7f" strokeweight="1pt">
                        <v:textbox inset="0,0,0,0">
                          <w:txbxContent>
                            <w:p w14:paraId="7F9C1909" w14:textId="77777777" w:rsidR="00693018" w:rsidRPr="0090453C" w:rsidRDefault="00693018" w:rsidP="00E8424E">
                              <w:pPr>
                                <w:jc w:val="center"/>
                                <w:rPr>
                                  <w:rFonts w:ascii="標楷體" w:eastAsia="標楷體" w:hAnsi="標楷體"/>
                                  <w:color w:val="000000" w:themeColor="text1"/>
                                  <w:sz w:val="16"/>
                                  <w:szCs w:val="16"/>
                                </w:rPr>
                              </w:pPr>
                              <w:r w:rsidRPr="0090453C">
                                <w:rPr>
                                  <w:rFonts w:ascii="標楷體" w:eastAsia="標楷體" w:hAnsi="標楷體" w:hint="eastAsia"/>
                                  <w:color w:val="000000" w:themeColor="text1"/>
                                  <w:sz w:val="16"/>
                                  <w:szCs w:val="16"/>
                                </w:rPr>
                                <w:t>採</w:t>
                              </w:r>
                              <w:r>
                                <w:rPr>
                                  <w:rFonts w:ascii="標楷體" w:eastAsia="標楷體" w:hAnsi="標楷體" w:hint="eastAsia"/>
                                  <w:color w:val="000000" w:themeColor="text1"/>
                                  <w:sz w:val="16"/>
                                  <w:szCs w:val="16"/>
                                </w:rPr>
                                <w:t>實物交割</w:t>
                              </w:r>
                            </w:p>
                          </w:txbxContent>
                        </v:textbox>
                      </v:shape>
                      <v:shape id="直線單箭頭接點 78" o:spid="_x0000_s1045" type="#_x0000_t32" style="position:absolute;left:9212;top:1978;width:43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" strokecolor="#4d4d4d">
                        <v:stroke endarrow="block"/>
                      </v:shape>
                      <v:line id="直線接點 83" o:spid="_x0000_s1046" style="position:absolute;visibility:visible;mso-wrap-style:square" from="0,1910" to="1397,1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" strokecolor="#4d4d4d">
                        <v:stroke endarrow="block"/>
                      </v:line>
                    </v:group>
                  </w:pict>
                </mc:Fallback>
              </mc:AlternateContent>
            </w:r>
          </w:p>
          <w:p w14:paraId="087D6A72" w14:textId="77777777" w:rsidR="00E8424E" w:rsidRPr="008958B5" w:rsidRDefault="00E8424E" w:rsidP="00E8424E">
            <w:pPr>
              <w:autoSpaceDE w:val="0"/>
              <w:autoSpaceDN w:val="0"/>
              <w:adjustRightInd w:val="0"/>
              <w:spacing w:afterLines="50" w:after="180" w:line="300" w:lineRule="exact"/>
              <w:ind w:left="556" w:right="74"/>
              <w:jc w:val="center"/>
              <w:rPr>
                <w:rFonts w:ascii="Times New Roman" w:eastAsia="標楷體" w:hAnsi="Times New Roman" w:cs="Times New Roman"/>
                <w:kern w:val="0"/>
                <w:sz w:val="21"/>
                <w:szCs w:val="21"/>
              </w:rPr>
            </w:pPr>
          </w:p>
          <w:p w14:paraId="4E693AB4" w14:textId="77777777" w:rsidR="00E8424E" w:rsidRPr="008958B5" w:rsidRDefault="00E8424E" w:rsidP="00E8424E">
            <w:pPr>
              <w:autoSpaceDE w:val="0"/>
              <w:autoSpaceDN w:val="0"/>
              <w:adjustRightInd w:val="0"/>
              <w:spacing w:line="300" w:lineRule="exact"/>
              <w:ind w:right="74"/>
              <w:jc w:val="center"/>
              <w:rPr>
                <w:rFonts w:ascii="標楷體" w:eastAsia="標楷體" w:hAnsi="標楷體" w:cs="Arial"/>
                <w:kern w:val="0"/>
                <w:sz w:val="21"/>
                <w:szCs w:val="21"/>
              </w:rPr>
            </w:pPr>
          </w:p>
        </w:tc>
      </w:tr>
      <w:tr w:rsidR="00E8424E" w:rsidRPr="008958B5" w14:paraId="4565D0FA" w14:textId="77777777" w:rsidTr="00436974">
        <w:trPr>
          <w:trHeight w:val="12320"/>
        </w:trPr>
        <w:tc>
          <w:tcPr>
            <w:tcW w:w="976" w:type="pct"/>
            <w:shd w:val="clear" w:color="auto" w:fill="FFFFFF" w:themeFill="background1"/>
            <w:vAlign w:val="center"/>
            <w:hideMark/>
          </w:tcPr>
          <w:p w14:paraId="6B7D5581"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Cs/>
                <w:color w:val="000000"/>
                <w:kern w:val="0"/>
                <w:sz w:val="22"/>
              </w:rPr>
            </w:pPr>
            <w:r w:rsidRPr="008958B5">
              <w:rPr>
                <w:rFonts w:ascii="Times New Roman" w:eastAsia="標楷體" w:hAnsi="Times New Roman" w:cs="Times New Roman" w:hint="eastAsia"/>
                <w:b/>
                <w:bCs/>
                <w:kern w:val="0"/>
                <w:sz w:val="21"/>
                <w:szCs w:val="21"/>
              </w:rPr>
              <w:lastRenderedPageBreak/>
              <w:t>提前到期</w:t>
            </w:r>
          </w:p>
        </w:tc>
        <w:tc>
          <w:tcPr>
            <w:tcW w:w="4009" w:type="pct"/>
            <w:shd w:val="clear" w:color="auto" w:fill="FFFFFF" w:themeFill="background1"/>
            <w:vAlign w:val="center"/>
          </w:tcPr>
          <w:p w14:paraId="42462642" w14:textId="72856897" w:rsidR="00E8424E" w:rsidRPr="008958B5" w:rsidRDefault="00E8424E" w:rsidP="00B22650">
            <w:pPr>
              <w:widowControl/>
              <w:numPr>
                <w:ilvl w:val="0"/>
                <w:numId w:val="25"/>
              </w:numPr>
              <w:spacing w:line="300" w:lineRule="exact"/>
              <w:ind w:left="346" w:rightChars="28" w:right="67" w:hanging="6"/>
              <w:jc w:val="both"/>
              <w:rPr>
                <w:rFonts w:ascii="Times New Roman" w:eastAsia="標楷體" w:hAnsi="Times New Roman" w:cs="Times New Roman"/>
                <w:b/>
                <w:kern w:val="0"/>
                <w:sz w:val="21"/>
                <w:szCs w:val="21"/>
              </w:rPr>
            </w:pPr>
            <w:r w:rsidRPr="008958B5">
              <w:rPr>
                <w:rFonts w:ascii="Times New Roman" w:eastAsia="標楷體" w:hAnsi="Times New Roman" w:cs="Times New Roman" w:hint="eastAsia"/>
                <w:b/>
                <w:kern w:val="0"/>
                <w:sz w:val="21"/>
                <w:szCs w:val="21"/>
              </w:rPr>
              <w:t>交易人</w:t>
            </w:r>
            <w:ins w:id="73" w:author="陳迎秋" w:date="2024-06-27T10:17:00Z">
              <w:r w:rsidR="00CD171E">
                <w:rPr>
                  <w:rFonts w:ascii="Times New Roman" w:eastAsia="標楷體" w:hAnsi="Times New Roman" w:cs="Times New Roman" w:hint="eastAsia"/>
                  <w:b/>
                  <w:kern w:val="0"/>
                  <w:sz w:val="21"/>
                  <w:szCs w:val="21"/>
                </w:rPr>
                <w:t>執行</w:t>
              </w:r>
            </w:ins>
            <w:r w:rsidRPr="008958B5">
              <w:rPr>
                <w:rFonts w:ascii="Times New Roman" w:eastAsia="標楷體" w:hAnsi="Times New Roman" w:cs="Times New Roman" w:hint="eastAsia"/>
                <w:b/>
                <w:kern w:val="0"/>
                <w:sz w:val="21"/>
                <w:szCs w:val="21"/>
              </w:rPr>
              <w:t>提前終止</w:t>
            </w:r>
          </w:p>
          <w:p w14:paraId="18367723" w14:textId="22F738C5" w:rsidR="00E8424E" w:rsidRPr="008958B5" w:rsidRDefault="00E8424E" w:rsidP="00E8424E">
            <w:pPr>
              <w:spacing w:line="300" w:lineRule="exact"/>
              <w:ind w:left="346" w:right="74"/>
              <w:jc w:val="both"/>
              <w:rPr>
                <w:rFonts w:ascii="Times New Roman" w:eastAsia="標楷體" w:hAnsi="Times New Roman" w:cs="Times New Roman"/>
                <w:b/>
                <w:color w:val="000000"/>
                <w:kern w:val="0"/>
                <w:sz w:val="21"/>
                <w:szCs w:val="21"/>
              </w:rPr>
            </w:pPr>
            <w:r w:rsidRPr="008958B5">
              <w:rPr>
                <w:rFonts w:ascii="Times New Roman" w:eastAsia="標楷體" w:hAnsi="Times New Roman" w:cs="Times New Roman" w:hint="eastAsia"/>
                <w:kern w:val="0"/>
                <w:sz w:val="21"/>
                <w:szCs w:val="21"/>
              </w:rPr>
              <w:t>交易人</w:t>
            </w:r>
            <w:r w:rsidRPr="008958B5">
              <w:rPr>
                <w:rFonts w:ascii="Times New Roman" w:eastAsia="標楷體" w:hAnsi="Times New Roman" w:cs="Times New Roman" w:hint="eastAsia"/>
                <w:b/>
                <w:kern w:val="0"/>
                <w:sz w:val="21"/>
                <w:szCs w:val="21"/>
              </w:rPr>
              <w:t>只有在連結標的可以在市場上賣出的情況下</w:t>
            </w:r>
            <w:r w:rsidRPr="008958B5">
              <w:rPr>
                <w:rFonts w:ascii="Times New Roman" w:eastAsia="標楷體" w:hAnsi="Times New Roman" w:cs="Times New Roman" w:hint="eastAsia"/>
                <w:kern w:val="0"/>
                <w:sz w:val="21"/>
                <w:szCs w:val="21"/>
              </w:rPr>
              <w:t>，得於閉鎖期</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不含</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後至到期日前一個交易營業日止</w:t>
            </w:r>
            <w:r w:rsidRPr="008958B5">
              <w:rPr>
                <w:rFonts w:ascii="Times New Roman" w:eastAsia="標楷體" w:hAnsi="Times New Roman" w:cs="Times New Roman" w:hint="eastAsia"/>
                <w:color w:val="000000"/>
                <w:kern w:val="0"/>
                <w:sz w:val="21"/>
                <w:szCs w:val="21"/>
              </w:rPr>
              <w:t>，以電話或書面通知發行機構</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通知到達發行機構之時間須於交易營業日之臺北市時間</w:t>
            </w:r>
            <w:r w:rsidRPr="008958B5">
              <w:rPr>
                <w:rFonts w:ascii="Times New Roman" w:eastAsia="標楷體" w:hAnsi="Times New Roman" w:cs="Times New Roman"/>
                <w:color w:val="000000"/>
                <w:kern w:val="0"/>
                <w:sz w:val="21"/>
                <w:szCs w:val="21"/>
              </w:rPr>
              <w:t>9:00a.m. ~ 12:00p.m.</w:t>
            </w:r>
            <w:r w:rsidRPr="008958B5">
              <w:rPr>
                <w:rFonts w:ascii="Times New Roman" w:eastAsia="標楷體" w:hAnsi="Times New Roman" w:cs="Times New Roman" w:hint="eastAsia"/>
                <w:color w:val="000000"/>
                <w:kern w:val="0"/>
                <w:sz w:val="21"/>
                <w:szCs w:val="21"/>
              </w:rPr>
              <w:t>，逾時則視為於次一交易營業日到達</w:t>
            </w:r>
            <w:proofErr w:type="gramStart"/>
            <w:r w:rsidRPr="008958B5">
              <w:rPr>
                <w:rFonts w:ascii="Times New Roman" w:eastAsia="標楷體" w:hAnsi="Times New Roman" w:cs="Times New Roman"/>
                <w:color w:val="000000"/>
                <w:kern w:val="0"/>
                <w:sz w:val="21"/>
                <w:szCs w:val="21"/>
              </w:rPr>
              <w:t>)</w:t>
            </w:r>
            <w:r w:rsidRPr="008958B5">
              <w:rPr>
                <w:rFonts w:cs="Times New Roman" w:hint="eastAsia"/>
              </w:rPr>
              <w:t>，</w:t>
            </w:r>
            <w:proofErr w:type="gramEnd"/>
            <w:r w:rsidRPr="008958B5">
              <w:rPr>
                <w:rFonts w:ascii="Times New Roman" w:eastAsia="標楷體" w:hAnsi="Times New Roman" w:cs="Times New Roman" w:hint="eastAsia"/>
                <w:b/>
                <w:color w:val="000000"/>
                <w:kern w:val="0"/>
                <w:sz w:val="21"/>
                <w:szCs w:val="21"/>
              </w:rPr>
              <w:t>且依市場實際可以賣出的數量提前終止全部或部分原始連結標的張數</w:t>
            </w:r>
            <w:r w:rsidRPr="008958B5">
              <w:rPr>
                <w:rFonts w:ascii="Times New Roman" w:eastAsia="標楷體" w:hAnsi="Times New Roman" w:cs="Times New Roman"/>
                <w:b/>
                <w:color w:val="000000"/>
                <w:kern w:val="0"/>
                <w:sz w:val="21"/>
                <w:szCs w:val="21"/>
              </w:rPr>
              <w:t>(</w:t>
            </w:r>
            <w:r w:rsidRPr="008958B5">
              <w:rPr>
                <w:rFonts w:ascii="Times New Roman" w:eastAsia="標楷體" w:hAnsi="Times New Roman" w:cs="Times New Roman" w:hint="eastAsia"/>
                <w:b/>
                <w:color w:val="000000"/>
                <w:kern w:val="0"/>
                <w:sz w:val="21"/>
                <w:szCs w:val="21"/>
              </w:rPr>
              <w:t>交易人不可要求發行機構</w:t>
            </w:r>
            <w:ins w:id="74" w:author="陳迎秋" w:date="2024-06-26T08:58:00Z">
              <w:r w:rsidR="007A6B02">
                <w:rPr>
                  <w:rFonts w:ascii="Times New Roman" w:eastAsia="標楷體" w:hAnsi="Times New Roman" w:cs="Times New Roman" w:hint="eastAsia"/>
                  <w:b/>
                  <w:color w:val="000000"/>
                  <w:kern w:val="0"/>
                  <w:sz w:val="21"/>
                  <w:szCs w:val="21"/>
                </w:rPr>
                <w:t>買</w:t>
              </w:r>
            </w:ins>
            <w:r w:rsidRPr="008958B5">
              <w:rPr>
                <w:rFonts w:ascii="Times New Roman" w:eastAsia="標楷體" w:hAnsi="Times New Roman" w:cs="Times New Roman" w:hint="eastAsia"/>
                <w:b/>
                <w:color w:val="000000"/>
                <w:kern w:val="0"/>
                <w:sz w:val="21"/>
                <w:szCs w:val="21"/>
              </w:rPr>
              <w:t>回</w:t>
            </w:r>
            <w:del w:id="75" w:author="陳迎秋" w:date="2024-06-26T08:58:00Z">
              <w:r w:rsidRPr="008958B5" w:rsidDel="007A6B02">
                <w:rPr>
                  <w:rFonts w:ascii="Times New Roman" w:eastAsia="標楷體" w:hAnsi="Times New Roman" w:cs="Times New Roman" w:hint="eastAsia"/>
                  <w:b/>
                  <w:color w:val="000000"/>
                  <w:kern w:val="0"/>
                  <w:sz w:val="21"/>
                  <w:szCs w:val="21"/>
                </w:rPr>
                <w:delText>購</w:delText>
              </w:r>
            </w:del>
            <w:r w:rsidRPr="008958B5">
              <w:rPr>
                <w:rFonts w:ascii="Times New Roman" w:eastAsia="標楷體" w:hAnsi="Times New Roman" w:cs="Times New Roman" w:hint="eastAsia"/>
                <w:b/>
                <w:color w:val="000000"/>
                <w:kern w:val="0"/>
                <w:sz w:val="21"/>
                <w:szCs w:val="21"/>
              </w:rPr>
              <w:t>連結標的或贖回</w:t>
            </w:r>
            <w:r w:rsidRPr="008958B5">
              <w:rPr>
                <w:rFonts w:ascii="Times New Roman" w:eastAsia="標楷體" w:hAnsi="Times New Roman" w:cs="Times New Roman"/>
                <w:b/>
                <w:color w:val="000000"/>
                <w:kern w:val="0"/>
                <w:sz w:val="21"/>
                <w:szCs w:val="21"/>
              </w:rPr>
              <w:t>)</w:t>
            </w:r>
            <w:r w:rsidRPr="008958B5">
              <w:rPr>
                <w:rFonts w:ascii="Times New Roman" w:eastAsia="標楷體" w:hAnsi="Times New Roman" w:cs="Times New Roman" w:hint="eastAsia"/>
                <w:color w:val="000000"/>
                <w:kern w:val="0"/>
                <w:sz w:val="21"/>
                <w:szCs w:val="21"/>
              </w:rPr>
              <w:t>，並</w:t>
            </w:r>
            <w:r w:rsidRPr="008958B5">
              <w:rPr>
                <w:rFonts w:ascii="Times New Roman" w:eastAsia="標楷體" w:hAnsi="Times New Roman" w:cs="Times New Roman" w:hint="eastAsia"/>
                <w:b/>
                <w:color w:val="000000"/>
                <w:kern w:val="0"/>
                <w:sz w:val="21"/>
                <w:szCs w:val="21"/>
                <w:bdr w:val="single" w:sz="4" w:space="0" w:color="auto"/>
              </w:rPr>
              <w:t>以該提前終止通知到達發行機構之日</w:t>
            </w:r>
            <w:r w:rsidRPr="008958B5">
              <w:rPr>
                <w:rFonts w:ascii="Times New Roman" w:eastAsia="標楷體" w:hAnsi="Times New Roman" w:cs="Times New Roman" w:hint="eastAsia"/>
                <w:b/>
                <w:color w:val="000000" w:themeColor="text1"/>
                <w:kern w:val="0"/>
                <w:sz w:val="21"/>
                <w:szCs w:val="21"/>
                <w:bdr w:val="single" w:sz="4" w:space="0" w:color="auto"/>
              </w:rPr>
              <w:t>為提前終止通知日</w:t>
            </w:r>
            <w:r w:rsidRPr="008958B5">
              <w:rPr>
                <w:rFonts w:ascii="Times New Roman" w:eastAsia="標楷體" w:hAnsi="Times New Roman" w:cs="Times New Roman" w:hint="eastAsia"/>
                <w:b/>
                <w:color w:val="000000"/>
                <w:kern w:val="0"/>
                <w:sz w:val="21"/>
                <w:szCs w:val="21"/>
                <w:bdr w:val="single" w:sz="4" w:space="0" w:color="auto"/>
              </w:rPr>
              <w:t>，亦為本商品之提前到期日</w:t>
            </w:r>
            <w:r w:rsidRPr="008958B5">
              <w:rPr>
                <w:rFonts w:ascii="Times New Roman" w:eastAsia="標楷體" w:hAnsi="Times New Roman" w:cs="Times New Roman" w:hint="eastAsia"/>
                <w:color w:val="000000"/>
                <w:kern w:val="0"/>
                <w:sz w:val="21"/>
                <w:szCs w:val="21"/>
              </w:rPr>
              <w:t>。另未經交易人主張提前終止之剩餘契約名目本金及剩餘連結標的張數繼續有效。</w:t>
            </w:r>
          </w:p>
          <w:p w14:paraId="7C85464A" w14:textId="77777777" w:rsidR="00E8424E" w:rsidRPr="008958B5" w:rsidRDefault="00E8424E" w:rsidP="00E8424E">
            <w:pPr>
              <w:autoSpaceDE w:val="0"/>
              <w:autoSpaceDN w:val="0"/>
              <w:adjustRightInd w:val="0"/>
              <w:spacing w:line="300" w:lineRule="exact"/>
              <w:ind w:left="346" w:right="74"/>
              <w:jc w:val="both"/>
              <w:rPr>
                <w:rFonts w:ascii="Times New Roman" w:eastAsia="標楷體" w:hAnsi="Times New Roman" w:cs="Times New Roman"/>
                <w:kern w:val="0"/>
                <w:sz w:val="21"/>
                <w:szCs w:val="21"/>
              </w:rPr>
            </w:pPr>
            <w:r w:rsidRPr="008958B5">
              <w:rPr>
                <w:rFonts w:ascii="標楷體" w:eastAsia="標楷體" w:hAnsi="標楷體" w:cs="Times New Roman" w:hint="eastAsia"/>
                <w:b/>
                <w:kern w:val="0"/>
                <w:sz w:val="21"/>
                <w:szCs w:val="21"/>
              </w:rPr>
              <w:t>■</w:t>
            </w:r>
            <w:r w:rsidRPr="008958B5">
              <w:rPr>
                <w:rFonts w:ascii="Times New Roman" w:eastAsia="標楷體" w:hAnsi="Times New Roman" w:cs="Times New Roman" w:hint="eastAsia"/>
                <w:b/>
                <w:kern w:val="0"/>
                <w:sz w:val="21"/>
                <w:szCs w:val="21"/>
              </w:rPr>
              <w:t>閉鎖期：</w:t>
            </w:r>
            <w:r w:rsidRPr="008958B5">
              <w:rPr>
                <w:rFonts w:ascii="Times New Roman" w:eastAsia="標楷體" w:hAnsi="Times New Roman" w:cs="Times New Roman" w:hint="eastAsia"/>
                <w:b/>
                <w:snapToGrid w:val="0"/>
                <w:sz w:val="21"/>
                <w:szCs w:val="21"/>
              </w:rPr>
              <w:t>自交易生效日</w:t>
            </w:r>
            <w:r w:rsidRPr="008958B5">
              <w:rPr>
                <w:rFonts w:ascii="Times New Roman" w:eastAsia="標楷體" w:hAnsi="Times New Roman" w:cs="Times New Roman"/>
                <w:b/>
                <w:snapToGrid w:val="0"/>
                <w:sz w:val="21"/>
                <w:szCs w:val="21"/>
              </w:rPr>
              <w:t>(</w:t>
            </w:r>
            <w:r w:rsidRPr="008958B5">
              <w:rPr>
                <w:rFonts w:ascii="Times New Roman" w:eastAsia="標楷體" w:hAnsi="Times New Roman" w:cs="Times New Roman" w:hint="eastAsia"/>
                <w:b/>
                <w:snapToGrid w:val="0"/>
                <w:sz w:val="21"/>
                <w:szCs w:val="21"/>
              </w:rPr>
              <w:t>含</w:t>
            </w:r>
            <w:r w:rsidRPr="008958B5">
              <w:rPr>
                <w:rFonts w:ascii="Times New Roman" w:eastAsia="標楷體" w:hAnsi="Times New Roman" w:cs="Times New Roman"/>
                <w:b/>
                <w:snapToGrid w:val="0"/>
                <w:sz w:val="21"/>
                <w:szCs w:val="21"/>
              </w:rPr>
              <w:t>)</w:t>
            </w:r>
            <w:r w:rsidRPr="008958B5">
              <w:rPr>
                <w:rFonts w:ascii="Times New Roman" w:eastAsia="標楷體" w:hAnsi="Times New Roman" w:cs="Times New Roman" w:hint="eastAsia"/>
                <w:b/>
                <w:snapToGrid w:val="0"/>
                <w:sz w:val="21"/>
                <w:szCs w:val="21"/>
              </w:rPr>
              <w:t>起算之</w:t>
            </w:r>
            <w:r w:rsidRPr="008958B5">
              <w:rPr>
                <w:rFonts w:ascii="Times New Roman" w:eastAsia="標楷體" w:hAnsi="Times New Roman" w:cs="Times New Roman"/>
                <w:b/>
                <w:snapToGrid w:val="0"/>
                <w:sz w:val="21"/>
                <w:szCs w:val="21"/>
              </w:rPr>
              <w:t>365</w:t>
            </w:r>
            <w:r w:rsidRPr="008958B5">
              <w:rPr>
                <w:rFonts w:ascii="Times New Roman" w:eastAsia="標楷體" w:hAnsi="Times New Roman" w:cs="Times New Roman" w:hint="eastAsia"/>
                <w:b/>
                <w:snapToGrid w:val="0"/>
                <w:sz w:val="21"/>
                <w:szCs w:val="21"/>
              </w:rPr>
              <w:t>個日曆日</w:t>
            </w:r>
            <w:r w:rsidRPr="008958B5">
              <w:rPr>
                <w:rFonts w:ascii="Times New Roman" w:eastAsia="標楷體" w:hAnsi="Times New Roman" w:cs="Times New Roman"/>
                <w:b/>
                <w:snapToGrid w:val="0"/>
                <w:sz w:val="21"/>
                <w:szCs w:val="21"/>
              </w:rPr>
              <w:t>(</w:t>
            </w:r>
            <w:r w:rsidRPr="008958B5">
              <w:rPr>
                <w:rFonts w:ascii="Times New Roman" w:eastAsia="標楷體" w:hAnsi="Times New Roman" w:cs="Times New Roman" w:hint="eastAsia"/>
                <w:b/>
                <w:snapToGrid w:val="0"/>
                <w:sz w:val="21"/>
                <w:szCs w:val="21"/>
              </w:rPr>
              <w:t>含</w:t>
            </w:r>
            <w:r w:rsidRPr="008958B5">
              <w:rPr>
                <w:rFonts w:ascii="Times New Roman" w:eastAsia="標楷體" w:hAnsi="Times New Roman" w:cs="Times New Roman"/>
                <w:b/>
                <w:snapToGrid w:val="0"/>
                <w:sz w:val="21"/>
                <w:szCs w:val="21"/>
              </w:rPr>
              <w:t>)</w:t>
            </w:r>
            <w:r w:rsidRPr="008958B5">
              <w:rPr>
                <w:rFonts w:ascii="Times New Roman" w:eastAsia="標楷體" w:hAnsi="Times New Roman" w:cs="Times New Roman" w:hint="eastAsia"/>
                <w:b/>
                <w:snapToGrid w:val="0"/>
                <w:sz w:val="21"/>
                <w:szCs w:val="21"/>
              </w:rPr>
              <w:t>為閉鎖期，閉鎖期間內，交易人不得提前終止。</w:t>
            </w:r>
          </w:p>
          <w:p w14:paraId="1FE67727" w14:textId="77777777" w:rsidR="00E8424E" w:rsidRPr="008958B5" w:rsidRDefault="00E8424E" w:rsidP="00B22650">
            <w:pPr>
              <w:widowControl/>
              <w:numPr>
                <w:ilvl w:val="0"/>
                <w:numId w:val="25"/>
              </w:numPr>
              <w:spacing w:line="300" w:lineRule="exact"/>
              <w:ind w:left="346" w:rightChars="28" w:right="67" w:hanging="6"/>
              <w:jc w:val="both"/>
              <w:rPr>
                <w:rFonts w:ascii="Times New Roman" w:eastAsia="標楷體" w:hAnsi="Times New Roman" w:cs="Times New Roman"/>
                <w:b/>
                <w:kern w:val="0"/>
                <w:sz w:val="21"/>
                <w:szCs w:val="21"/>
              </w:rPr>
            </w:pPr>
            <w:r w:rsidRPr="008958B5">
              <w:rPr>
                <w:rFonts w:ascii="Times New Roman" w:eastAsia="標楷體" w:hAnsi="Times New Roman" w:cs="Times New Roman" w:hint="eastAsia"/>
                <w:b/>
                <w:kern w:val="0"/>
                <w:sz w:val="21"/>
                <w:szCs w:val="21"/>
              </w:rPr>
              <w:t>觸發事件</w:t>
            </w:r>
            <w:r w:rsidRPr="008958B5">
              <w:rPr>
                <w:rFonts w:ascii="Times New Roman" w:eastAsia="標楷體" w:hAnsi="Times New Roman" w:cs="Times New Roman" w:hint="eastAsia"/>
                <w:kern w:val="0"/>
                <w:sz w:val="21"/>
                <w:szCs w:val="21"/>
              </w:rPr>
              <w:t>：當發行機構</w:t>
            </w:r>
            <w:r w:rsidRPr="008958B5">
              <w:rPr>
                <w:rFonts w:ascii="Times New Roman" w:eastAsia="標楷體" w:hAnsi="Times New Roman" w:cs="Times New Roman" w:hint="eastAsia"/>
                <w:color w:val="000000"/>
                <w:kern w:val="0"/>
                <w:sz w:val="21"/>
                <w:szCs w:val="21"/>
              </w:rPr>
              <w:t>依本商品評價公式計算</w:t>
            </w:r>
            <w:r w:rsidRPr="008958B5">
              <w:rPr>
                <w:rFonts w:ascii="Times New Roman" w:eastAsia="標楷體" w:hAnsi="Times New Roman" w:cs="Times New Roman" w:hint="eastAsia"/>
                <w:kern w:val="0"/>
                <w:sz w:val="21"/>
                <w:szCs w:val="21"/>
              </w:rPr>
              <w:t>本商品之契約價格</w:t>
            </w:r>
            <w:r w:rsidRPr="008958B5">
              <w:rPr>
                <w:rFonts w:ascii="Times New Roman" w:eastAsia="標楷體" w:hAnsi="Times New Roman" w:cs="Times New Roman" w:hint="eastAsia"/>
                <w:b/>
                <w:color w:val="000000"/>
                <w:kern w:val="0"/>
                <w:sz w:val="21"/>
                <w:szCs w:val="21"/>
              </w:rPr>
              <w:t>小於或等於</w:t>
            </w:r>
            <w:r w:rsidRPr="008958B5">
              <w:rPr>
                <w:rFonts w:ascii="Times New Roman" w:eastAsia="標楷體" w:hAnsi="Times New Roman" w:cs="Times New Roman" w:hint="eastAsia"/>
                <w:color w:val="000000"/>
                <w:kern w:val="0"/>
                <w:sz w:val="21"/>
                <w:szCs w:val="21"/>
              </w:rPr>
              <w:t>觸發價格時，即發生觸發事件，以此日為觸發事件發生日，發行機構應通知交易人，該通知日為</w:t>
            </w:r>
            <w:r w:rsidRPr="008958B5">
              <w:rPr>
                <w:rFonts w:ascii="Times New Roman" w:eastAsia="標楷體" w:hAnsi="Times New Roman" w:cs="Times New Roman" w:hint="eastAsia"/>
                <w:b/>
                <w:kern w:val="0"/>
                <w:sz w:val="21"/>
                <w:szCs w:val="21"/>
                <w:bdr w:val="single" w:sz="4" w:space="0" w:color="auto"/>
              </w:rPr>
              <w:t>觸發事件通知日，亦為本商品之提前到期日</w:t>
            </w:r>
            <w:r w:rsidRPr="008958B5">
              <w:rPr>
                <w:rFonts w:ascii="Times New Roman" w:eastAsia="標楷體" w:hAnsi="Times New Roman" w:cs="Times New Roman" w:hint="eastAsia"/>
                <w:b/>
                <w:color w:val="000000"/>
                <w:kern w:val="0"/>
                <w:sz w:val="21"/>
                <w:szCs w:val="21"/>
              </w:rPr>
              <w:t>。</w:t>
            </w:r>
          </w:p>
          <w:p w14:paraId="6775C6CB" w14:textId="77777777" w:rsidR="00E8424E" w:rsidRPr="008958B5" w:rsidRDefault="00E8424E" w:rsidP="00E8424E">
            <w:pPr>
              <w:widowControl/>
              <w:spacing w:line="300" w:lineRule="exact"/>
              <w:ind w:leftChars="150" w:left="591" w:rightChars="48" w:right="115" w:hangingChars="110" w:hanging="231"/>
              <w:jc w:val="both"/>
              <w:rPr>
                <w:rFonts w:ascii="Times New Roman" w:eastAsia="標楷體" w:hAnsi="Times New Roman" w:cs="Times New Roman"/>
                <w:b/>
                <w:color w:val="000000"/>
                <w:kern w:val="0"/>
                <w:sz w:val="21"/>
                <w:szCs w:val="21"/>
              </w:rPr>
            </w:pPr>
            <w:r w:rsidRPr="008958B5">
              <w:rPr>
                <w:rFonts w:ascii="標楷體" w:eastAsia="標楷體" w:hAnsi="標楷體" w:cs="Times New Roman" w:hint="eastAsia"/>
                <w:b/>
                <w:kern w:val="0"/>
                <w:sz w:val="21"/>
                <w:szCs w:val="21"/>
              </w:rPr>
              <w:t>■</w:t>
            </w:r>
            <w:r w:rsidRPr="008958B5">
              <w:rPr>
                <w:rFonts w:ascii="Times New Roman" w:eastAsia="標楷體" w:hAnsi="Times New Roman" w:cs="Times New Roman" w:hint="eastAsia"/>
                <w:b/>
                <w:kern w:val="0"/>
                <w:sz w:val="21"/>
                <w:szCs w:val="21"/>
              </w:rPr>
              <w:t>觸發價格：期初契約價格之</w:t>
            </w:r>
            <w:r w:rsidRPr="008958B5">
              <w:rPr>
                <w:rFonts w:ascii="Times New Roman" w:eastAsia="標楷體" w:hAnsi="Times New Roman" w:cs="Times New Roman"/>
                <w:b/>
                <w:kern w:val="0"/>
                <w:sz w:val="21"/>
                <w:szCs w:val="21"/>
              </w:rPr>
              <w:t>30%</w:t>
            </w:r>
            <w:r w:rsidRPr="008958B5">
              <w:rPr>
                <w:rFonts w:ascii="Times New Roman" w:eastAsia="標楷體" w:hAnsi="Times New Roman" w:cs="Times New Roman" w:hint="eastAsia"/>
                <w:b/>
                <w:color w:val="000000"/>
                <w:kern w:val="0"/>
                <w:sz w:val="21"/>
                <w:szCs w:val="21"/>
              </w:rPr>
              <w:t>。</w:t>
            </w:r>
          </w:p>
          <w:p w14:paraId="2C58395B" w14:textId="77777777" w:rsidR="00E8424E" w:rsidRPr="008958B5" w:rsidRDefault="00E8424E" w:rsidP="00E8424E">
            <w:pPr>
              <w:widowControl/>
              <w:spacing w:line="300" w:lineRule="exact"/>
              <w:ind w:leftChars="150" w:left="591" w:rightChars="48" w:right="115" w:hangingChars="110" w:hanging="231"/>
              <w:jc w:val="both"/>
              <w:rPr>
                <w:rFonts w:ascii="Times New Roman" w:eastAsia="標楷體" w:hAnsi="Times New Roman" w:cs="Times New Roman"/>
                <w:b/>
                <w:kern w:val="0"/>
                <w:sz w:val="21"/>
                <w:szCs w:val="21"/>
              </w:rPr>
            </w:pPr>
          </w:p>
          <w:p w14:paraId="4F9D2935" w14:textId="77777777" w:rsidR="00E8424E" w:rsidRPr="008958B5" w:rsidRDefault="00E8424E" w:rsidP="00B22650">
            <w:pPr>
              <w:widowControl/>
              <w:numPr>
                <w:ilvl w:val="0"/>
                <w:numId w:val="25"/>
              </w:numPr>
              <w:spacing w:line="300" w:lineRule="exact"/>
              <w:ind w:left="346" w:rightChars="28" w:right="67" w:hanging="6"/>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b/>
                <w:color w:val="000000"/>
                <w:kern w:val="0"/>
                <w:sz w:val="21"/>
                <w:szCs w:val="21"/>
              </w:rPr>
              <w:t>特殊事件</w:t>
            </w:r>
            <w:r w:rsidRPr="008958B5">
              <w:rPr>
                <w:rFonts w:ascii="Times New Roman" w:eastAsia="標楷體" w:hAnsi="Times New Roman" w:cs="Times New Roman" w:hint="eastAsia"/>
                <w:color w:val="000000"/>
                <w:kern w:val="0"/>
                <w:sz w:val="21"/>
                <w:szCs w:val="21"/>
              </w:rPr>
              <w:t>：若連結標的發行公司發生下列任一情事時，以此日為特殊事件發生日，發行機構應通知交易人，該通知日為</w:t>
            </w:r>
            <w:r w:rsidRPr="008958B5">
              <w:rPr>
                <w:rFonts w:ascii="Times New Roman" w:eastAsia="標楷體" w:hAnsi="Times New Roman" w:cs="Times New Roman" w:hint="eastAsia"/>
                <w:b/>
                <w:kern w:val="0"/>
                <w:sz w:val="21"/>
                <w:szCs w:val="21"/>
                <w:bdr w:val="single" w:sz="4" w:space="0" w:color="auto"/>
              </w:rPr>
              <w:t>特殊事件通知日，亦為本商品之提前到期日。</w:t>
            </w:r>
          </w:p>
          <w:p w14:paraId="5B42A53A" w14:textId="77777777" w:rsidR="00E8424E" w:rsidRPr="008958B5" w:rsidRDefault="00E8424E" w:rsidP="00B22650">
            <w:pPr>
              <w:widowControl/>
              <w:numPr>
                <w:ilvl w:val="0"/>
                <w:numId w:val="45"/>
              </w:numPr>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連結標的發行公司發行之股票遭下市</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櫃</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處分、成為全額交割股或被交易所強制停止交易達</w:t>
            </w:r>
            <w:r w:rsidRPr="008958B5">
              <w:rPr>
                <w:rFonts w:ascii="Times New Roman" w:eastAsia="標楷體" w:hAnsi="Times New Roman" w:cs="Times New Roman"/>
                <w:kern w:val="0"/>
                <w:sz w:val="21"/>
                <w:szCs w:val="21"/>
              </w:rPr>
              <w:t>30</w:t>
            </w:r>
            <w:r w:rsidRPr="008958B5">
              <w:rPr>
                <w:rFonts w:ascii="Times New Roman" w:eastAsia="標楷體" w:hAnsi="Times New Roman" w:cs="Times New Roman" w:hint="eastAsia"/>
                <w:kern w:val="0"/>
                <w:sz w:val="21"/>
                <w:szCs w:val="21"/>
              </w:rPr>
              <w:t>個交易日。</w:t>
            </w:r>
          </w:p>
          <w:p w14:paraId="26C98D25" w14:textId="77777777" w:rsidR="00E8424E" w:rsidRPr="008958B5" w:rsidRDefault="00E8424E" w:rsidP="00B22650">
            <w:pPr>
              <w:widowControl/>
              <w:numPr>
                <w:ilvl w:val="0"/>
                <w:numId w:val="45"/>
              </w:numPr>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連結標的發行公司被票據交換所列為拒絕往來戶。</w:t>
            </w:r>
          </w:p>
          <w:p w14:paraId="1D388D93" w14:textId="77777777" w:rsidR="00E8424E" w:rsidRPr="008958B5" w:rsidRDefault="00E8424E" w:rsidP="00B22650">
            <w:pPr>
              <w:widowControl/>
              <w:numPr>
                <w:ilvl w:val="0"/>
                <w:numId w:val="45"/>
              </w:numPr>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連結標的發行公司經主管機關、監察人或其他具有相同權限之機關於連結標的發行公司之設立地申請破產、或連結標的發行公司同意申請破產之程序或其他與破產法有相同效果致影響債權人之權利。</w:t>
            </w:r>
          </w:p>
          <w:p w14:paraId="1D9BFEAC" w14:textId="77777777" w:rsidR="00E8424E" w:rsidRPr="008958B5" w:rsidRDefault="00E8424E" w:rsidP="00B22650">
            <w:pPr>
              <w:widowControl/>
              <w:numPr>
                <w:ilvl w:val="0"/>
                <w:numId w:val="45"/>
              </w:numPr>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連結標的發行公司有申請重整之情形。</w:t>
            </w:r>
          </w:p>
          <w:p w14:paraId="0485BDCB" w14:textId="77777777" w:rsidR="00E8424E" w:rsidRPr="008958B5" w:rsidRDefault="00E8424E" w:rsidP="00B22650">
            <w:pPr>
              <w:widowControl/>
              <w:numPr>
                <w:ilvl w:val="0"/>
                <w:numId w:val="45"/>
              </w:numPr>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連結標的發行公司與其他公司合併，且連結標的發行公司為消滅公司。</w:t>
            </w:r>
          </w:p>
          <w:p w14:paraId="19CEB5CB" w14:textId="77777777" w:rsidR="00E8424E" w:rsidRPr="008958B5" w:rsidRDefault="00E8424E" w:rsidP="00B22650">
            <w:pPr>
              <w:widowControl/>
              <w:numPr>
                <w:ilvl w:val="0"/>
                <w:numId w:val="45"/>
              </w:numPr>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連結標的發行公司發生符合</w:t>
            </w:r>
            <w:r w:rsidRPr="008958B5">
              <w:rPr>
                <w:rFonts w:ascii="Times New Roman" w:eastAsia="標楷體" w:hAnsi="Times New Roman" w:cs="Times New Roman"/>
                <w:kern w:val="0"/>
                <w:sz w:val="21"/>
                <w:szCs w:val="21"/>
              </w:rPr>
              <w:t>2003</w:t>
            </w:r>
            <w:r w:rsidRPr="008958B5">
              <w:rPr>
                <w:rFonts w:ascii="Times New Roman" w:eastAsia="標楷體" w:hAnsi="Times New Roman" w:cs="Times New Roman" w:hint="eastAsia"/>
                <w:kern w:val="0"/>
                <w:sz w:val="21"/>
                <w:szCs w:val="21"/>
              </w:rPr>
              <w:t>年</w:t>
            </w:r>
            <w:r w:rsidRPr="008958B5">
              <w:rPr>
                <w:rFonts w:ascii="Times New Roman" w:eastAsia="標楷體" w:hAnsi="Times New Roman" w:cs="Times New Roman"/>
                <w:kern w:val="0"/>
                <w:sz w:val="21"/>
                <w:szCs w:val="21"/>
              </w:rPr>
              <w:t>ISDA Credit Derivatives Definition</w:t>
            </w:r>
            <w:r w:rsidRPr="008958B5">
              <w:rPr>
                <w:rFonts w:ascii="Times New Roman" w:eastAsia="標楷體" w:hAnsi="Times New Roman" w:cs="Times New Roman" w:hint="eastAsia"/>
                <w:kern w:val="0"/>
                <w:sz w:val="21"/>
                <w:szCs w:val="21"/>
              </w:rPr>
              <w:t>定義之信用狀況條款：</w:t>
            </w:r>
          </w:p>
          <w:p w14:paraId="2A20E432" w14:textId="77777777" w:rsidR="00E8424E" w:rsidRPr="008958B5" w:rsidRDefault="00E8424E" w:rsidP="00B22650">
            <w:pPr>
              <w:widowControl/>
              <w:numPr>
                <w:ilvl w:val="0"/>
                <w:numId w:val="46"/>
              </w:numPr>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破產</w:t>
            </w:r>
            <w:r w:rsidRPr="008958B5">
              <w:rPr>
                <w:rFonts w:ascii="Times New Roman" w:eastAsia="標楷體" w:hAnsi="Times New Roman" w:cs="Times New Roman"/>
                <w:kern w:val="0"/>
                <w:sz w:val="21"/>
                <w:szCs w:val="21"/>
              </w:rPr>
              <w:t>(Bankruptcy)</w:t>
            </w:r>
          </w:p>
          <w:p w14:paraId="4ADF1586" w14:textId="77777777" w:rsidR="00E8424E" w:rsidRPr="008958B5" w:rsidRDefault="00E8424E" w:rsidP="00B22650">
            <w:pPr>
              <w:widowControl/>
              <w:numPr>
                <w:ilvl w:val="0"/>
                <w:numId w:val="46"/>
              </w:numPr>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重整</w:t>
            </w:r>
            <w:r w:rsidRPr="008958B5">
              <w:rPr>
                <w:rFonts w:ascii="Times New Roman" w:eastAsia="標楷體" w:hAnsi="Times New Roman" w:cs="Times New Roman"/>
                <w:kern w:val="0"/>
                <w:sz w:val="21"/>
                <w:szCs w:val="21"/>
              </w:rPr>
              <w:t>(Restructuring)</w:t>
            </w:r>
          </w:p>
          <w:p w14:paraId="6B499AD5" w14:textId="77777777" w:rsidR="00E8424E" w:rsidRPr="008958B5" w:rsidRDefault="00E8424E" w:rsidP="00B22650">
            <w:pPr>
              <w:widowControl/>
              <w:numPr>
                <w:ilvl w:val="0"/>
                <w:numId w:val="46"/>
              </w:numPr>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無法支付</w:t>
            </w:r>
            <w:r w:rsidRPr="008958B5">
              <w:rPr>
                <w:rFonts w:ascii="Times New Roman" w:eastAsia="標楷體" w:hAnsi="Times New Roman" w:cs="Times New Roman"/>
                <w:kern w:val="0"/>
                <w:sz w:val="21"/>
                <w:szCs w:val="21"/>
              </w:rPr>
              <w:t>(Failure to Pay)</w:t>
            </w:r>
          </w:p>
          <w:p w14:paraId="01C5BF77" w14:textId="77777777" w:rsidR="00E8424E" w:rsidRPr="008958B5" w:rsidRDefault="00E8424E" w:rsidP="00B22650">
            <w:pPr>
              <w:widowControl/>
              <w:numPr>
                <w:ilvl w:val="0"/>
                <w:numId w:val="46"/>
              </w:numPr>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債務違約</w:t>
            </w:r>
            <w:r w:rsidRPr="008958B5">
              <w:rPr>
                <w:rFonts w:ascii="Times New Roman" w:eastAsia="標楷體" w:hAnsi="Times New Roman" w:cs="Times New Roman"/>
                <w:kern w:val="0"/>
                <w:sz w:val="21"/>
                <w:szCs w:val="21"/>
              </w:rPr>
              <w:t>(Obligation Default)</w:t>
            </w:r>
          </w:p>
          <w:p w14:paraId="1A4EE2DE" w14:textId="77777777" w:rsidR="00E8424E" w:rsidRPr="008958B5" w:rsidRDefault="00E8424E" w:rsidP="00B22650">
            <w:pPr>
              <w:widowControl/>
              <w:numPr>
                <w:ilvl w:val="0"/>
                <w:numId w:val="46"/>
              </w:numPr>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債務加速到期</w:t>
            </w:r>
            <w:r w:rsidRPr="008958B5">
              <w:rPr>
                <w:rFonts w:ascii="Times New Roman" w:eastAsia="標楷體" w:hAnsi="Times New Roman" w:cs="Times New Roman"/>
                <w:kern w:val="0"/>
                <w:sz w:val="21"/>
                <w:szCs w:val="21"/>
              </w:rPr>
              <w:t>(Obligation Acceleration)</w:t>
            </w:r>
          </w:p>
          <w:p w14:paraId="5F621FB0" w14:textId="77777777" w:rsidR="00E8424E" w:rsidRPr="008958B5" w:rsidRDefault="00E8424E" w:rsidP="00B22650">
            <w:pPr>
              <w:widowControl/>
              <w:numPr>
                <w:ilvl w:val="0"/>
                <w:numId w:val="46"/>
              </w:numPr>
              <w:spacing w:line="300" w:lineRule="exact"/>
              <w:ind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拒絕付款</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延遲償付</w:t>
            </w:r>
            <w:r w:rsidRPr="008958B5">
              <w:rPr>
                <w:rFonts w:ascii="Times New Roman" w:eastAsia="標楷體" w:hAnsi="Times New Roman" w:cs="Times New Roman"/>
                <w:kern w:val="0"/>
                <w:sz w:val="21"/>
                <w:szCs w:val="21"/>
              </w:rPr>
              <w:t>(Repudiation/Moratorium)</w:t>
            </w:r>
            <w:r w:rsidRPr="008958B5">
              <w:rPr>
                <w:rFonts w:ascii="標楷體" w:eastAsia="標楷體" w:hAnsi="標楷體" w:cs="Times New Roman"/>
                <w:sz w:val="21"/>
                <w:szCs w:val="21"/>
              </w:rPr>
              <w:t xml:space="preserve"> </w:t>
            </w:r>
          </w:p>
          <w:p w14:paraId="526686E4" w14:textId="77777777" w:rsidR="00E8424E" w:rsidRPr="008958B5" w:rsidRDefault="00E8424E" w:rsidP="00B22650">
            <w:pPr>
              <w:widowControl/>
              <w:numPr>
                <w:ilvl w:val="0"/>
                <w:numId w:val="45"/>
              </w:numPr>
              <w:spacing w:line="300" w:lineRule="exact"/>
              <w:ind w:rightChars="28" w:right="67"/>
              <w:jc w:val="both"/>
              <w:rPr>
                <w:rFonts w:ascii="Times New Roman" w:eastAsia="標楷體" w:hAnsi="Times New Roman" w:cs="Times New Roman"/>
                <w:b/>
                <w:kern w:val="0"/>
                <w:sz w:val="21"/>
                <w:szCs w:val="21"/>
              </w:rPr>
            </w:pPr>
            <w:r w:rsidRPr="008958B5">
              <w:rPr>
                <w:rFonts w:ascii="標楷體" w:eastAsia="標楷體" w:hAnsi="標楷體" w:cs="Times New Roman" w:hint="eastAsia"/>
                <w:b/>
                <w:sz w:val="21"/>
                <w:szCs w:val="21"/>
              </w:rPr>
              <w:t>連結標的發行公司之信用評等未達下列標準或遭終止信用評等：</w:t>
            </w:r>
            <w:r w:rsidRPr="008958B5">
              <w:rPr>
                <w:rFonts w:ascii="Times New Roman" w:hAnsi="Times New Roman" w:cs="Times New Roman"/>
                <w:b/>
                <w:sz w:val="21"/>
                <w:szCs w:val="21"/>
              </w:rPr>
              <w:t xml:space="preserve"> </w:t>
            </w:r>
            <w:r w:rsidRPr="008958B5">
              <w:rPr>
                <w:rFonts w:ascii="標楷體" w:eastAsia="標楷體" w:hAnsi="標楷體" w:cs="Times New Roman" w:hint="eastAsia"/>
                <w:b/>
                <w:sz w:val="21"/>
                <w:szCs w:val="21"/>
              </w:rPr>
              <w:t>中華信評短期信用評等</w:t>
            </w:r>
            <w:r w:rsidRPr="008958B5">
              <w:rPr>
                <w:rFonts w:ascii="標楷體" w:eastAsia="標楷體" w:hAnsi="標楷體" w:cs="Times New Roman"/>
                <w:b/>
                <w:sz w:val="21"/>
                <w:szCs w:val="21"/>
              </w:rPr>
              <w:t>twA-1</w:t>
            </w:r>
            <w:r w:rsidRPr="008958B5">
              <w:rPr>
                <w:rFonts w:ascii="標楷體" w:eastAsia="標楷體" w:hAnsi="標楷體" w:cs="Times New Roman" w:hint="eastAsia"/>
                <w:b/>
                <w:sz w:val="21"/>
                <w:szCs w:val="21"/>
              </w:rPr>
              <w:t>、中華信評長期信用評等</w:t>
            </w:r>
            <w:r w:rsidRPr="008958B5">
              <w:rPr>
                <w:rFonts w:ascii="標楷體" w:eastAsia="標楷體" w:hAnsi="標楷體" w:cs="Times New Roman"/>
                <w:b/>
                <w:sz w:val="21"/>
                <w:szCs w:val="21"/>
              </w:rPr>
              <w:t>twA</w:t>
            </w:r>
            <w:r w:rsidRPr="008958B5">
              <w:rPr>
                <w:rFonts w:ascii="標楷體" w:eastAsia="標楷體" w:hAnsi="標楷體" w:cs="Times New Roman" w:hint="eastAsia"/>
                <w:b/>
                <w:sz w:val="21"/>
                <w:szCs w:val="21"/>
              </w:rPr>
              <w:t>、標準普爾全球等級信用評等</w:t>
            </w:r>
            <w:r w:rsidRPr="008958B5">
              <w:rPr>
                <w:rFonts w:ascii="標楷體" w:eastAsia="標楷體" w:hAnsi="標楷體" w:cs="Times New Roman"/>
                <w:b/>
                <w:sz w:val="21"/>
                <w:szCs w:val="21"/>
              </w:rPr>
              <w:t>BBB-</w:t>
            </w:r>
            <w:r w:rsidRPr="008958B5">
              <w:rPr>
                <w:rFonts w:ascii="標楷體" w:eastAsia="標楷體" w:hAnsi="標楷體" w:cs="Times New Roman" w:hint="eastAsia"/>
                <w:b/>
                <w:sz w:val="21"/>
                <w:szCs w:val="21"/>
              </w:rPr>
              <w:t>、穆迪投資者服務公司信用評等</w:t>
            </w:r>
            <w:r w:rsidRPr="008958B5">
              <w:rPr>
                <w:rFonts w:ascii="標楷體" w:eastAsia="標楷體" w:hAnsi="標楷體" w:cs="Times New Roman"/>
                <w:b/>
                <w:sz w:val="21"/>
                <w:szCs w:val="21"/>
              </w:rPr>
              <w:t>Baa3</w:t>
            </w:r>
            <w:r w:rsidRPr="008958B5">
              <w:rPr>
                <w:rFonts w:ascii="標楷體" w:eastAsia="標楷體" w:hAnsi="標楷體" w:cs="Times New Roman" w:hint="eastAsia"/>
                <w:b/>
                <w:sz w:val="21"/>
                <w:szCs w:val="21"/>
              </w:rPr>
              <w:t>、</w:t>
            </w:r>
            <w:proofErr w:type="gramStart"/>
            <w:r w:rsidRPr="008958B5">
              <w:rPr>
                <w:rFonts w:ascii="標楷體" w:eastAsia="標楷體" w:hAnsi="標楷體" w:cs="Times New Roman" w:hint="eastAsia"/>
                <w:b/>
                <w:sz w:val="21"/>
                <w:szCs w:val="21"/>
              </w:rPr>
              <w:t>惠譽國際</w:t>
            </w:r>
            <w:proofErr w:type="gramEnd"/>
            <w:r w:rsidRPr="008958B5">
              <w:rPr>
                <w:rFonts w:ascii="標楷體" w:eastAsia="標楷體" w:hAnsi="標楷體" w:cs="Times New Roman" w:hint="eastAsia"/>
                <w:b/>
                <w:sz w:val="21"/>
                <w:szCs w:val="21"/>
              </w:rPr>
              <w:t>信用評等</w:t>
            </w:r>
            <w:r w:rsidRPr="008958B5">
              <w:rPr>
                <w:rFonts w:ascii="標楷體" w:eastAsia="標楷體" w:hAnsi="標楷體" w:cs="Times New Roman"/>
                <w:b/>
                <w:sz w:val="21"/>
                <w:szCs w:val="21"/>
              </w:rPr>
              <w:t>BBB-</w:t>
            </w:r>
            <w:r w:rsidRPr="008958B5">
              <w:rPr>
                <w:rFonts w:ascii="標楷體" w:eastAsia="標楷體" w:hAnsi="標楷體" w:cs="Times New Roman" w:hint="eastAsia"/>
                <w:b/>
                <w:sz w:val="21"/>
                <w:szCs w:val="21"/>
              </w:rPr>
              <w:t>。</w:t>
            </w:r>
          </w:p>
          <w:p w14:paraId="4251BE82" w14:textId="77777777" w:rsidR="00E8424E" w:rsidRPr="008958B5" w:rsidRDefault="00E8424E" w:rsidP="00B22650">
            <w:pPr>
              <w:widowControl/>
              <w:numPr>
                <w:ilvl w:val="0"/>
                <w:numId w:val="25"/>
              </w:numPr>
              <w:spacing w:line="300" w:lineRule="exact"/>
              <w:ind w:left="346" w:rightChars="28" w:right="67" w:hanging="6"/>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b/>
                <w:kern w:val="0"/>
                <w:sz w:val="21"/>
                <w:szCs w:val="21"/>
              </w:rPr>
              <w:t>發行機構提前贖回</w:t>
            </w:r>
            <w:r w:rsidRPr="008958B5">
              <w:rPr>
                <w:rFonts w:ascii="Times New Roman" w:eastAsia="標楷體" w:hAnsi="Times New Roman" w:cs="Times New Roman" w:hint="eastAsia"/>
                <w:color w:val="000000"/>
                <w:kern w:val="0"/>
                <w:sz w:val="21"/>
                <w:szCs w:val="21"/>
              </w:rPr>
              <w:t>：若連結標的發行公司依連結標的文件執行提前贖回權時，發行機構應通知交易人，該通知日為</w:t>
            </w:r>
            <w:r w:rsidRPr="008958B5">
              <w:rPr>
                <w:rFonts w:ascii="Times New Roman" w:eastAsia="標楷體" w:hAnsi="Times New Roman" w:cs="Times New Roman" w:hint="eastAsia"/>
                <w:b/>
                <w:color w:val="000000"/>
                <w:kern w:val="0"/>
                <w:sz w:val="21"/>
                <w:szCs w:val="21"/>
                <w:bdr w:val="single" w:sz="4" w:space="0" w:color="auto"/>
              </w:rPr>
              <w:t>發行機構</w:t>
            </w:r>
            <w:r w:rsidRPr="008958B5">
              <w:rPr>
                <w:rFonts w:ascii="Times New Roman" w:eastAsia="標楷體" w:hAnsi="Times New Roman" w:cs="Times New Roman" w:hint="eastAsia"/>
                <w:b/>
                <w:kern w:val="0"/>
                <w:sz w:val="21"/>
                <w:szCs w:val="21"/>
                <w:bdr w:val="single" w:sz="4" w:space="0" w:color="auto"/>
              </w:rPr>
              <w:t>提前贖回通知日，亦為本商品之提前到期日。</w:t>
            </w:r>
          </w:p>
          <w:p w14:paraId="5506475C" w14:textId="77777777" w:rsidR="00E8424E" w:rsidRPr="008958B5" w:rsidRDefault="00E8424E" w:rsidP="00E8424E">
            <w:pPr>
              <w:widowControl/>
              <w:spacing w:line="300" w:lineRule="exact"/>
              <w:ind w:left="346" w:rightChars="28" w:right="67"/>
              <w:jc w:val="both"/>
              <w:rPr>
                <w:rFonts w:ascii="Times New Roman" w:eastAsia="標楷體" w:hAnsi="Times New Roman" w:cs="Times New Roman"/>
                <w:kern w:val="0"/>
                <w:sz w:val="21"/>
                <w:szCs w:val="21"/>
              </w:rPr>
            </w:pPr>
          </w:p>
          <w:p w14:paraId="6CEC6EDC" w14:textId="00CED6C6" w:rsidR="00E8424E" w:rsidRPr="008958B5" w:rsidRDefault="00E8424E" w:rsidP="00B22650">
            <w:pPr>
              <w:widowControl/>
              <w:numPr>
                <w:ilvl w:val="0"/>
                <w:numId w:val="25"/>
              </w:numPr>
              <w:spacing w:line="300" w:lineRule="exact"/>
              <w:ind w:left="346" w:rightChars="28" w:right="67" w:hanging="6"/>
              <w:jc w:val="both"/>
              <w:rPr>
                <w:rFonts w:ascii="Times New Roman" w:eastAsia="標楷體" w:hAnsi="Times New Roman" w:cs="Times New Roman"/>
                <w:b/>
                <w:bCs/>
                <w:color w:val="0000FF"/>
                <w:sz w:val="20"/>
                <w:szCs w:val="20"/>
              </w:rPr>
            </w:pPr>
            <w:r w:rsidRPr="008958B5">
              <w:rPr>
                <w:rFonts w:ascii="Times New Roman" w:eastAsia="標楷體" w:hAnsi="Times New Roman" w:cs="Times New Roman" w:hint="eastAsia"/>
                <w:b/>
                <w:kern w:val="0"/>
                <w:sz w:val="21"/>
                <w:szCs w:val="21"/>
              </w:rPr>
              <w:t>觸發事件</w:t>
            </w:r>
            <w:r w:rsidRPr="008958B5">
              <w:rPr>
                <w:rFonts w:ascii="標楷體" w:eastAsia="標楷體" w:hAnsi="標楷體" w:cs="Times New Roman" w:hint="eastAsia"/>
                <w:b/>
                <w:kern w:val="0"/>
                <w:sz w:val="21"/>
                <w:szCs w:val="21"/>
              </w:rPr>
              <w:t>、</w:t>
            </w:r>
            <w:r w:rsidRPr="008958B5">
              <w:rPr>
                <w:rFonts w:ascii="Times New Roman" w:eastAsia="標楷體" w:hAnsi="Times New Roman" w:cs="Times New Roman" w:hint="eastAsia"/>
                <w:b/>
                <w:kern w:val="0"/>
                <w:sz w:val="21"/>
                <w:szCs w:val="21"/>
              </w:rPr>
              <w:t>特殊事件或發行機構提前贖回發生後，</w:t>
            </w:r>
            <w:r w:rsidRPr="008958B5">
              <w:rPr>
                <w:rFonts w:ascii="Times New Roman" w:eastAsia="標楷體" w:hAnsi="Times New Roman" w:cs="Times New Roman" w:hint="eastAsia"/>
                <w:b/>
                <w:color w:val="000000"/>
                <w:kern w:val="0"/>
                <w:sz w:val="21"/>
                <w:szCs w:val="21"/>
              </w:rPr>
              <w:t>發行機構將</w:t>
            </w:r>
            <w:r w:rsidRPr="008958B5">
              <w:rPr>
                <w:rFonts w:ascii="Times New Roman" w:eastAsia="標楷體" w:hAnsi="Times New Roman" w:cs="Times New Roman" w:hint="eastAsia"/>
                <w:b/>
                <w:kern w:val="0"/>
                <w:sz w:val="21"/>
                <w:szCs w:val="21"/>
              </w:rPr>
              <w:t>以</w:t>
            </w:r>
            <w:r w:rsidRPr="008958B5">
              <w:rPr>
                <w:rFonts w:ascii="Times New Roman" w:eastAsia="標楷體" w:hAnsi="Times New Roman" w:cs="Times New Roman"/>
                <w:b/>
                <w:kern w:val="0"/>
                <w:sz w:val="21"/>
                <w:szCs w:val="21"/>
              </w:rPr>
              <w:t>Email</w:t>
            </w:r>
            <w:r w:rsidRPr="008958B5">
              <w:rPr>
                <w:rFonts w:ascii="Times New Roman" w:eastAsia="標楷體" w:hAnsi="Times New Roman" w:cs="Times New Roman" w:hint="eastAsia"/>
                <w:b/>
                <w:kern w:val="0"/>
                <w:sz w:val="21"/>
                <w:szCs w:val="21"/>
              </w:rPr>
              <w:t>通知或電話通知交易人。</w:t>
            </w:r>
            <w:r w:rsidRPr="008958B5">
              <w:rPr>
                <w:rFonts w:ascii="Times New Roman" w:eastAsia="標楷體" w:hAnsi="Times New Roman" w:cs="Times New Roman" w:hint="eastAsia"/>
                <w:b/>
                <w:kern w:val="0"/>
                <w:sz w:val="21"/>
                <w:szCs w:val="21"/>
                <w:bdr w:val="single" w:sz="4" w:space="0" w:color="auto"/>
              </w:rPr>
              <w:t>若無法成功通知，仍不影響或導致該觸發事件</w:t>
            </w:r>
            <w:r w:rsidRPr="008958B5">
              <w:rPr>
                <w:rFonts w:ascii="標楷體" w:eastAsia="標楷體" w:hAnsi="標楷體" w:cs="Times New Roman" w:hint="eastAsia"/>
                <w:b/>
                <w:kern w:val="0"/>
                <w:sz w:val="21"/>
                <w:szCs w:val="21"/>
                <w:bdr w:val="single" w:sz="4" w:space="0" w:color="auto"/>
              </w:rPr>
              <w:t>、</w:t>
            </w:r>
            <w:r w:rsidRPr="008958B5">
              <w:rPr>
                <w:rFonts w:ascii="Times New Roman" w:eastAsia="標楷體" w:hAnsi="Times New Roman" w:cs="Times New Roman" w:hint="eastAsia"/>
                <w:b/>
                <w:kern w:val="0"/>
                <w:sz w:val="21"/>
                <w:szCs w:val="21"/>
                <w:bdr w:val="single" w:sz="4" w:space="0" w:color="auto"/>
              </w:rPr>
              <w:t>特殊事件或發行機構提前贖回失效或不成立。如果通知時間超過交易營業日之臺北市</w:t>
            </w:r>
            <w:r w:rsidRPr="008958B5">
              <w:rPr>
                <w:rFonts w:ascii="Times New Roman" w:eastAsia="標楷體" w:hAnsi="Times New Roman" w:cs="Times New Roman"/>
                <w:b/>
                <w:kern w:val="0"/>
                <w:sz w:val="21"/>
                <w:szCs w:val="21"/>
                <w:bdr w:val="single" w:sz="4" w:space="0" w:color="auto"/>
              </w:rPr>
              <w:t xml:space="preserve">5:00 </w:t>
            </w:r>
            <w:commentRangeStart w:id="76"/>
            <w:del w:id="77" w:author="陳迎秋" w:date="2024-06-26T08:53:00Z">
              <w:r w:rsidRPr="008958B5" w:rsidDel="007A6B02">
                <w:rPr>
                  <w:rFonts w:ascii="Times New Roman" w:eastAsia="標楷體" w:hAnsi="Times New Roman" w:cs="Times New Roman" w:hint="eastAsia"/>
                  <w:b/>
                  <w:kern w:val="0"/>
                  <w:sz w:val="21"/>
                  <w:szCs w:val="21"/>
                  <w:bdr w:val="single" w:sz="4" w:space="0" w:color="auto"/>
                </w:rPr>
                <w:delText>PM</w:delText>
              </w:r>
            </w:del>
            <w:ins w:id="78" w:author="陳迎秋" w:date="2024-06-26T08:53:00Z">
              <w:r w:rsidR="007A6B02">
                <w:rPr>
                  <w:rFonts w:ascii="Times New Roman" w:eastAsia="標楷體" w:hAnsi="Times New Roman" w:cs="Times New Roman"/>
                  <w:b/>
                  <w:kern w:val="0"/>
                  <w:sz w:val="21"/>
                  <w:szCs w:val="21"/>
                  <w:bdr w:val="single" w:sz="4" w:space="0" w:color="auto"/>
                </w:rPr>
                <w:t>p.m.</w:t>
              </w:r>
            </w:ins>
            <w:commentRangeEnd w:id="76"/>
            <w:ins w:id="79" w:author="陳迎秋" w:date="2024-06-26T08:54:00Z">
              <w:r w:rsidR="007A6B02">
                <w:rPr>
                  <w:rStyle w:val="ac"/>
                </w:rPr>
                <w:commentReference w:id="76"/>
              </w:r>
            </w:ins>
            <w:del w:id="80" w:author="陳迎秋" w:date="2024-06-25T15:41:00Z">
              <w:r w:rsidRPr="008958B5" w:rsidDel="00FB0B4D">
                <w:rPr>
                  <w:rFonts w:ascii="Times New Roman" w:eastAsia="標楷體" w:hAnsi="Times New Roman" w:cs="Times New Roman"/>
                  <w:b/>
                  <w:kern w:val="0"/>
                  <w:sz w:val="21"/>
                  <w:szCs w:val="21"/>
                  <w:bdr w:val="single" w:sz="4" w:space="0" w:color="auto"/>
                </w:rPr>
                <w:delText>.</w:delText>
              </w:r>
            </w:del>
            <w:r w:rsidRPr="008958B5">
              <w:rPr>
                <w:rFonts w:ascii="Times New Roman" w:eastAsia="標楷體" w:hAnsi="Times New Roman" w:cs="Times New Roman" w:hint="eastAsia"/>
                <w:b/>
                <w:kern w:val="0"/>
                <w:sz w:val="21"/>
                <w:szCs w:val="21"/>
                <w:bdr w:val="single" w:sz="4" w:space="0" w:color="auto"/>
              </w:rPr>
              <w:t>，則視為於次一個交易營業日為觸發事件通知日</w:t>
            </w:r>
            <w:r w:rsidRPr="008958B5">
              <w:rPr>
                <w:rFonts w:ascii="標楷體" w:eastAsia="標楷體" w:hAnsi="標楷體" w:cs="Times New Roman" w:hint="eastAsia"/>
                <w:b/>
                <w:kern w:val="0"/>
                <w:sz w:val="21"/>
                <w:szCs w:val="21"/>
                <w:bdr w:val="single" w:sz="4" w:space="0" w:color="auto"/>
              </w:rPr>
              <w:t>、</w:t>
            </w:r>
            <w:r w:rsidRPr="008958B5">
              <w:rPr>
                <w:rFonts w:ascii="Times New Roman" w:eastAsia="標楷體" w:hAnsi="Times New Roman" w:cs="Times New Roman" w:hint="eastAsia"/>
                <w:b/>
                <w:kern w:val="0"/>
                <w:sz w:val="21"/>
                <w:szCs w:val="21"/>
                <w:bdr w:val="single" w:sz="4" w:space="0" w:color="auto"/>
              </w:rPr>
              <w:t>特殊事件通知日或發行機構提前贖回通知日，亦為本商品之提前到期日</w:t>
            </w:r>
            <w:r w:rsidRPr="008958B5">
              <w:rPr>
                <w:rFonts w:ascii="Times New Roman" w:eastAsia="標楷體" w:hAnsi="Times New Roman" w:cs="Times New Roman" w:hint="eastAsia"/>
                <w:b/>
                <w:kern w:val="0"/>
                <w:sz w:val="21"/>
                <w:szCs w:val="21"/>
              </w:rPr>
              <w:t>。</w:t>
            </w:r>
          </w:p>
        </w:tc>
      </w:tr>
      <w:tr w:rsidR="00E8424E" w:rsidRPr="008958B5" w14:paraId="35179AA6" w14:textId="77777777" w:rsidTr="00436974">
        <w:trPr>
          <w:trHeight w:val="7359"/>
        </w:trPr>
        <w:tc>
          <w:tcPr>
            <w:tcW w:w="976" w:type="pct"/>
            <w:shd w:val="clear" w:color="auto" w:fill="FFFFFF" w:themeFill="background1"/>
            <w:vAlign w:val="center"/>
          </w:tcPr>
          <w:p w14:paraId="6E0EE5C1"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snapToGrid w:val="0"/>
                <w:sz w:val="22"/>
              </w:rPr>
            </w:pPr>
            <w:r w:rsidRPr="008958B5">
              <w:rPr>
                <w:rFonts w:ascii="Times New Roman" w:eastAsia="標楷體" w:hAnsi="Times New Roman" w:cs="Times New Roman" w:hint="eastAsia"/>
                <w:b/>
                <w:snapToGrid w:val="0"/>
                <w:sz w:val="22"/>
              </w:rPr>
              <w:lastRenderedPageBreak/>
              <w:t>交割方式</w:t>
            </w:r>
          </w:p>
        </w:tc>
        <w:tc>
          <w:tcPr>
            <w:tcW w:w="4009" w:type="pct"/>
            <w:shd w:val="clear" w:color="auto" w:fill="FFFFFF" w:themeFill="background1"/>
            <w:vAlign w:val="center"/>
          </w:tcPr>
          <w:p w14:paraId="4C90FC46" w14:textId="3D4757A8" w:rsidR="00E8424E" w:rsidRPr="008958B5" w:rsidRDefault="00E8424E" w:rsidP="00B22650">
            <w:pPr>
              <w:numPr>
                <w:ilvl w:val="0"/>
                <w:numId w:val="30"/>
              </w:numPr>
              <w:autoSpaceDE w:val="0"/>
              <w:autoSpaceDN w:val="0"/>
              <w:adjustRightInd w:val="0"/>
              <w:spacing w:line="300" w:lineRule="exact"/>
              <w:ind w:left="233" w:rightChars="28" w:right="67" w:hanging="6"/>
              <w:jc w:val="both"/>
              <w:rPr>
                <w:rFonts w:ascii="Times New Roman" w:eastAsia="標楷體" w:hAnsi="Times New Roman" w:cs="Times New Roman"/>
                <w:b/>
                <w:kern w:val="0"/>
                <w:sz w:val="21"/>
                <w:szCs w:val="21"/>
              </w:rPr>
            </w:pPr>
            <w:r w:rsidRPr="008958B5">
              <w:rPr>
                <w:rFonts w:ascii="Times New Roman" w:eastAsia="標楷體" w:hAnsi="Times New Roman" w:cs="Times New Roman" w:hint="eastAsia"/>
                <w:kern w:val="0"/>
                <w:sz w:val="21"/>
                <w:szCs w:val="21"/>
              </w:rPr>
              <w:t>交割方式：</w:t>
            </w:r>
            <w:del w:id="81" w:author="林心羽" w:date="2025-02-21T13:00:00Z">
              <w:r w:rsidRPr="008958B5" w:rsidDel="00450FAA">
                <w:rPr>
                  <w:rFonts w:ascii="Times New Roman" w:eastAsia="標楷體" w:hAnsi="Times New Roman" w:cs="Times New Roman" w:hint="eastAsia"/>
                  <w:kern w:val="0"/>
                  <w:sz w:val="21"/>
                  <w:szCs w:val="21"/>
                </w:rPr>
                <w:delText>除</w:delText>
              </w:r>
              <w:r w:rsidRPr="008958B5" w:rsidDel="00450FAA">
                <w:rPr>
                  <w:rFonts w:ascii="Times New Roman" w:eastAsia="標楷體" w:hAnsi="Times New Roman" w:cs="Times New Roman" w:hint="eastAsia"/>
                  <w:b/>
                  <w:kern w:val="0"/>
                  <w:sz w:val="21"/>
                  <w:szCs w:val="21"/>
                </w:rPr>
                <w:delText>發生發行機構提前贖回</w:delText>
              </w:r>
              <w:commentRangeStart w:id="82"/>
              <w:commentRangeStart w:id="83"/>
              <w:commentRangeStart w:id="84"/>
              <w:commentRangeStart w:id="85"/>
              <w:r w:rsidRPr="008958B5" w:rsidDel="00450FAA">
                <w:rPr>
                  <w:rFonts w:ascii="Times New Roman" w:eastAsia="標楷體" w:hAnsi="Times New Roman" w:cs="Times New Roman" w:hint="eastAsia"/>
                  <w:b/>
                  <w:kern w:val="0"/>
                  <w:sz w:val="21"/>
                  <w:szCs w:val="21"/>
                </w:rPr>
                <w:delText>得</w:delText>
              </w:r>
              <w:commentRangeEnd w:id="82"/>
              <w:r w:rsidR="005D68E2" w:rsidDel="00450FAA">
                <w:rPr>
                  <w:rStyle w:val="ac"/>
                </w:rPr>
                <w:commentReference w:id="82"/>
              </w:r>
              <w:commentRangeEnd w:id="83"/>
              <w:r w:rsidR="00C33078" w:rsidDel="00450FAA">
                <w:rPr>
                  <w:rStyle w:val="ac"/>
                </w:rPr>
                <w:commentReference w:id="83"/>
              </w:r>
              <w:commentRangeEnd w:id="84"/>
              <w:r w:rsidR="006C4FC8" w:rsidDel="00450FAA">
                <w:rPr>
                  <w:rStyle w:val="ac"/>
                </w:rPr>
                <w:commentReference w:id="84"/>
              </w:r>
              <w:commentRangeEnd w:id="85"/>
              <w:r w:rsidR="00C727FE" w:rsidDel="00450FAA">
                <w:rPr>
                  <w:rStyle w:val="ac"/>
                </w:rPr>
                <w:commentReference w:id="85"/>
              </w:r>
              <w:r w:rsidRPr="008958B5" w:rsidDel="00450FAA">
                <w:rPr>
                  <w:rFonts w:ascii="Times New Roman" w:eastAsia="標楷體" w:hAnsi="Times New Roman" w:cs="Times New Roman" w:hint="eastAsia"/>
                  <w:b/>
                  <w:kern w:val="0"/>
                  <w:sz w:val="21"/>
                  <w:szCs w:val="21"/>
                </w:rPr>
                <w:delText>採現金結算</w:delText>
              </w:r>
              <w:r w:rsidRPr="008958B5" w:rsidDel="00450FAA">
                <w:rPr>
                  <w:rFonts w:ascii="Times New Roman" w:eastAsia="標楷體" w:hAnsi="Times New Roman" w:cs="Times New Roman" w:hint="eastAsia"/>
                  <w:kern w:val="0"/>
                  <w:sz w:val="21"/>
                  <w:szCs w:val="21"/>
                </w:rPr>
                <w:delText>外，</w:delText>
              </w:r>
            </w:del>
            <w:r w:rsidRPr="008958B5">
              <w:rPr>
                <w:rFonts w:ascii="Times New Roman" w:eastAsia="標楷體" w:hAnsi="Times New Roman" w:cs="Times New Roman" w:hint="eastAsia"/>
                <w:kern w:val="0"/>
                <w:sz w:val="21"/>
                <w:szCs w:val="21"/>
              </w:rPr>
              <w:t>交易人</w:t>
            </w:r>
            <w:commentRangeStart w:id="86"/>
            <w:commentRangeStart w:id="87"/>
            <w:commentRangeStart w:id="88"/>
            <w:commentRangeStart w:id="89"/>
            <w:r w:rsidRPr="008958B5">
              <w:rPr>
                <w:rFonts w:ascii="Times New Roman" w:eastAsia="標楷體" w:hAnsi="Times New Roman" w:cs="Times New Roman" w:hint="eastAsia"/>
                <w:kern w:val="0"/>
                <w:sz w:val="21"/>
                <w:szCs w:val="21"/>
              </w:rPr>
              <w:t>應</w:t>
            </w:r>
            <w:commentRangeEnd w:id="86"/>
            <w:r w:rsidR="005D68E2">
              <w:rPr>
                <w:rStyle w:val="ac"/>
              </w:rPr>
              <w:commentReference w:id="86"/>
            </w:r>
            <w:commentRangeEnd w:id="87"/>
            <w:r w:rsidR="00C33078">
              <w:rPr>
                <w:rStyle w:val="ac"/>
              </w:rPr>
              <w:commentReference w:id="87"/>
            </w:r>
            <w:commentRangeEnd w:id="88"/>
            <w:r w:rsidR="006E4676">
              <w:rPr>
                <w:rStyle w:val="ac"/>
              </w:rPr>
              <w:commentReference w:id="88"/>
            </w:r>
            <w:commentRangeEnd w:id="89"/>
            <w:r w:rsidR="00C727FE">
              <w:rPr>
                <w:rStyle w:val="ac"/>
              </w:rPr>
              <w:commentReference w:id="89"/>
            </w:r>
            <w:r w:rsidRPr="008958B5">
              <w:rPr>
                <w:rFonts w:ascii="Times New Roman" w:eastAsia="標楷體" w:hAnsi="Times New Roman" w:cs="Times New Roman" w:hint="eastAsia"/>
                <w:kern w:val="0"/>
                <w:sz w:val="21"/>
                <w:szCs w:val="21"/>
              </w:rPr>
              <w:t>於觸發事件通知日</w:t>
            </w:r>
            <w:ins w:id="90" w:author="林心羽" w:date="2025-02-21T13:01:00Z">
              <w:r w:rsidR="00450FAA" w:rsidRPr="008958B5">
                <w:rPr>
                  <w:rFonts w:ascii="Times New Roman" w:eastAsia="標楷體" w:hAnsi="Times New Roman" w:cs="Times New Roman" w:hint="eastAsia"/>
                  <w:kern w:val="0"/>
                  <w:sz w:val="21"/>
                  <w:szCs w:val="21"/>
                </w:rPr>
                <w:t>、</w:t>
              </w:r>
              <w:r w:rsidR="00450FAA">
                <w:rPr>
                  <w:rFonts w:ascii="Times New Roman" w:eastAsia="標楷體" w:hAnsi="Times New Roman" w:cs="Times New Roman" w:hint="eastAsia"/>
                  <w:kern w:val="0"/>
                  <w:sz w:val="21"/>
                  <w:szCs w:val="21"/>
                </w:rPr>
                <w:t>發行機構提前贖回通知</w:t>
              </w:r>
              <w:r w:rsidR="00450FAA" w:rsidRPr="00574B4A">
                <w:rPr>
                  <w:rFonts w:ascii="Times New Roman" w:eastAsia="標楷體" w:hAnsi="Times New Roman" w:cs="Times New Roman" w:hint="eastAsia"/>
                  <w:kern w:val="0"/>
                  <w:sz w:val="21"/>
                  <w:szCs w:val="21"/>
                </w:rPr>
                <w:t>日</w:t>
              </w:r>
            </w:ins>
            <w:r w:rsidRPr="008958B5">
              <w:rPr>
                <w:rFonts w:ascii="Times New Roman" w:eastAsia="標楷體" w:hAnsi="Times New Roman" w:cs="Times New Roman" w:hint="eastAsia"/>
                <w:kern w:val="0"/>
                <w:sz w:val="21"/>
                <w:szCs w:val="21"/>
              </w:rPr>
              <w:t>、特殊事件通知日、提前終止通知日</w:t>
            </w:r>
            <w:r w:rsidRPr="008B12A6">
              <w:rPr>
                <w:rFonts w:ascii="Times New Roman" w:eastAsia="標楷體" w:hAnsi="Times New Roman" w:cs="Times New Roman" w:hint="eastAsia"/>
                <w:kern w:val="0"/>
                <w:sz w:val="21"/>
                <w:szCs w:val="21"/>
              </w:rPr>
              <w:t>或</w:t>
            </w:r>
            <w:commentRangeStart w:id="91"/>
            <w:commentRangeStart w:id="92"/>
            <w:r w:rsidRPr="008B12A6">
              <w:rPr>
                <w:rFonts w:ascii="Times New Roman" w:eastAsia="標楷體" w:hAnsi="Times New Roman" w:cs="Times New Roman" w:hint="eastAsia"/>
                <w:kern w:val="0"/>
                <w:sz w:val="21"/>
                <w:szCs w:val="21"/>
              </w:rPr>
              <w:t>到期通知日</w:t>
            </w:r>
            <w:r w:rsidRPr="008958B5">
              <w:rPr>
                <w:rFonts w:ascii="Times New Roman" w:eastAsia="標楷體" w:hAnsi="Times New Roman" w:cs="Times New Roman" w:hint="eastAsia"/>
                <w:kern w:val="0"/>
                <w:sz w:val="21"/>
                <w:szCs w:val="21"/>
              </w:rPr>
              <w:t>當日，選擇下列任</w:t>
            </w:r>
            <w:proofErr w:type="gramStart"/>
            <w:r w:rsidRPr="008958B5">
              <w:rPr>
                <w:rFonts w:ascii="Times New Roman" w:eastAsia="標楷體" w:hAnsi="Times New Roman" w:cs="Times New Roman" w:hint="eastAsia"/>
                <w:kern w:val="0"/>
                <w:sz w:val="21"/>
                <w:szCs w:val="21"/>
              </w:rPr>
              <w:t>一</w:t>
            </w:r>
            <w:proofErr w:type="gramEnd"/>
            <w:r w:rsidRPr="008958B5">
              <w:rPr>
                <w:rFonts w:ascii="Times New Roman" w:eastAsia="標楷體" w:hAnsi="Times New Roman" w:cs="Times New Roman" w:hint="eastAsia"/>
                <w:kern w:val="0"/>
                <w:sz w:val="21"/>
                <w:szCs w:val="21"/>
              </w:rPr>
              <w:t>方式進行交割</w:t>
            </w:r>
            <w:commentRangeEnd w:id="91"/>
            <w:r w:rsidR="006E4676">
              <w:rPr>
                <w:rStyle w:val="ac"/>
              </w:rPr>
              <w:commentReference w:id="91"/>
            </w:r>
            <w:commentRangeEnd w:id="92"/>
            <w:r w:rsidR="00C727FE">
              <w:rPr>
                <w:rStyle w:val="ac"/>
              </w:rPr>
              <w:commentReference w:id="92"/>
            </w:r>
            <w:r w:rsidRPr="008958B5">
              <w:rPr>
                <w:rFonts w:ascii="Times New Roman" w:eastAsia="標楷體" w:hAnsi="Times New Roman" w:cs="Times New Roman" w:hint="eastAsia"/>
                <w:kern w:val="0"/>
                <w:sz w:val="21"/>
                <w:szCs w:val="21"/>
              </w:rPr>
              <w:t>。</w:t>
            </w:r>
            <w:r w:rsidRPr="008958B5">
              <w:rPr>
                <w:rFonts w:ascii="Times New Roman" w:eastAsia="標楷體" w:hAnsi="Times New Roman" w:cs="Times New Roman" w:hint="eastAsia"/>
                <w:b/>
                <w:kern w:val="0"/>
                <w:sz w:val="21"/>
                <w:szCs w:val="21"/>
              </w:rPr>
              <w:t>交易人通知發行機構</w:t>
            </w:r>
            <w:proofErr w:type="gramStart"/>
            <w:r w:rsidRPr="008958B5">
              <w:rPr>
                <w:rFonts w:ascii="Times New Roman" w:eastAsia="標楷體" w:hAnsi="Times New Roman" w:cs="Times New Roman" w:hint="eastAsia"/>
                <w:b/>
                <w:kern w:val="0"/>
                <w:sz w:val="21"/>
                <w:szCs w:val="21"/>
              </w:rPr>
              <w:t>其所擇定</w:t>
            </w:r>
            <w:proofErr w:type="gramEnd"/>
            <w:r w:rsidRPr="008958B5">
              <w:rPr>
                <w:rFonts w:ascii="Times New Roman" w:eastAsia="標楷體" w:hAnsi="Times New Roman" w:cs="Times New Roman" w:hint="eastAsia"/>
                <w:b/>
                <w:kern w:val="0"/>
                <w:sz w:val="21"/>
                <w:szCs w:val="21"/>
              </w:rPr>
              <w:t>之交割方式後，未經發行機構同意，不得變更。若於觸發事件通知日、特殊事件通知日、</w:t>
            </w:r>
            <w:ins w:id="93" w:author="陳迎秋" w:date="2024-06-27T09:58:00Z">
              <w:r w:rsidR="005D68E2">
                <w:rPr>
                  <w:rFonts w:ascii="Times New Roman" w:eastAsia="標楷體" w:hAnsi="Times New Roman" w:cs="Times New Roman" w:hint="eastAsia"/>
                  <w:b/>
                  <w:kern w:val="0"/>
                  <w:sz w:val="21"/>
                  <w:szCs w:val="21"/>
                </w:rPr>
                <w:t>發行機構提前贖回通知日、</w:t>
              </w:r>
            </w:ins>
            <w:r w:rsidRPr="008958B5">
              <w:rPr>
                <w:rFonts w:ascii="Times New Roman" w:eastAsia="標楷體" w:hAnsi="Times New Roman" w:cs="Times New Roman" w:hint="eastAsia"/>
                <w:b/>
                <w:kern w:val="0"/>
                <w:sz w:val="21"/>
                <w:szCs w:val="21"/>
              </w:rPr>
              <w:t>提前終止通知日或到期通知日當日，交易人未</w:t>
            </w:r>
            <w:ins w:id="94" w:author="陳迎秋" w:date="2024-06-27T09:58:00Z">
              <w:r w:rsidR="005D68E2">
                <w:rPr>
                  <w:rFonts w:ascii="Times New Roman" w:eastAsia="標楷體" w:hAnsi="Times New Roman" w:cs="Times New Roman" w:hint="eastAsia"/>
                  <w:b/>
                  <w:kern w:val="0"/>
                  <w:sz w:val="21"/>
                  <w:szCs w:val="21"/>
                </w:rPr>
                <w:t>於期限內</w:t>
              </w:r>
            </w:ins>
            <w:r w:rsidRPr="008958B5">
              <w:rPr>
                <w:rFonts w:ascii="Times New Roman" w:eastAsia="標楷體" w:hAnsi="Times New Roman" w:cs="Times New Roman" w:hint="eastAsia"/>
                <w:b/>
                <w:kern w:val="0"/>
                <w:sz w:val="21"/>
                <w:szCs w:val="21"/>
              </w:rPr>
              <w:t>選定交割方式，則按下述</w:t>
            </w:r>
            <w:r w:rsidRPr="008958B5">
              <w:rPr>
                <w:rFonts w:ascii="Times New Roman" w:eastAsia="標楷體" w:hAnsi="Times New Roman" w:cs="Times New Roman"/>
                <w:b/>
                <w:kern w:val="0"/>
                <w:sz w:val="21"/>
                <w:szCs w:val="21"/>
              </w:rPr>
              <w:t>(2)</w:t>
            </w:r>
            <w:r w:rsidRPr="008958B5">
              <w:rPr>
                <w:rFonts w:ascii="Times New Roman" w:eastAsia="標楷體" w:hAnsi="Times New Roman" w:cs="Times New Roman" w:hint="eastAsia"/>
                <w:b/>
                <w:kern w:val="0"/>
                <w:sz w:val="21"/>
                <w:szCs w:val="21"/>
              </w:rPr>
              <w:t>以現金結算之。</w:t>
            </w:r>
          </w:p>
          <w:p w14:paraId="712AD747" w14:textId="77777777" w:rsidR="00E8424E" w:rsidRPr="008958B5" w:rsidRDefault="00E8424E" w:rsidP="00E8424E">
            <w:pPr>
              <w:autoSpaceDE w:val="0"/>
              <w:autoSpaceDN w:val="0"/>
              <w:adjustRightInd w:val="0"/>
              <w:spacing w:line="300" w:lineRule="exact"/>
              <w:ind w:left="255"/>
              <w:rPr>
                <w:rFonts w:ascii="Times New Roman" w:eastAsia="標楷體" w:hAnsi="Times New Roman" w:cs="Times New Roman"/>
                <w:kern w:val="0"/>
                <w:sz w:val="21"/>
                <w:szCs w:val="21"/>
              </w:rPr>
            </w:pPr>
            <w:r w:rsidRPr="008958B5">
              <w:rPr>
                <w:rFonts w:ascii="Times New Roman" w:eastAsia="標楷體" w:hAnsi="Times New Roman" w:cs="Times New Roman"/>
                <w:kern w:val="0"/>
                <w:sz w:val="21"/>
                <w:szCs w:val="21"/>
              </w:rPr>
              <w:t>(1)</w:t>
            </w:r>
            <w:r w:rsidRPr="008958B5">
              <w:rPr>
                <w:rFonts w:ascii="Times New Roman" w:eastAsia="標楷體" w:hAnsi="Times New Roman" w:cs="Times New Roman" w:hint="eastAsia"/>
                <w:kern w:val="0"/>
                <w:sz w:val="21"/>
                <w:szCs w:val="21"/>
              </w:rPr>
              <w:t>實物交割；或</w:t>
            </w:r>
          </w:p>
          <w:p w14:paraId="1391B46F" w14:textId="77777777" w:rsidR="00E8424E" w:rsidRPr="008958B5" w:rsidRDefault="00E8424E" w:rsidP="00E8424E">
            <w:pPr>
              <w:autoSpaceDE w:val="0"/>
              <w:autoSpaceDN w:val="0"/>
              <w:adjustRightInd w:val="0"/>
              <w:spacing w:line="300" w:lineRule="exact"/>
              <w:ind w:left="255"/>
              <w:rPr>
                <w:rFonts w:ascii="Times New Roman" w:eastAsia="標楷體" w:hAnsi="Times New Roman" w:cs="Times New Roman"/>
                <w:kern w:val="0"/>
                <w:sz w:val="21"/>
                <w:szCs w:val="21"/>
              </w:rPr>
            </w:pPr>
            <w:r w:rsidRPr="008958B5">
              <w:rPr>
                <w:rFonts w:ascii="Times New Roman" w:eastAsia="標楷體" w:hAnsi="Times New Roman" w:cs="Times New Roman"/>
                <w:kern w:val="0"/>
                <w:sz w:val="21"/>
                <w:szCs w:val="21"/>
              </w:rPr>
              <w:t>(2)</w:t>
            </w:r>
            <w:r w:rsidRPr="008958B5">
              <w:rPr>
                <w:rFonts w:ascii="Times New Roman" w:eastAsia="標楷體" w:hAnsi="Times New Roman" w:cs="Times New Roman" w:hint="eastAsia"/>
                <w:kern w:val="0"/>
                <w:sz w:val="21"/>
                <w:szCs w:val="21"/>
              </w:rPr>
              <w:t>現金結算；</w:t>
            </w:r>
          </w:p>
          <w:p w14:paraId="57C3C0B1" w14:textId="77777777" w:rsidR="00E8424E" w:rsidRPr="008958B5" w:rsidRDefault="00E8424E" w:rsidP="00E8424E">
            <w:pPr>
              <w:autoSpaceDE w:val="0"/>
              <w:autoSpaceDN w:val="0"/>
              <w:adjustRightInd w:val="0"/>
              <w:spacing w:line="300" w:lineRule="exact"/>
              <w:ind w:left="255" w:rightChars="30" w:right="72"/>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b/>
                <w:kern w:val="0"/>
                <w:sz w:val="21"/>
                <w:szCs w:val="21"/>
              </w:rPr>
              <w:t>請注意，若交易人</w:t>
            </w:r>
            <w:proofErr w:type="gramStart"/>
            <w:r w:rsidRPr="008958B5">
              <w:rPr>
                <w:rFonts w:ascii="Times New Roman" w:eastAsia="標楷體" w:hAnsi="Times New Roman" w:cs="Times New Roman" w:hint="eastAsia"/>
                <w:b/>
                <w:kern w:val="0"/>
                <w:sz w:val="21"/>
                <w:szCs w:val="21"/>
              </w:rPr>
              <w:t>採</w:t>
            </w:r>
            <w:proofErr w:type="gramEnd"/>
            <w:r w:rsidRPr="008958B5">
              <w:rPr>
                <w:rFonts w:ascii="Times New Roman" w:eastAsia="標楷體" w:hAnsi="Times New Roman" w:cs="Times New Roman" w:hint="eastAsia"/>
                <w:b/>
                <w:kern w:val="0"/>
                <w:sz w:val="21"/>
                <w:szCs w:val="21"/>
              </w:rPr>
              <w:t>實物交割，須再支付發行機構相關金額，該金額尚包括結算手續費</w:t>
            </w:r>
            <w:r w:rsidRPr="008958B5">
              <w:rPr>
                <w:rFonts w:ascii="Times New Roman" w:eastAsia="標楷體" w:hAnsi="Times New Roman" w:cs="Times New Roman"/>
                <w:b/>
                <w:kern w:val="0"/>
                <w:sz w:val="21"/>
                <w:szCs w:val="21"/>
              </w:rPr>
              <w:t>(D3</w:t>
            </w:r>
            <w:r w:rsidRPr="008958B5">
              <w:rPr>
                <w:rFonts w:ascii="Times New Roman" w:eastAsia="標楷體" w:hAnsi="Times New Roman" w:cs="Times New Roman" w:hint="eastAsia"/>
                <w:b/>
                <w:kern w:val="0"/>
                <w:sz w:val="21"/>
                <w:szCs w:val="21"/>
              </w:rPr>
              <w:t>或</w:t>
            </w:r>
            <w:r w:rsidRPr="008958B5">
              <w:rPr>
                <w:rFonts w:ascii="Times New Roman" w:eastAsia="標楷體" w:hAnsi="Times New Roman" w:cs="Times New Roman"/>
                <w:b/>
                <w:kern w:val="0"/>
                <w:sz w:val="21"/>
                <w:szCs w:val="21"/>
              </w:rPr>
              <w:t>D4)</w:t>
            </w:r>
            <w:r w:rsidRPr="008958B5">
              <w:rPr>
                <w:rFonts w:ascii="Times New Roman" w:eastAsia="標楷體" w:hAnsi="Times New Roman" w:cs="Times New Roman" w:hint="eastAsia"/>
                <w:b/>
                <w:kern w:val="0"/>
                <w:sz w:val="21"/>
                <w:szCs w:val="21"/>
              </w:rPr>
              <w:t>及結構型商品稅賦注意事項所述之稅額，</w:t>
            </w:r>
            <w:proofErr w:type="gramStart"/>
            <w:r w:rsidRPr="008958B5">
              <w:rPr>
                <w:rFonts w:ascii="Times New Roman" w:eastAsia="標楷體" w:hAnsi="Times New Roman" w:cs="Times New Roman" w:hint="eastAsia"/>
                <w:b/>
                <w:kern w:val="0"/>
                <w:sz w:val="21"/>
                <w:szCs w:val="21"/>
              </w:rPr>
              <w:t>詳參</w:t>
            </w:r>
            <w:proofErr w:type="gramEnd"/>
            <w:r w:rsidRPr="008958B5">
              <w:rPr>
                <w:rFonts w:ascii="Times New Roman" w:eastAsia="標楷體" w:hAnsi="Times New Roman" w:cs="Times New Roman" w:hint="eastAsia"/>
                <w:b/>
                <w:kern w:val="0"/>
                <w:sz w:val="21"/>
                <w:szCs w:val="21"/>
              </w:rPr>
              <w:t>「投資收益本息給付及其計算方式」之說明。且交易人應於實物交割日下午一點半前將相關金額匯入發行機構指定之帳戶，經發行機構確認交易人匯入款項後，將於實物交割日逕行通知交割清算系統將交易人該次提前到期</w:t>
            </w:r>
            <w:r w:rsidRPr="008958B5">
              <w:rPr>
                <w:rFonts w:ascii="Times New Roman" w:eastAsia="標楷體" w:hAnsi="Times New Roman" w:cs="Times New Roman"/>
                <w:b/>
                <w:kern w:val="0"/>
                <w:sz w:val="21"/>
                <w:szCs w:val="21"/>
              </w:rPr>
              <w:t>(</w:t>
            </w:r>
            <w:r w:rsidRPr="008958B5">
              <w:rPr>
                <w:rFonts w:ascii="Times New Roman" w:eastAsia="標楷體" w:hAnsi="Times New Roman" w:cs="Times New Roman" w:hint="eastAsia"/>
                <w:b/>
                <w:kern w:val="0"/>
                <w:sz w:val="21"/>
                <w:szCs w:val="21"/>
              </w:rPr>
              <w:t>不含發行機構提前贖回</w:t>
            </w:r>
            <w:r w:rsidRPr="008958B5">
              <w:rPr>
                <w:rFonts w:ascii="Times New Roman" w:eastAsia="標楷體" w:hAnsi="Times New Roman" w:cs="Times New Roman"/>
                <w:b/>
                <w:kern w:val="0"/>
                <w:sz w:val="21"/>
                <w:szCs w:val="21"/>
              </w:rPr>
              <w:t>)</w:t>
            </w:r>
            <w:r w:rsidRPr="008958B5">
              <w:rPr>
                <w:rFonts w:ascii="Times New Roman" w:eastAsia="標楷體" w:hAnsi="Times New Roman" w:cs="Times New Roman" w:hint="eastAsia"/>
                <w:b/>
                <w:kern w:val="0"/>
                <w:sz w:val="21"/>
                <w:szCs w:val="21"/>
              </w:rPr>
              <w:t>、提前終止或到期日之連結標的債券撥入交易人帳戶，實際交割張數為交易人承購本商品之「剩餘表彰可結算張數」或「提前終止表彰可結算張數」</w:t>
            </w:r>
            <w:r w:rsidRPr="008958B5">
              <w:rPr>
                <w:rFonts w:ascii="Times New Roman" w:eastAsia="標楷體" w:hAnsi="Times New Roman" w:cs="Times New Roman" w:hint="eastAsia"/>
                <w:kern w:val="0"/>
                <w:sz w:val="21"/>
                <w:szCs w:val="21"/>
              </w:rPr>
              <w:t>。</w:t>
            </w:r>
          </w:p>
          <w:p w14:paraId="0BC43340" w14:textId="77777777" w:rsidR="00E8424E" w:rsidRPr="008958B5" w:rsidRDefault="00E8424E" w:rsidP="00B22650">
            <w:pPr>
              <w:numPr>
                <w:ilvl w:val="0"/>
                <w:numId w:val="30"/>
              </w:numPr>
              <w:autoSpaceDE w:val="0"/>
              <w:autoSpaceDN w:val="0"/>
              <w:adjustRightInd w:val="0"/>
              <w:spacing w:line="300" w:lineRule="exact"/>
              <w:ind w:left="233" w:rightChars="28" w:right="67" w:hanging="6"/>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交割日期：</w:t>
            </w:r>
            <w:r w:rsidRPr="008958B5">
              <w:rPr>
                <w:rFonts w:ascii="Times New Roman" w:eastAsia="標楷體" w:hAnsi="Times New Roman" w:cs="Times New Roman"/>
                <w:kern w:val="0"/>
                <w:sz w:val="21"/>
                <w:szCs w:val="21"/>
              </w:rPr>
              <w:t xml:space="preserve"> </w:t>
            </w:r>
          </w:p>
          <w:p w14:paraId="00EED5C7" w14:textId="47A95145" w:rsidR="00E8424E" w:rsidRPr="008958B5" w:rsidRDefault="00E8424E" w:rsidP="00E8424E">
            <w:pPr>
              <w:autoSpaceDE w:val="0"/>
              <w:autoSpaceDN w:val="0"/>
              <w:adjustRightInd w:val="0"/>
              <w:spacing w:line="300" w:lineRule="exact"/>
              <w:ind w:leftChars="100" w:left="492" w:rightChars="30" w:right="72" w:hangingChars="120" w:hanging="252"/>
              <w:jc w:val="both"/>
              <w:rPr>
                <w:rFonts w:ascii="Times New Roman" w:eastAsia="標楷體" w:hAnsi="Times New Roman" w:cs="Times New Roman"/>
                <w:kern w:val="0"/>
                <w:sz w:val="21"/>
                <w:szCs w:val="21"/>
              </w:rPr>
            </w:pPr>
            <w:r w:rsidRPr="008958B5">
              <w:rPr>
                <w:rFonts w:ascii="Times New Roman" w:eastAsia="標楷體" w:hAnsi="Times New Roman" w:cs="Times New Roman"/>
                <w:kern w:val="0"/>
                <w:sz w:val="21"/>
                <w:szCs w:val="21"/>
              </w:rPr>
              <w:t>(1)</w:t>
            </w:r>
            <w:r w:rsidRPr="008958B5">
              <w:rPr>
                <w:rFonts w:ascii="Times New Roman" w:eastAsia="標楷體" w:hAnsi="Times New Roman" w:cs="Times New Roman" w:hint="eastAsia"/>
                <w:kern w:val="0"/>
                <w:sz w:val="21"/>
                <w:szCs w:val="21"/>
              </w:rPr>
              <w:t>如為實物交割，交割日期為</w:t>
            </w:r>
            <w:r w:rsidRPr="008958B5">
              <w:rPr>
                <w:rFonts w:ascii="Times New Roman" w:eastAsia="標楷體" w:hAnsi="Times New Roman" w:cs="Times New Roman" w:hint="eastAsia"/>
                <w:b/>
                <w:kern w:val="0"/>
                <w:sz w:val="21"/>
                <w:szCs w:val="21"/>
              </w:rPr>
              <w:t>實物交割日</w:t>
            </w:r>
            <w:r w:rsidRPr="008958B5">
              <w:rPr>
                <w:rFonts w:ascii="Times New Roman" w:eastAsia="標楷體" w:hAnsi="Times New Roman" w:cs="Times New Roman" w:hint="eastAsia"/>
                <w:kern w:val="0"/>
                <w:sz w:val="21"/>
                <w:szCs w:val="21"/>
              </w:rPr>
              <w:t>，即觸發事件通知日</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不含</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、特殊事件通知日</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不含</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w:t>
            </w:r>
            <w:ins w:id="95" w:author="陳迎秋" w:date="2024-06-27T09:58:00Z">
              <w:r w:rsidR="005D68E2" w:rsidRPr="005D68E2">
                <w:rPr>
                  <w:rFonts w:ascii="Times New Roman" w:eastAsia="標楷體" w:hAnsi="Times New Roman" w:cs="Times New Roman" w:hint="eastAsia"/>
                  <w:kern w:val="0"/>
                  <w:sz w:val="21"/>
                  <w:szCs w:val="21"/>
                </w:rPr>
                <w:t>發行機構提前贖回通知日、</w:t>
              </w:r>
            </w:ins>
            <w:r w:rsidRPr="008958B5">
              <w:rPr>
                <w:rFonts w:ascii="Times New Roman" w:eastAsia="標楷體" w:hAnsi="Times New Roman" w:cs="Times New Roman" w:hint="eastAsia"/>
                <w:kern w:val="0"/>
                <w:sz w:val="21"/>
                <w:szCs w:val="21"/>
              </w:rPr>
              <w:t>提前終止通知日</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不含</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或</w:t>
            </w:r>
            <w:commentRangeStart w:id="96"/>
            <w:commentRangeStart w:id="97"/>
            <w:r w:rsidRPr="008B12A6">
              <w:rPr>
                <w:rFonts w:ascii="Times New Roman" w:eastAsia="標楷體" w:hAnsi="Times New Roman" w:cs="Times New Roman" w:hint="eastAsia"/>
                <w:kern w:val="0"/>
                <w:sz w:val="21"/>
                <w:szCs w:val="21"/>
              </w:rPr>
              <w:t>到期通知日</w:t>
            </w:r>
            <w:commentRangeEnd w:id="96"/>
            <w:r w:rsidR="00093716" w:rsidRPr="000F13DD">
              <w:rPr>
                <w:rFonts w:ascii="Times New Roman" w:eastAsia="標楷體" w:hAnsi="Times New Roman" w:cs="Times New Roman"/>
                <w:kern w:val="0"/>
                <w:sz w:val="21"/>
                <w:szCs w:val="21"/>
              </w:rPr>
              <w:commentReference w:id="96"/>
            </w:r>
            <w:commentRangeEnd w:id="97"/>
            <w:r w:rsidR="00C83763" w:rsidRPr="008B12A6">
              <w:rPr>
                <w:rFonts w:ascii="Times New Roman" w:eastAsia="標楷體" w:hAnsi="Times New Roman" w:cs="Times New Roman"/>
                <w:kern w:val="0"/>
                <w:sz w:val="21"/>
                <w:szCs w:val="21"/>
              </w:rPr>
              <w:commentReference w:id="97"/>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不含</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後第二</w:t>
            </w:r>
            <w:proofErr w:type="gramStart"/>
            <w:r w:rsidRPr="008958B5">
              <w:rPr>
                <w:rFonts w:ascii="Times New Roman" w:eastAsia="標楷體" w:hAnsi="Times New Roman" w:cs="Times New Roman" w:hint="eastAsia"/>
                <w:kern w:val="0"/>
                <w:sz w:val="21"/>
                <w:szCs w:val="21"/>
              </w:rPr>
              <w:t>個</w:t>
            </w:r>
            <w:proofErr w:type="gramEnd"/>
            <w:r w:rsidRPr="008958B5">
              <w:rPr>
                <w:rFonts w:ascii="Times New Roman" w:eastAsia="標楷體" w:hAnsi="Times New Roman" w:cs="Times New Roman" w:hint="eastAsia"/>
                <w:kern w:val="0"/>
                <w:sz w:val="21"/>
                <w:szCs w:val="21"/>
              </w:rPr>
              <w:t>交割營業日。</w:t>
            </w:r>
          </w:p>
          <w:p w14:paraId="658BD742" w14:textId="22483D1A" w:rsidR="00E8424E" w:rsidRPr="008958B5" w:rsidRDefault="00E8424E" w:rsidP="00E8424E">
            <w:pPr>
              <w:autoSpaceDE w:val="0"/>
              <w:autoSpaceDN w:val="0"/>
              <w:adjustRightInd w:val="0"/>
              <w:spacing w:line="300" w:lineRule="exact"/>
              <w:ind w:leftChars="100" w:left="492" w:rightChars="30" w:right="72" w:hangingChars="120" w:hanging="252"/>
              <w:jc w:val="both"/>
              <w:rPr>
                <w:rFonts w:ascii="Times New Roman" w:eastAsia="標楷體" w:hAnsi="Times New Roman" w:cs="Times New Roman"/>
                <w:kern w:val="0"/>
                <w:sz w:val="21"/>
                <w:szCs w:val="21"/>
              </w:rPr>
            </w:pPr>
            <w:r w:rsidRPr="008958B5">
              <w:rPr>
                <w:rFonts w:ascii="Times New Roman" w:eastAsia="標楷體" w:hAnsi="Times New Roman" w:cs="Times New Roman"/>
                <w:kern w:val="0"/>
                <w:sz w:val="21"/>
                <w:szCs w:val="21"/>
              </w:rPr>
              <w:t>(2)</w:t>
            </w:r>
            <w:r w:rsidRPr="008958B5">
              <w:rPr>
                <w:rFonts w:ascii="Times New Roman" w:eastAsia="標楷體" w:hAnsi="Times New Roman" w:cs="Times New Roman" w:hint="eastAsia"/>
                <w:kern w:val="0"/>
                <w:sz w:val="21"/>
                <w:szCs w:val="21"/>
              </w:rPr>
              <w:t>如為現金結算，交割日期為</w:t>
            </w:r>
            <w:r w:rsidRPr="008958B5">
              <w:rPr>
                <w:rFonts w:ascii="Times New Roman" w:eastAsia="標楷體" w:hAnsi="Times New Roman" w:cs="Times New Roman" w:hint="eastAsia"/>
                <w:b/>
                <w:kern w:val="0"/>
                <w:sz w:val="21"/>
                <w:szCs w:val="21"/>
              </w:rPr>
              <w:t>淨額交割日</w:t>
            </w:r>
            <w:r w:rsidRPr="008958B5">
              <w:rPr>
                <w:rFonts w:ascii="Times New Roman" w:eastAsia="標楷體" w:hAnsi="Times New Roman" w:cs="Times New Roman" w:hint="eastAsia"/>
                <w:kern w:val="0"/>
                <w:sz w:val="21"/>
                <w:szCs w:val="21"/>
              </w:rPr>
              <w:t>，即觸發事件通知日</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不含</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、特殊事件通知日</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不含</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、發行機構提前贖回通知日</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不含</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w:t>
            </w:r>
            <w:ins w:id="98" w:author="陳迎秋" w:date="2024-06-27T09:59:00Z">
              <w:del w:id="99" w:author="林心羽" w:date="2024-08-26T10:45:00Z">
                <w:r w:rsidR="005D68E2" w:rsidRPr="005D68E2" w:rsidDel="000F13DD">
                  <w:rPr>
                    <w:rFonts w:ascii="Times New Roman" w:eastAsia="標楷體" w:hAnsi="Times New Roman" w:cs="Times New Roman" w:hint="eastAsia"/>
                    <w:kern w:val="0"/>
                    <w:sz w:val="21"/>
                    <w:szCs w:val="21"/>
                  </w:rPr>
                  <w:delText>發行機構提前贖回通知日、</w:delText>
                </w:r>
              </w:del>
            </w:ins>
            <w:r w:rsidRPr="008958B5">
              <w:rPr>
                <w:rFonts w:ascii="Times New Roman" w:eastAsia="標楷體" w:hAnsi="Times New Roman" w:cs="Times New Roman" w:hint="eastAsia"/>
                <w:kern w:val="0"/>
                <w:sz w:val="21"/>
                <w:szCs w:val="21"/>
              </w:rPr>
              <w:t>提前終止通知日</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不含</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或到期通知日</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不含</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後第二</w:t>
            </w:r>
            <w:proofErr w:type="gramStart"/>
            <w:r w:rsidRPr="008958B5">
              <w:rPr>
                <w:rFonts w:ascii="Times New Roman" w:eastAsia="標楷體" w:hAnsi="Times New Roman" w:cs="Times New Roman" w:hint="eastAsia"/>
                <w:kern w:val="0"/>
                <w:sz w:val="21"/>
                <w:szCs w:val="21"/>
              </w:rPr>
              <w:t>個</w:t>
            </w:r>
            <w:proofErr w:type="gramEnd"/>
            <w:r w:rsidRPr="008958B5">
              <w:rPr>
                <w:rFonts w:ascii="Times New Roman" w:eastAsia="標楷體" w:hAnsi="Times New Roman" w:cs="Times New Roman" w:hint="eastAsia"/>
                <w:kern w:val="0"/>
                <w:sz w:val="21"/>
                <w:szCs w:val="21"/>
              </w:rPr>
              <w:t>交割營業日。</w:t>
            </w:r>
          </w:p>
          <w:p w14:paraId="40CDE003" w14:textId="77777777" w:rsidR="00E8424E" w:rsidRPr="008958B5" w:rsidRDefault="00E8424E" w:rsidP="00B22650">
            <w:pPr>
              <w:numPr>
                <w:ilvl w:val="0"/>
                <w:numId w:val="30"/>
              </w:numPr>
              <w:autoSpaceDE w:val="0"/>
              <w:autoSpaceDN w:val="0"/>
              <w:adjustRightInd w:val="0"/>
              <w:spacing w:line="300" w:lineRule="exact"/>
              <w:ind w:left="233" w:rightChars="28" w:right="67" w:hanging="6"/>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連結標的債券之交割應透過臺灣集中保管結算所股份有限公司</w:t>
            </w:r>
            <w:r w:rsidRPr="008958B5">
              <w:rPr>
                <w:rFonts w:ascii="Times New Roman" w:eastAsia="標楷體" w:hAnsi="Times New Roman" w:cs="Times New Roman"/>
                <w:kern w:val="0"/>
                <w:sz w:val="21"/>
                <w:szCs w:val="21"/>
              </w:rPr>
              <w:t>(</w:t>
            </w:r>
            <w:proofErr w:type="gramStart"/>
            <w:r w:rsidRPr="008958B5">
              <w:rPr>
                <w:rFonts w:ascii="Times New Roman" w:eastAsia="標楷體" w:hAnsi="Times New Roman" w:cs="Times New Roman" w:hint="eastAsia"/>
                <w:kern w:val="0"/>
                <w:sz w:val="21"/>
                <w:szCs w:val="21"/>
              </w:rPr>
              <w:t>或其繼受</w:t>
            </w:r>
            <w:proofErr w:type="gramEnd"/>
            <w:r w:rsidRPr="008958B5">
              <w:rPr>
                <w:rFonts w:ascii="Times New Roman" w:eastAsia="標楷體" w:hAnsi="Times New Roman" w:cs="Times New Roman" w:hint="eastAsia"/>
                <w:kern w:val="0"/>
                <w:sz w:val="21"/>
                <w:szCs w:val="21"/>
              </w:rPr>
              <w:t>人或受讓人</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辦理劃撥給付。交易人若非自營商則應依相關規定於發行機構或於其他證券商開立有價證券集中保管帳戶，以備辦理連結標的債券交割。</w:t>
            </w:r>
            <w:r w:rsidRPr="008958B5">
              <w:rPr>
                <w:rFonts w:ascii="Times New Roman" w:eastAsia="標楷體" w:hAnsi="Times New Roman" w:cs="Times New Roman" w:hint="eastAsia"/>
                <w:b/>
                <w:kern w:val="0"/>
                <w:sz w:val="21"/>
                <w:szCs w:val="21"/>
              </w:rPr>
              <w:t>若該連結標的債券交付因非可歸責於發行機構之原因而無法進行者，則有關連結標的債券交付將延遲直至該交付可進行時方為之，發行機構將不支付任何有關該延誤所產生之任何利息或其他費用。</w:t>
            </w:r>
          </w:p>
        </w:tc>
      </w:tr>
      <w:tr w:rsidR="00E8424E" w:rsidRPr="008958B5" w14:paraId="7408513B" w14:textId="77777777" w:rsidTr="00436974">
        <w:trPr>
          <w:trHeight w:val="6508"/>
        </w:trPr>
        <w:tc>
          <w:tcPr>
            <w:tcW w:w="976" w:type="pct"/>
            <w:shd w:val="clear" w:color="auto" w:fill="FFFFFF" w:themeFill="background1"/>
            <w:vAlign w:val="center"/>
          </w:tcPr>
          <w:p w14:paraId="659497B0"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Cs/>
                <w:color w:val="000000"/>
                <w:kern w:val="0"/>
                <w:sz w:val="22"/>
              </w:rPr>
            </w:pPr>
            <w:r w:rsidRPr="008958B5">
              <w:rPr>
                <w:rFonts w:ascii="Times New Roman" w:eastAsia="標楷體" w:hAnsi="Times New Roman" w:cs="Times New Roman" w:hint="eastAsia"/>
                <w:b/>
                <w:snapToGrid w:val="0"/>
                <w:sz w:val="22"/>
              </w:rPr>
              <w:t>投資收益本息給付及其計算方式</w:t>
            </w:r>
          </w:p>
        </w:tc>
        <w:tc>
          <w:tcPr>
            <w:tcW w:w="4009" w:type="pct"/>
            <w:shd w:val="clear" w:color="auto" w:fill="FFFFFF" w:themeFill="background1"/>
            <w:vAlign w:val="center"/>
          </w:tcPr>
          <w:p w14:paraId="108C1C6C" w14:textId="4723AA68" w:rsidR="00E8424E" w:rsidRPr="008958B5" w:rsidRDefault="00E8424E" w:rsidP="00B22650">
            <w:pPr>
              <w:numPr>
                <w:ilvl w:val="0"/>
                <w:numId w:val="31"/>
              </w:numPr>
              <w:autoSpaceDE w:val="0"/>
              <w:autoSpaceDN w:val="0"/>
              <w:adjustRightInd w:val="0"/>
              <w:spacing w:line="300" w:lineRule="exact"/>
              <w:ind w:left="233" w:rightChars="28" w:right="67" w:hanging="6"/>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b/>
                <w:kern w:val="0"/>
                <w:sz w:val="21"/>
                <w:szCs w:val="21"/>
              </w:rPr>
              <w:t>若本商品存續期間內發生</w:t>
            </w:r>
            <w:del w:id="100" w:author="陳迎秋" w:date="2024-06-27T10:08:00Z">
              <w:r w:rsidRPr="008958B5" w:rsidDel="0028642C">
                <w:rPr>
                  <w:rFonts w:ascii="Times New Roman" w:eastAsia="標楷體" w:hAnsi="Times New Roman" w:cs="Times New Roman" w:hint="eastAsia"/>
                  <w:b/>
                  <w:kern w:val="0"/>
                  <w:sz w:val="21"/>
                  <w:szCs w:val="21"/>
                </w:rPr>
                <w:delText>下列</w:delText>
              </w:r>
            </w:del>
            <w:r w:rsidRPr="008958B5">
              <w:rPr>
                <w:rFonts w:ascii="Times New Roman" w:eastAsia="標楷體" w:hAnsi="Times New Roman" w:cs="Times New Roman" w:hint="eastAsia"/>
                <w:b/>
                <w:kern w:val="0"/>
                <w:sz w:val="21"/>
                <w:szCs w:val="21"/>
              </w:rPr>
              <w:t>觸發事件或特殊事件，發行機構應通知交易人，交易人於接獲通知後得逕行選擇交割方式，其投資收益本息</w:t>
            </w:r>
            <w:proofErr w:type="gramStart"/>
            <w:r w:rsidRPr="008958B5">
              <w:rPr>
                <w:rFonts w:ascii="Times New Roman" w:eastAsia="標楷體" w:hAnsi="Times New Roman" w:cs="Times New Roman" w:hint="eastAsia"/>
                <w:b/>
                <w:kern w:val="0"/>
                <w:sz w:val="21"/>
                <w:szCs w:val="21"/>
              </w:rPr>
              <w:t>給付均按各</w:t>
            </w:r>
            <w:proofErr w:type="gramEnd"/>
            <w:r w:rsidRPr="008958B5">
              <w:rPr>
                <w:rFonts w:ascii="Times New Roman" w:eastAsia="標楷體" w:hAnsi="Times New Roman" w:cs="Times New Roman" w:hint="eastAsia"/>
                <w:b/>
                <w:kern w:val="0"/>
                <w:sz w:val="21"/>
                <w:szCs w:val="21"/>
              </w:rPr>
              <w:t>交割方式計算</w:t>
            </w:r>
            <w:commentRangeStart w:id="101"/>
            <w:del w:id="102" w:author="陳迎秋" w:date="2024-06-27T10:09:00Z">
              <w:r w:rsidRPr="008958B5" w:rsidDel="0028642C">
                <w:rPr>
                  <w:rFonts w:ascii="Times New Roman" w:eastAsia="標楷體" w:hAnsi="Times New Roman" w:cs="Times New Roman" w:hint="eastAsia"/>
                  <w:b/>
                  <w:kern w:val="0"/>
                  <w:sz w:val="21"/>
                  <w:szCs w:val="21"/>
                </w:rPr>
                <w:delText>如下</w:delText>
              </w:r>
            </w:del>
            <w:r w:rsidRPr="008958B5">
              <w:rPr>
                <w:rFonts w:ascii="Times New Roman" w:eastAsia="標楷體" w:hAnsi="Times New Roman" w:cs="Times New Roman" w:hint="eastAsia"/>
                <w:b/>
                <w:kern w:val="0"/>
                <w:sz w:val="21"/>
                <w:szCs w:val="21"/>
              </w:rPr>
              <w:t>：</w:t>
            </w:r>
            <w:commentRangeEnd w:id="101"/>
            <w:r w:rsidR="0028642C">
              <w:rPr>
                <w:rStyle w:val="ac"/>
              </w:rPr>
              <w:commentReference w:id="101"/>
            </w:r>
          </w:p>
          <w:p w14:paraId="684D11A2" w14:textId="77777777" w:rsidR="0028642C" w:rsidRDefault="0028642C" w:rsidP="0028642C">
            <w:pPr>
              <w:numPr>
                <w:ilvl w:val="1"/>
                <w:numId w:val="23"/>
              </w:numPr>
              <w:autoSpaceDE w:val="0"/>
              <w:autoSpaceDN w:val="0"/>
              <w:adjustRightInd w:val="0"/>
              <w:spacing w:line="300" w:lineRule="exact"/>
              <w:ind w:left="556" w:rightChars="28" w:right="67" w:hanging="57"/>
              <w:jc w:val="both"/>
              <w:rPr>
                <w:ins w:id="103" w:author="陳迎秋" w:date="2024-06-27T10:09:00Z"/>
                <w:rFonts w:ascii="Times New Roman" w:eastAsia="標楷體" w:hAnsi="Times New Roman" w:cs="Times New Roman"/>
                <w:kern w:val="0"/>
                <w:sz w:val="21"/>
                <w:szCs w:val="21"/>
              </w:rPr>
            </w:pPr>
            <w:ins w:id="104" w:author="陳迎秋" w:date="2024-06-27T10:09:00Z">
              <w:r>
                <w:rPr>
                  <w:rFonts w:ascii="Times New Roman" w:eastAsia="標楷體" w:hAnsi="Times New Roman" w:cs="Times New Roman" w:hint="eastAsia"/>
                  <w:kern w:val="0"/>
                  <w:sz w:val="21"/>
                  <w:szCs w:val="21"/>
                </w:rPr>
                <w:t>觸發事件通知與特殊事件通知日：</w:t>
              </w:r>
            </w:ins>
          </w:p>
          <w:p w14:paraId="6A2B1AC5" w14:textId="2D77CF01" w:rsidR="00E8424E" w:rsidRPr="008958B5" w:rsidDel="0028642C" w:rsidRDefault="00E8424E" w:rsidP="001D5854">
            <w:pPr>
              <w:autoSpaceDE w:val="0"/>
              <w:autoSpaceDN w:val="0"/>
              <w:adjustRightInd w:val="0"/>
              <w:spacing w:line="300" w:lineRule="exact"/>
              <w:ind w:left="556" w:rightChars="28" w:right="67"/>
              <w:jc w:val="both"/>
              <w:rPr>
                <w:del w:id="105" w:author="陳迎秋" w:date="2024-06-27T10:08:00Z"/>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發行機構依本商品評價公式計算之結果小於或等於觸發價格，以此日為觸發事件發生日，並以該通知日為觸發事件通知日</w:t>
            </w:r>
            <w:ins w:id="106" w:author="陳迎秋" w:date="2024-06-27T10:08:00Z">
              <w:r w:rsidR="0028642C">
                <w:rPr>
                  <w:rFonts w:ascii="Times New Roman" w:eastAsia="標楷體" w:hAnsi="Times New Roman" w:cs="Times New Roman" w:hint="eastAsia"/>
                  <w:kern w:val="0"/>
                  <w:sz w:val="21"/>
                  <w:szCs w:val="21"/>
                </w:rPr>
                <w:t>；</w:t>
              </w:r>
            </w:ins>
            <w:del w:id="107" w:author="陳迎秋" w:date="2024-06-27T10:08:00Z">
              <w:r w:rsidRPr="008958B5" w:rsidDel="0028642C">
                <w:rPr>
                  <w:rFonts w:ascii="Times New Roman" w:eastAsia="標楷體" w:hAnsi="Times New Roman" w:cs="Times New Roman" w:hint="eastAsia"/>
                  <w:kern w:val="0"/>
                  <w:sz w:val="21"/>
                  <w:szCs w:val="21"/>
                </w:rPr>
                <w:delText>。</w:delText>
              </w:r>
            </w:del>
          </w:p>
          <w:p w14:paraId="12AEF8F8" w14:textId="437181F7" w:rsidR="00E8424E" w:rsidRDefault="00E8424E" w:rsidP="001D5854">
            <w:pPr>
              <w:autoSpaceDE w:val="0"/>
              <w:autoSpaceDN w:val="0"/>
              <w:adjustRightInd w:val="0"/>
              <w:spacing w:line="300" w:lineRule="exact"/>
              <w:ind w:left="556" w:rightChars="28" w:right="67"/>
              <w:jc w:val="both"/>
              <w:rPr>
                <w:ins w:id="108" w:author="陳迎秋" w:date="2024-06-27T10:08:00Z"/>
                <w:rFonts w:ascii="Times New Roman" w:eastAsia="標楷體" w:hAnsi="Times New Roman" w:cs="Times New Roman"/>
                <w:kern w:val="0"/>
                <w:sz w:val="21"/>
                <w:szCs w:val="21"/>
              </w:rPr>
            </w:pPr>
            <w:r w:rsidRPr="0028642C">
              <w:rPr>
                <w:rFonts w:ascii="Times New Roman" w:eastAsia="標楷體" w:hAnsi="Times New Roman" w:cs="Times New Roman" w:hint="eastAsia"/>
                <w:kern w:val="0"/>
                <w:sz w:val="21"/>
                <w:szCs w:val="21"/>
              </w:rPr>
              <w:t>如發生特殊事件，以此日為特殊事件發生日，並以該通知日為特殊事件通知日。</w:t>
            </w:r>
          </w:p>
          <w:p w14:paraId="7493B313" w14:textId="3BEC3CD8" w:rsidR="0028642C" w:rsidRPr="0028642C" w:rsidRDefault="0028642C" w:rsidP="0028642C">
            <w:pPr>
              <w:numPr>
                <w:ilvl w:val="1"/>
                <w:numId w:val="23"/>
              </w:numPr>
              <w:autoSpaceDE w:val="0"/>
              <w:autoSpaceDN w:val="0"/>
              <w:adjustRightInd w:val="0"/>
              <w:spacing w:line="300" w:lineRule="exact"/>
              <w:ind w:left="556" w:rightChars="28" w:right="67" w:hanging="57"/>
              <w:jc w:val="both"/>
              <w:rPr>
                <w:rFonts w:ascii="Times New Roman" w:eastAsia="標楷體" w:hAnsi="Times New Roman" w:cs="Times New Roman"/>
                <w:kern w:val="0"/>
                <w:sz w:val="21"/>
                <w:szCs w:val="21"/>
              </w:rPr>
            </w:pPr>
            <w:ins w:id="109" w:author="陳迎秋" w:date="2024-06-27T10:09:00Z">
              <w:r>
                <w:rPr>
                  <w:rFonts w:ascii="Times New Roman" w:eastAsia="標楷體" w:hAnsi="Times New Roman" w:cs="Times New Roman" w:hint="eastAsia"/>
                  <w:kern w:val="0"/>
                  <w:sz w:val="21"/>
                  <w:szCs w:val="21"/>
                </w:rPr>
                <w:t>交割方式計算</w:t>
              </w:r>
            </w:ins>
            <w:ins w:id="110" w:author="陳迎秋" w:date="2024-06-27T10:10:00Z">
              <w:r>
                <w:rPr>
                  <w:rFonts w:ascii="Times New Roman" w:eastAsia="標楷體" w:hAnsi="Times New Roman" w:cs="Times New Roman" w:hint="eastAsia"/>
                  <w:kern w:val="0"/>
                  <w:sz w:val="21"/>
                  <w:szCs w:val="21"/>
                </w:rPr>
                <w:t>：</w:t>
              </w:r>
            </w:ins>
          </w:p>
          <w:p w14:paraId="5D92102B" w14:textId="77777777" w:rsidR="00E8424E" w:rsidRPr="008958B5" w:rsidRDefault="00E8424E" w:rsidP="00E8424E">
            <w:pPr>
              <w:autoSpaceDE w:val="0"/>
              <w:autoSpaceDN w:val="0"/>
              <w:adjustRightInd w:val="0"/>
              <w:spacing w:line="300" w:lineRule="exact"/>
              <w:ind w:leftChars="240" w:left="845" w:hangingChars="128" w:hanging="269"/>
              <w:rPr>
                <w:rFonts w:ascii="Arial" w:hAnsi="Arial" w:cs="Arial"/>
                <w:kern w:val="0"/>
                <w:sz w:val="21"/>
                <w:szCs w:val="21"/>
              </w:rPr>
            </w:pPr>
            <w:r w:rsidRPr="008958B5">
              <w:rPr>
                <w:rFonts w:ascii="Times New Roman" w:eastAsia="標楷體" w:hAnsi="Times New Roman" w:cs="Times New Roman"/>
                <w:kern w:val="0"/>
                <w:sz w:val="21"/>
                <w:szCs w:val="21"/>
              </w:rPr>
              <w:t>a.</w:t>
            </w:r>
            <w:r w:rsidRPr="008958B5">
              <w:rPr>
                <w:rFonts w:ascii="Times New Roman" w:eastAsia="標楷體" w:hAnsi="Times New Roman" w:cs="Times New Roman" w:hint="eastAsia"/>
                <w:kern w:val="0"/>
                <w:sz w:val="21"/>
                <w:szCs w:val="21"/>
              </w:rPr>
              <w:t>若交易人</w:t>
            </w:r>
            <w:proofErr w:type="gramStart"/>
            <w:r w:rsidRPr="008958B5">
              <w:rPr>
                <w:rFonts w:ascii="Times New Roman" w:eastAsia="標楷體" w:hAnsi="Times New Roman" w:cs="Times New Roman" w:hint="eastAsia"/>
                <w:kern w:val="0"/>
                <w:sz w:val="21"/>
                <w:szCs w:val="21"/>
              </w:rPr>
              <w:t>採</w:t>
            </w:r>
            <w:proofErr w:type="gramEnd"/>
            <w:r w:rsidRPr="008958B5">
              <w:rPr>
                <w:rFonts w:ascii="Times New Roman" w:eastAsia="標楷體" w:hAnsi="Times New Roman" w:cs="Times New Roman" w:hint="eastAsia"/>
                <w:b/>
                <w:kern w:val="0"/>
                <w:sz w:val="21"/>
                <w:szCs w:val="21"/>
              </w:rPr>
              <w:t>現金結算</w:t>
            </w:r>
            <w:r w:rsidRPr="008958B5">
              <w:rPr>
                <w:rFonts w:ascii="Times New Roman" w:eastAsia="標楷體" w:hAnsi="Times New Roman" w:cs="Times New Roman" w:hint="eastAsia"/>
                <w:kern w:val="0"/>
                <w:sz w:val="21"/>
                <w:szCs w:val="21"/>
              </w:rPr>
              <w:t>，交易人可於</w:t>
            </w:r>
            <w:r w:rsidRPr="008958B5">
              <w:rPr>
                <w:rFonts w:ascii="Times New Roman" w:eastAsia="標楷體" w:hAnsi="Times New Roman" w:cs="Times New Roman" w:hint="eastAsia"/>
                <w:b/>
                <w:kern w:val="0"/>
                <w:sz w:val="21"/>
                <w:szCs w:val="21"/>
              </w:rPr>
              <w:t>淨額交割日</w:t>
            </w:r>
            <w:r w:rsidRPr="008958B5">
              <w:rPr>
                <w:rFonts w:ascii="Times New Roman" w:eastAsia="標楷體" w:hAnsi="Times New Roman" w:cs="Times New Roman" w:hint="eastAsia"/>
                <w:kern w:val="0"/>
                <w:sz w:val="21"/>
                <w:szCs w:val="21"/>
              </w:rPr>
              <w:t>領回：</w:t>
            </w:r>
          </w:p>
          <w:p w14:paraId="478325CD" w14:textId="61F8FA75" w:rsidR="00E8424E" w:rsidRPr="008958B5" w:rsidRDefault="00E8424E" w:rsidP="00E8424E">
            <w:pPr>
              <w:widowControl/>
              <w:ind w:leftChars="300" w:left="720" w:rightChars="28" w:right="67"/>
              <w:rPr>
                <w:rFonts w:ascii="Times New Roman" w:eastAsia="標楷體" w:hAnsi="Times New Roman" w:cs="Times New Roman"/>
                <w:b/>
                <w:kern w:val="0"/>
                <w:sz w:val="21"/>
                <w:szCs w:val="21"/>
              </w:rPr>
            </w:pPr>
            <w:r w:rsidRPr="008958B5">
              <w:rPr>
                <w:rFonts w:ascii="Times New Roman" w:eastAsia="標楷體" w:hAnsi="Times New Roman" w:cs="Times New Roman" w:hint="eastAsia"/>
                <w:b/>
                <w:kern w:val="0"/>
                <w:sz w:val="21"/>
                <w:szCs w:val="21"/>
                <w:u w:val="single"/>
              </w:rPr>
              <w:t>剩餘契約名目本金</w:t>
            </w:r>
            <m:oMath>
              <m:r>
                <m:rPr>
                  <m:sty m:val="b"/>
                </m:rPr>
                <w:rPr>
                  <w:rFonts w:ascii="Cambria Math" w:eastAsia="標楷體" w:hAnsi="Cambria Math" w:cs="Times New Roman" w:hint="eastAsia"/>
                  <w:kern w:val="0"/>
                  <w:sz w:val="21"/>
                  <w:szCs w:val="21"/>
                  <w:u w:val="single"/>
                </w:rPr>
                <m:t>×</m:t>
              </m:r>
            </m:oMath>
            <w:r w:rsidRPr="008958B5">
              <w:rPr>
                <w:rFonts w:ascii="Times New Roman" w:eastAsia="標楷體" w:hAnsi="Times New Roman" w:cs="Times New Roman" w:hint="eastAsia"/>
                <w:b/>
                <w:kern w:val="0"/>
                <w:sz w:val="21"/>
                <w:szCs w:val="21"/>
                <w:u w:val="single"/>
              </w:rPr>
              <w:t>現金結算價格</w:t>
            </w:r>
            <w:proofErr w:type="gramStart"/>
            <w:r w:rsidRPr="008958B5">
              <w:rPr>
                <w:rFonts w:ascii="Times New Roman" w:eastAsia="標楷體" w:hAnsi="Times New Roman" w:cs="Times New Roman"/>
                <w:b/>
                <w:kern w:val="0"/>
                <w:sz w:val="21"/>
                <w:szCs w:val="21"/>
                <w:u w:val="single"/>
              </w:rPr>
              <w:t>–</w:t>
            </w:r>
            <w:proofErr w:type="gramEnd"/>
            <w:r w:rsidRPr="008958B5">
              <w:rPr>
                <w:rFonts w:ascii="Times New Roman" w:eastAsia="標楷體" w:hAnsi="Times New Roman" w:cs="Times New Roman" w:hint="eastAsia"/>
                <w:b/>
                <w:kern w:val="0"/>
                <w:sz w:val="21"/>
                <w:szCs w:val="21"/>
                <w:u w:val="single"/>
              </w:rPr>
              <w:t>結算手續費</w:t>
            </w:r>
            <w:r w:rsidRPr="008958B5">
              <w:rPr>
                <w:rFonts w:ascii="Times New Roman" w:eastAsia="標楷體" w:hAnsi="Times New Roman" w:cs="Times New Roman"/>
                <w:b/>
                <w:kern w:val="0"/>
                <w:sz w:val="21"/>
                <w:szCs w:val="21"/>
                <w:u w:val="single"/>
              </w:rPr>
              <w:t>D1(</w:t>
            </w:r>
            <w:r w:rsidRPr="008958B5">
              <w:rPr>
                <w:rFonts w:ascii="Times New Roman" w:eastAsia="標楷體" w:hAnsi="Times New Roman" w:cs="Times New Roman" w:hint="eastAsia"/>
                <w:b/>
                <w:kern w:val="0"/>
                <w:sz w:val="21"/>
                <w:szCs w:val="21"/>
                <w:u w:val="single"/>
              </w:rPr>
              <w:t>若有</w:t>
            </w:r>
            <w:r w:rsidRPr="008958B5">
              <w:rPr>
                <w:rFonts w:ascii="Times New Roman" w:eastAsia="標楷體" w:hAnsi="Times New Roman" w:cs="Times New Roman"/>
                <w:b/>
                <w:kern w:val="0"/>
                <w:sz w:val="21"/>
                <w:szCs w:val="21"/>
                <w:u w:val="single"/>
              </w:rPr>
              <w:t>)</w:t>
            </w:r>
            <w:r w:rsidRPr="008958B5">
              <w:rPr>
                <w:rFonts w:ascii="Times New Roman" w:eastAsia="標楷體" w:hAnsi="Times New Roman" w:cs="Times New Roman" w:hint="eastAsia"/>
                <w:b/>
                <w:kern w:val="0"/>
                <w:sz w:val="21"/>
                <w:szCs w:val="21"/>
                <w:u w:val="single"/>
              </w:rPr>
              <w:t>；若該金額為負，則無法領回任何金額。</w:t>
            </w:r>
          </w:p>
          <w:p w14:paraId="0D4DFDB2" w14:textId="77777777" w:rsidR="00E8424E" w:rsidRPr="008958B5" w:rsidRDefault="00E8424E" w:rsidP="00E8424E">
            <w:pPr>
              <w:widowControl/>
              <w:ind w:leftChars="300" w:left="720" w:rightChars="28" w:right="67"/>
              <w:jc w:val="both"/>
              <w:rPr>
                <w:rFonts w:ascii="Times New Roman" w:eastAsia="標楷體" w:hAnsi="Times New Roman" w:cs="Times New Roman"/>
                <w:kern w:val="0"/>
                <w:sz w:val="20"/>
                <w:szCs w:val="20"/>
              </w:rPr>
            </w:pPr>
            <w:r w:rsidRPr="008958B5">
              <w:rPr>
                <w:rFonts w:ascii="Times New Roman" w:eastAsia="標楷體" w:hAnsi="Times New Roman" w:cs="Times New Roman"/>
                <w:b/>
                <w:kern w:val="0"/>
                <w:sz w:val="20"/>
                <w:szCs w:val="20"/>
              </w:rPr>
              <w:t>(</w:t>
            </w:r>
            <w:proofErr w:type="gramStart"/>
            <w:r w:rsidRPr="008958B5">
              <w:rPr>
                <w:rFonts w:ascii="Times New Roman" w:eastAsia="標楷體" w:hAnsi="Times New Roman" w:cs="Times New Roman" w:hint="eastAsia"/>
                <w:b/>
                <w:kern w:val="0"/>
                <w:sz w:val="20"/>
                <w:szCs w:val="20"/>
              </w:rPr>
              <w:t>註</w:t>
            </w:r>
            <w:proofErr w:type="gramEnd"/>
            <w:r w:rsidRPr="008958B5">
              <w:rPr>
                <w:rFonts w:ascii="Times New Roman" w:eastAsia="標楷體" w:hAnsi="Times New Roman" w:cs="Times New Roman"/>
                <w:b/>
                <w:kern w:val="0"/>
                <w:sz w:val="20"/>
                <w:szCs w:val="20"/>
              </w:rPr>
              <w:t>)</w:t>
            </w:r>
            <w:r w:rsidRPr="008958B5">
              <w:rPr>
                <w:rFonts w:ascii="Times New Roman" w:eastAsia="標楷體" w:hAnsi="Times New Roman" w:cs="Times New Roman" w:hint="eastAsia"/>
                <w:b/>
                <w:kern w:val="0"/>
                <w:sz w:val="20"/>
                <w:szCs w:val="20"/>
              </w:rPr>
              <w:t>現金結算價格之公式細項，</w:t>
            </w:r>
            <w:proofErr w:type="gramStart"/>
            <w:r w:rsidRPr="008958B5">
              <w:rPr>
                <w:rFonts w:ascii="Times New Roman" w:eastAsia="標楷體" w:hAnsi="Times New Roman" w:cs="Times New Roman" w:hint="eastAsia"/>
                <w:b/>
                <w:kern w:val="0"/>
                <w:sz w:val="20"/>
                <w:szCs w:val="20"/>
              </w:rPr>
              <w:t>詳參</w:t>
            </w:r>
            <w:proofErr w:type="gramEnd"/>
            <w:r w:rsidRPr="008958B5">
              <w:rPr>
                <w:rFonts w:ascii="Times New Roman" w:eastAsia="標楷體" w:hAnsi="Times New Roman" w:cs="Times New Roman" w:hint="eastAsia"/>
                <w:b/>
                <w:kern w:val="0"/>
                <w:sz w:val="20"/>
                <w:szCs w:val="20"/>
              </w:rPr>
              <w:t>「現金結算價格」欄位</w:t>
            </w:r>
            <w:r w:rsidRPr="008958B5">
              <w:rPr>
                <w:rFonts w:ascii="Times New Roman" w:eastAsia="標楷體" w:hAnsi="Times New Roman" w:cs="Times New Roman" w:hint="eastAsia"/>
                <w:kern w:val="0"/>
                <w:sz w:val="20"/>
                <w:szCs w:val="20"/>
              </w:rPr>
              <w:t>。</w:t>
            </w:r>
          </w:p>
          <w:p w14:paraId="040A4F70" w14:textId="77777777" w:rsidR="00E8424E" w:rsidRPr="008958B5" w:rsidRDefault="00E8424E" w:rsidP="001D5854">
            <w:pPr>
              <w:widowControl/>
              <w:ind w:leftChars="222" w:left="674" w:rightChars="28" w:right="67" w:hangingChars="67" w:hanging="141"/>
              <w:rPr>
                <w:rFonts w:ascii="Times New Roman" w:eastAsia="標楷體" w:hAnsi="Times New Roman" w:cs="Times New Roman"/>
                <w:b/>
                <w:kern w:val="0"/>
                <w:sz w:val="21"/>
                <w:szCs w:val="21"/>
              </w:rPr>
            </w:pPr>
            <w:r w:rsidRPr="008958B5">
              <w:rPr>
                <w:rFonts w:ascii="Times New Roman" w:eastAsia="標楷體" w:hAnsi="Times New Roman" w:cs="Times New Roman"/>
                <w:kern w:val="0"/>
                <w:sz w:val="21"/>
                <w:szCs w:val="21"/>
              </w:rPr>
              <w:t>b.</w:t>
            </w:r>
            <w:r w:rsidRPr="008958B5">
              <w:rPr>
                <w:rFonts w:ascii="Times New Roman" w:eastAsia="標楷體" w:hAnsi="Times New Roman" w:cs="Times New Roman" w:hint="eastAsia"/>
                <w:kern w:val="0"/>
                <w:sz w:val="21"/>
                <w:szCs w:val="21"/>
              </w:rPr>
              <w:t>若交易人</w:t>
            </w:r>
            <w:proofErr w:type="gramStart"/>
            <w:r w:rsidRPr="008958B5">
              <w:rPr>
                <w:rFonts w:ascii="Times New Roman" w:eastAsia="標楷體" w:hAnsi="Times New Roman" w:cs="Times New Roman" w:hint="eastAsia"/>
                <w:kern w:val="0"/>
                <w:sz w:val="21"/>
                <w:szCs w:val="21"/>
              </w:rPr>
              <w:t>採</w:t>
            </w:r>
            <w:proofErr w:type="gramEnd"/>
            <w:r w:rsidRPr="008958B5">
              <w:rPr>
                <w:rFonts w:ascii="Times New Roman" w:eastAsia="標楷體" w:hAnsi="Times New Roman" w:cs="Times New Roman" w:hint="eastAsia"/>
                <w:b/>
                <w:kern w:val="0"/>
                <w:sz w:val="21"/>
                <w:szCs w:val="21"/>
              </w:rPr>
              <w:t>實物交割，</w:t>
            </w:r>
            <w:r w:rsidRPr="008958B5">
              <w:rPr>
                <w:rFonts w:ascii="Times New Roman" w:eastAsia="標楷體" w:hAnsi="Times New Roman" w:cs="Times New Roman" w:hint="eastAsia"/>
                <w:kern w:val="0"/>
                <w:sz w:val="21"/>
                <w:szCs w:val="21"/>
              </w:rPr>
              <w:t>交易人應於</w:t>
            </w:r>
            <w:r w:rsidRPr="008958B5">
              <w:rPr>
                <w:rFonts w:ascii="Times New Roman" w:eastAsia="標楷體" w:hAnsi="Times New Roman" w:cs="Times New Roman" w:hint="eastAsia"/>
                <w:b/>
                <w:kern w:val="0"/>
                <w:sz w:val="21"/>
                <w:szCs w:val="21"/>
              </w:rPr>
              <w:t>實物交割日</w:t>
            </w:r>
            <w:r w:rsidRPr="008958B5">
              <w:rPr>
                <w:rFonts w:ascii="Times New Roman" w:eastAsia="標楷體" w:hAnsi="Times New Roman" w:cs="Times New Roman" w:hint="eastAsia"/>
                <w:kern w:val="0"/>
                <w:sz w:val="21"/>
                <w:szCs w:val="21"/>
              </w:rPr>
              <w:t>支付發行機構下述金額，始可取得依本商品「剩餘表彰可結算張數」之相對應連結標的債券：</w:t>
            </w:r>
            <w:r w:rsidRPr="008958B5">
              <w:rPr>
                <w:rFonts w:ascii="Times New Roman" w:eastAsia="標楷體" w:hAnsi="Times New Roman" w:cs="Times New Roman"/>
                <w:b/>
                <w:bCs/>
                <w:color w:val="000000" w:themeColor="text1"/>
                <w:kern w:val="0"/>
                <w:sz w:val="21"/>
                <w:szCs w:val="21"/>
              </w:rPr>
              <w:br/>
            </w:r>
            <w:r w:rsidRPr="008958B5">
              <w:rPr>
                <w:rFonts w:ascii="Times New Roman" w:eastAsia="標楷體" w:hAnsi="Times New Roman" w:cs="Times New Roman" w:hint="eastAsia"/>
                <w:b/>
                <w:kern w:val="0"/>
                <w:sz w:val="21"/>
                <w:szCs w:val="21"/>
                <w:u w:val="single"/>
              </w:rPr>
              <w:t>剩餘契約名目本金</w:t>
            </w:r>
            <m:oMath>
              <m:r>
                <m:rPr>
                  <m:sty m:val="b"/>
                </m:rPr>
                <w:rPr>
                  <w:rFonts w:ascii="Cambria Math" w:eastAsia="標楷體" w:hAnsi="Cambria Math" w:cs="Times New Roman" w:hint="eastAsia"/>
                  <w:kern w:val="0"/>
                  <w:sz w:val="21"/>
                  <w:szCs w:val="21"/>
                  <w:u w:val="single"/>
                </w:rPr>
                <m:t>×</m:t>
              </m:r>
              <m:r>
                <m:rPr>
                  <m:sty m:val="b"/>
                </m:rPr>
                <w:rPr>
                  <w:rFonts w:ascii="Cambria Math" w:eastAsia="標楷體" w:hAnsi="Cambria Math" w:cs="Times New Roman"/>
                  <w:kern w:val="0"/>
                  <w:sz w:val="21"/>
                  <w:szCs w:val="21"/>
                  <w:u w:val="single"/>
                </w:rPr>
                <m:t>(</m:t>
              </m:r>
              <m:r>
                <m:rPr>
                  <m:sty m:val="b"/>
                </m:rPr>
                <w:rPr>
                  <w:rFonts w:ascii="Cambria Math" w:eastAsia="標楷體" w:hAnsi="Cambria Math" w:cs="Times New Roman" w:hint="eastAsia"/>
                  <w:kern w:val="0"/>
                  <w:sz w:val="21"/>
                  <w:szCs w:val="21"/>
                  <w:u w:val="single"/>
                </w:rPr>
                <m:t>參與率</m:t>
              </m:r>
              <m:r>
                <m:rPr>
                  <m:sty m:val="b"/>
                </m:rPr>
                <w:rPr>
                  <w:rFonts w:ascii="Cambria Math" w:eastAsia="MS Gothic" w:hAnsi="Cambria Math" w:cs="MS Gothic"/>
                  <w:kern w:val="0"/>
                  <w:sz w:val="21"/>
                  <w:szCs w:val="21"/>
                  <w:u w:val="single"/>
                </w:rPr>
                <m:t>-</m:t>
              </m:r>
              <m:r>
                <m:rPr>
                  <m:sty m:val="b"/>
                </m:rPr>
                <w:rPr>
                  <w:rFonts w:ascii="Cambria Math" w:eastAsia="標楷體" w:hAnsi="Cambria Math" w:cs="Times New Roman"/>
                  <w:kern w:val="0"/>
                  <w:sz w:val="21"/>
                  <w:szCs w:val="21"/>
                  <w:u w:val="single"/>
                </w:rPr>
                <m:t>100%)</m:t>
              </m:r>
            </m:oMath>
            <w:r w:rsidRPr="008958B5">
              <w:rPr>
                <w:rFonts w:ascii="Times New Roman" w:eastAsia="標楷體" w:hAnsi="Times New Roman" w:cs="Times New Roman"/>
                <w:b/>
                <w:kern w:val="0"/>
                <w:sz w:val="21"/>
                <w:szCs w:val="21"/>
                <w:u w:val="single"/>
              </w:rPr>
              <w:t>+</w:t>
            </w:r>
            <w:r w:rsidRPr="008958B5">
              <w:rPr>
                <w:rFonts w:ascii="Times New Roman" w:eastAsia="標楷體" w:hAnsi="Times New Roman" w:cs="Times New Roman" w:hint="eastAsia"/>
                <w:b/>
                <w:kern w:val="0"/>
                <w:sz w:val="21"/>
                <w:szCs w:val="21"/>
                <w:u w:val="single"/>
              </w:rPr>
              <w:t>應付避險資金成本</w:t>
            </w:r>
            <w:r w:rsidRPr="008958B5">
              <w:rPr>
                <w:rFonts w:ascii="Times New Roman" w:eastAsia="標楷體" w:hAnsi="Times New Roman" w:cs="Times New Roman"/>
                <w:b/>
                <w:kern w:val="0"/>
                <w:sz w:val="21"/>
                <w:szCs w:val="21"/>
                <w:u w:val="single"/>
              </w:rPr>
              <w:t>+</w:t>
            </w:r>
            <w:r w:rsidRPr="008958B5">
              <w:rPr>
                <w:rFonts w:ascii="Times New Roman" w:eastAsia="標楷體" w:hAnsi="Times New Roman" w:cs="Times New Roman" w:hint="eastAsia"/>
                <w:b/>
                <w:kern w:val="0"/>
                <w:sz w:val="21"/>
                <w:szCs w:val="21"/>
                <w:u w:val="single"/>
              </w:rPr>
              <w:t>結算手續費</w:t>
            </w:r>
            <w:r w:rsidRPr="008958B5">
              <w:rPr>
                <w:rFonts w:ascii="Times New Roman" w:eastAsia="標楷體" w:hAnsi="Times New Roman" w:cs="Times New Roman"/>
                <w:b/>
                <w:kern w:val="0"/>
                <w:sz w:val="21"/>
                <w:szCs w:val="21"/>
                <w:u w:val="single"/>
              </w:rPr>
              <w:t>D3(</w:t>
            </w:r>
            <w:r w:rsidRPr="008958B5">
              <w:rPr>
                <w:rFonts w:ascii="Times New Roman" w:eastAsia="標楷體" w:hAnsi="Times New Roman" w:cs="Times New Roman" w:hint="eastAsia"/>
                <w:b/>
                <w:kern w:val="0"/>
                <w:sz w:val="21"/>
                <w:szCs w:val="21"/>
                <w:u w:val="single"/>
              </w:rPr>
              <w:t>若有</w:t>
            </w:r>
            <w:r w:rsidRPr="008958B5">
              <w:rPr>
                <w:rFonts w:ascii="Times New Roman" w:eastAsia="標楷體" w:hAnsi="Times New Roman" w:cs="Times New Roman"/>
                <w:b/>
                <w:kern w:val="0"/>
                <w:sz w:val="21"/>
                <w:szCs w:val="21"/>
                <w:u w:val="single"/>
              </w:rPr>
              <w:t>)</w:t>
            </w:r>
          </w:p>
          <w:p w14:paraId="1A9630E4" w14:textId="77777777" w:rsidR="00E8424E" w:rsidRPr="008958B5" w:rsidRDefault="00E8424E" w:rsidP="00E8424E">
            <w:pPr>
              <w:tabs>
                <w:tab w:val="left" w:pos="1464"/>
              </w:tabs>
              <w:autoSpaceDE w:val="0"/>
              <w:autoSpaceDN w:val="0"/>
              <w:adjustRightInd w:val="0"/>
              <w:ind w:leftChars="370" w:left="1518" w:right="74" w:hangingChars="315" w:hanging="630"/>
              <w:jc w:val="both"/>
              <w:rPr>
                <w:rFonts w:ascii="Times New Roman" w:eastAsia="標楷體" w:hAnsi="Times New Roman" w:cs="Times New Roman"/>
                <w:kern w:val="0"/>
                <w:sz w:val="20"/>
                <w:szCs w:val="20"/>
              </w:rPr>
            </w:pPr>
          </w:p>
          <w:p w14:paraId="06FD30B4" w14:textId="77777777" w:rsidR="001D5854" w:rsidRPr="004521C3" w:rsidRDefault="00E8424E" w:rsidP="001D5854">
            <w:pPr>
              <w:numPr>
                <w:ilvl w:val="0"/>
                <w:numId w:val="31"/>
              </w:numPr>
              <w:autoSpaceDE w:val="0"/>
              <w:autoSpaceDN w:val="0"/>
              <w:adjustRightInd w:val="0"/>
              <w:spacing w:line="300" w:lineRule="exact"/>
              <w:ind w:left="233" w:rightChars="28" w:right="67" w:hanging="6"/>
              <w:jc w:val="both"/>
              <w:rPr>
                <w:rFonts w:ascii="Arial" w:hAnsi="Arial" w:cs="Arial"/>
                <w:kern w:val="0"/>
                <w:sz w:val="21"/>
                <w:szCs w:val="21"/>
              </w:rPr>
            </w:pPr>
            <w:r w:rsidRPr="008958B5">
              <w:rPr>
                <w:rFonts w:ascii="Times New Roman" w:eastAsia="標楷體" w:hAnsi="Times New Roman" w:cs="Times New Roman" w:hint="eastAsia"/>
                <w:b/>
                <w:kern w:val="0"/>
                <w:sz w:val="21"/>
                <w:szCs w:val="21"/>
              </w:rPr>
              <w:t>若本商品存續期間內發生發行機構提前贖回，發行機構應通知交易人，</w:t>
            </w:r>
            <w:r w:rsidRPr="008958B5">
              <w:rPr>
                <w:rFonts w:ascii="Times New Roman" w:eastAsia="標楷體" w:hAnsi="Times New Roman" w:cs="Times New Roman" w:hint="eastAsia"/>
                <w:kern w:val="0"/>
                <w:sz w:val="21"/>
                <w:szCs w:val="21"/>
              </w:rPr>
              <w:t>並以該通知日為發行機構提前贖回通知日</w:t>
            </w:r>
            <w:r w:rsidR="001D5854">
              <w:rPr>
                <w:rFonts w:ascii="Times New Roman" w:eastAsia="標楷體" w:hAnsi="Times New Roman" w:cs="Times New Roman" w:hint="eastAsia"/>
                <w:kern w:val="0"/>
                <w:sz w:val="21"/>
                <w:szCs w:val="21"/>
              </w:rPr>
              <w:t>。</w:t>
            </w:r>
          </w:p>
          <w:p w14:paraId="3A4223C3" w14:textId="77777777" w:rsidR="001D5854" w:rsidRPr="00901009" w:rsidRDefault="001D5854" w:rsidP="001D5854">
            <w:pPr>
              <w:widowControl/>
              <w:ind w:leftChars="106" w:left="600" w:rightChars="28" w:right="67" w:hangingChars="165" w:hanging="346"/>
              <w:rPr>
                <w:rFonts w:ascii="Times New Roman" w:eastAsia="標楷體" w:hAnsi="Times New Roman" w:cs="Times New Roman"/>
                <w:b/>
                <w:color w:val="7030A0"/>
                <w:kern w:val="0"/>
                <w:sz w:val="21"/>
                <w:szCs w:val="21"/>
                <w:u w:val="single"/>
              </w:rPr>
            </w:pPr>
            <w:commentRangeStart w:id="111"/>
            <w:r w:rsidRPr="00901009">
              <w:rPr>
                <w:rFonts w:ascii="Times New Roman" w:eastAsia="標楷體" w:hAnsi="Times New Roman" w:cs="Times New Roman"/>
                <w:color w:val="7030A0"/>
                <w:kern w:val="0"/>
                <w:sz w:val="21"/>
                <w:szCs w:val="21"/>
              </w:rPr>
              <w:t>a.</w:t>
            </w:r>
            <w:r w:rsidRPr="00901009">
              <w:rPr>
                <w:rFonts w:ascii="Times New Roman" w:eastAsia="標楷體" w:hAnsi="Times New Roman" w:cs="Times New Roman"/>
                <w:color w:val="7030A0"/>
                <w:kern w:val="0"/>
                <w:sz w:val="21"/>
                <w:szCs w:val="21"/>
              </w:rPr>
              <w:t>若交易人</w:t>
            </w:r>
            <w:proofErr w:type="gramStart"/>
            <w:r w:rsidRPr="00901009">
              <w:rPr>
                <w:rFonts w:ascii="Times New Roman" w:eastAsia="標楷體" w:hAnsi="Times New Roman" w:cs="Times New Roman"/>
                <w:color w:val="7030A0"/>
                <w:kern w:val="0"/>
                <w:sz w:val="21"/>
                <w:szCs w:val="21"/>
              </w:rPr>
              <w:t>採</w:t>
            </w:r>
            <w:proofErr w:type="gramEnd"/>
            <w:r w:rsidRPr="00901009">
              <w:rPr>
                <w:rFonts w:ascii="Times New Roman" w:eastAsia="標楷體" w:hAnsi="Times New Roman" w:cs="Times New Roman"/>
                <w:b/>
                <w:color w:val="7030A0"/>
                <w:kern w:val="0"/>
                <w:sz w:val="21"/>
                <w:szCs w:val="21"/>
              </w:rPr>
              <w:t>現金結算</w:t>
            </w:r>
            <w:r w:rsidRPr="00901009">
              <w:rPr>
                <w:rFonts w:ascii="Times New Roman" w:eastAsia="標楷體" w:hAnsi="Times New Roman" w:cs="Times New Roman"/>
                <w:color w:val="7030A0"/>
                <w:kern w:val="0"/>
                <w:sz w:val="21"/>
                <w:szCs w:val="21"/>
              </w:rPr>
              <w:t>，交易人可於</w:t>
            </w:r>
            <w:r w:rsidRPr="00901009">
              <w:rPr>
                <w:rFonts w:ascii="Times New Roman" w:eastAsia="標楷體" w:hAnsi="Times New Roman" w:cs="Times New Roman"/>
                <w:b/>
                <w:color w:val="7030A0"/>
                <w:kern w:val="0"/>
                <w:sz w:val="21"/>
                <w:szCs w:val="21"/>
              </w:rPr>
              <w:t>淨額交割日</w:t>
            </w:r>
            <w:r w:rsidRPr="00901009">
              <w:rPr>
                <w:rFonts w:ascii="Times New Roman" w:eastAsia="標楷體" w:hAnsi="Times New Roman" w:cs="Times New Roman"/>
                <w:color w:val="7030A0"/>
                <w:kern w:val="0"/>
                <w:sz w:val="21"/>
                <w:szCs w:val="21"/>
              </w:rPr>
              <w:t>領回：</w:t>
            </w:r>
          </w:p>
          <w:p w14:paraId="1662B66D" w14:textId="77777777" w:rsidR="001D5854" w:rsidRDefault="001D5854" w:rsidP="001D5854">
            <w:pPr>
              <w:widowControl/>
              <w:ind w:leftChars="106" w:left="601" w:rightChars="28" w:right="67" w:hangingChars="165" w:hanging="347"/>
              <w:rPr>
                <w:rFonts w:ascii="Times New Roman" w:eastAsia="標楷體" w:hAnsi="Times New Roman" w:cs="Times New Roman"/>
                <w:b/>
                <w:kern w:val="0"/>
                <w:sz w:val="21"/>
                <w:szCs w:val="21"/>
                <w:u w:val="single"/>
              </w:rPr>
            </w:pPr>
            <w:r w:rsidRPr="004521C3">
              <w:rPr>
                <w:rFonts w:ascii="Times New Roman" w:eastAsia="標楷體" w:hAnsi="Times New Roman" w:cs="Times New Roman"/>
                <w:b/>
                <w:kern w:val="0"/>
                <w:sz w:val="21"/>
                <w:szCs w:val="21"/>
                <w:u w:val="single"/>
              </w:rPr>
              <w:t>剩餘契約名目本金</w:t>
            </w:r>
            <m:oMath>
              <m:r>
                <m:rPr>
                  <m:sty m:val="b"/>
                </m:rPr>
                <w:rPr>
                  <w:rFonts w:ascii="Cambria Math" w:eastAsia="標楷體" w:hAnsi="Cambria Math" w:cs="Times New Roman"/>
                  <w:color w:val="000000" w:themeColor="text1"/>
                  <w:kern w:val="0"/>
                  <w:sz w:val="21"/>
                  <w:szCs w:val="21"/>
                  <w:u w:val="single"/>
                </w:rPr>
                <m:t>×</m:t>
              </m:r>
            </m:oMath>
            <w:r w:rsidRPr="004521C3">
              <w:rPr>
                <w:rFonts w:ascii="Times New Roman" w:eastAsia="標楷體" w:hAnsi="Times New Roman" w:cs="Times New Roman"/>
                <w:b/>
                <w:kern w:val="0"/>
                <w:sz w:val="21"/>
                <w:szCs w:val="21"/>
                <w:u w:val="single"/>
              </w:rPr>
              <w:t>現金結算價格</w:t>
            </w:r>
            <w:proofErr w:type="gramStart"/>
            <w:r w:rsidRPr="00D85DEB">
              <w:rPr>
                <w:rFonts w:ascii="Times New Roman" w:eastAsia="標楷體" w:hAnsi="Times New Roman" w:cs="Times New Roman"/>
                <w:b/>
                <w:kern w:val="0"/>
                <w:sz w:val="21"/>
                <w:szCs w:val="21"/>
                <w:u w:val="single"/>
              </w:rPr>
              <w:t>–</w:t>
            </w:r>
            <w:proofErr w:type="gramEnd"/>
            <w:r w:rsidRPr="00D85DEB">
              <w:rPr>
                <w:rFonts w:ascii="Times New Roman" w:eastAsia="標楷體" w:hAnsi="Times New Roman" w:cs="Times New Roman" w:hint="eastAsia"/>
                <w:b/>
                <w:kern w:val="0"/>
                <w:sz w:val="21"/>
                <w:szCs w:val="21"/>
                <w:u w:val="single"/>
              </w:rPr>
              <w:t>結算手續費</w:t>
            </w:r>
            <w:r w:rsidRPr="00BF1FEB">
              <w:rPr>
                <w:rFonts w:ascii="Times New Roman" w:eastAsia="標楷體" w:hAnsi="Times New Roman" w:cs="Times New Roman"/>
                <w:b/>
                <w:color w:val="000000" w:themeColor="text1"/>
                <w:kern w:val="0"/>
                <w:sz w:val="21"/>
                <w:szCs w:val="21"/>
                <w:u w:val="single"/>
              </w:rPr>
              <w:t>D</w:t>
            </w:r>
            <w:r w:rsidRPr="00BF1FEB">
              <w:rPr>
                <w:rFonts w:ascii="Times New Roman" w:eastAsia="標楷體" w:hAnsi="Times New Roman" w:cs="Times New Roman" w:hint="eastAsia"/>
                <w:b/>
                <w:color w:val="000000" w:themeColor="text1"/>
                <w:kern w:val="0"/>
                <w:sz w:val="21"/>
                <w:szCs w:val="21"/>
                <w:u w:val="single"/>
              </w:rPr>
              <w:t>2</w:t>
            </w:r>
            <w:r w:rsidRPr="00D85DEB">
              <w:rPr>
                <w:rFonts w:ascii="Times New Roman" w:eastAsia="標楷體" w:hAnsi="Times New Roman" w:cs="Times New Roman" w:hint="eastAsia"/>
                <w:b/>
                <w:kern w:val="0"/>
                <w:sz w:val="21"/>
                <w:szCs w:val="21"/>
                <w:u w:val="single"/>
              </w:rPr>
              <w:t>(</w:t>
            </w:r>
            <w:r w:rsidRPr="00D85DEB">
              <w:rPr>
                <w:rFonts w:ascii="Times New Roman" w:eastAsia="標楷體" w:hAnsi="Times New Roman" w:cs="Times New Roman" w:hint="eastAsia"/>
                <w:b/>
                <w:kern w:val="0"/>
                <w:sz w:val="21"/>
                <w:szCs w:val="21"/>
                <w:u w:val="single"/>
              </w:rPr>
              <w:t>若有</w:t>
            </w:r>
            <w:r w:rsidRPr="00D85DEB">
              <w:rPr>
                <w:rFonts w:ascii="Times New Roman" w:eastAsia="標楷體" w:hAnsi="Times New Roman" w:cs="Times New Roman" w:hint="eastAsia"/>
                <w:b/>
                <w:kern w:val="0"/>
                <w:sz w:val="21"/>
                <w:szCs w:val="21"/>
                <w:u w:val="single"/>
              </w:rPr>
              <w:t>)</w:t>
            </w:r>
          </w:p>
          <w:p w14:paraId="63FD2B1E" w14:textId="77777777" w:rsidR="001D5854" w:rsidRPr="004521C3" w:rsidRDefault="001D5854" w:rsidP="001D5854">
            <w:pPr>
              <w:widowControl/>
              <w:ind w:leftChars="106" w:left="600" w:rightChars="28" w:right="67" w:hangingChars="165" w:hanging="346"/>
              <w:rPr>
                <w:rFonts w:ascii="Times New Roman" w:eastAsia="標楷體" w:hAnsi="Times New Roman" w:cs="Times New Roman"/>
                <w:bCs/>
                <w:color w:val="000000" w:themeColor="text1"/>
                <w:kern w:val="0"/>
                <w:sz w:val="21"/>
                <w:szCs w:val="21"/>
              </w:rPr>
            </w:pPr>
            <w:r w:rsidRPr="00901009">
              <w:rPr>
                <w:rFonts w:ascii="Times New Roman" w:eastAsia="標楷體" w:hAnsi="Times New Roman" w:cs="Times New Roman"/>
                <w:color w:val="7030A0"/>
                <w:kern w:val="0"/>
                <w:sz w:val="21"/>
                <w:szCs w:val="21"/>
              </w:rPr>
              <w:t>b.</w:t>
            </w:r>
            <w:r w:rsidRPr="00901009">
              <w:rPr>
                <w:rFonts w:ascii="Times New Roman" w:eastAsia="標楷體" w:hAnsi="Times New Roman" w:cs="Times New Roman"/>
                <w:color w:val="7030A0"/>
                <w:kern w:val="0"/>
                <w:sz w:val="21"/>
                <w:szCs w:val="21"/>
              </w:rPr>
              <w:t>若交易人</w:t>
            </w:r>
            <w:proofErr w:type="gramStart"/>
            <w:r w:rsidRPr="00901009">
              <w:rPr>
                <w:rFonts w:ascii="Times New Roman" w:eastAsia="標楷體" w:hAnsi="Times New Roman" w:cs="Times New Roman"/>
                <w:color w:val="7030A0"/>
                <w:kern w:val="0"/>
                <w:sz w:val="21"/>
                <w:szCs w:val="21"/>
              </w:rPr>
              <w:t>採</w:t>
            </w:r>
            <w:proofErr w:type="gramEnd"/>
            <w:r w:rsidRPr="00901009">
              <w:rPr>
                <w:rFonts w:ascii="Times New Roman" w:eastAsia="標楷體" w:hAnsi="Times New Roman" w:cs="Times New Roman"/>
                <w:b/>
                <w:color w:val="7030A0"/>
                <w:kern w:val="0"/>
                <w:sz w:val="21"/>
                <w:szCs w:val="21"/>
              </w:rPr>
              <w:t>實物交割，</w:t>
            </w:r>
            <w:r w:rsidRPr="00901009">
              <w:rPr>
                <w:rFonts w:ascii="Times New Roman" w:eastAsia="標楷體" w:hAnsi="Times New Roman" w:cs="Times New Roman"/>
                <w:color w:val="7030A0"/>
                <w:kern w:val="0"/>
                <w:sz w:val="21"/>
                <w:szCs w:val="21"/>
              </w:rPr>
              <w:t>交易人應於</w:t>
            </w:r>
            <w:r w:rsidRPr="00901009">
              <w:rPr>
                <w:rFonts w:ascii="Times New Roman" w:eastAsia="標楷體" w:hAnsi="Times New Roman" w:cs="Times New Roman"/>
                <w:b/>
                <w:color w:val="7030A0"/>
                <w:kern w:val="0"/>
                <w:sz w:val="21"/>
                <w:szCs w:val="21"/>
              </w:rPr>
              <w:t>實物交割日</w:t>
            </w:r>
            <w:r w:rsidRPr="00901009">
              <w:rPr>
                <w:rFonts w:ascii="Times New Roman" w:eastAsia="標楷體" w:hAnsi="Times New Roman" w:cs="Times New Roman"/>
                <w:color w:val="7030A0"/>
                <w:kern w:val="0"/>
                <w:sz w:val="21"/>
                <w:szCs w:val="21"/>
              </w:rPr>
              <w:t>支付發行機構下述金額，始可取得依本商品「</w:t>
            </w:r>
            <w:r w:rsidRPr="00901009">
              <w:rPr>
                <w:rFonts w:ascii="Times New Roman" w:eastAsia="標楷體" w:hAnsi="Times New Roman" w:cs="Times New Roman" w:hint="eastAsia"/>
                <w:color w:val="7030A0"/>
                <w:kern w:val="0"/>
                <w:sz w:val="21"/>
                <w:szCs w:val="21"/>
              </w:rPr>
              <w:t>剩餘</w:t>
            </w:r>
            <w:r w:rsidRPr="00901009">
              <w:rPr>
                <w:rFonts w:ascii="Times New Roman" w:eastAsia="標楷體" w:hAnsi="Times New Roman" w:cs="Times New Roman"/>
                <w:color w:val="7030A0"/>
                <w:kern w:val="0"/>
                <w:sz w:val="21"/>
                <w:szCs w:val="21"/>
              </w:rPr>
              <w:t>表彰可結算張數」之相對應連結標的</w:t>
            </w:r>
            <w:r w:rsidRPr="00901009">
              <w:rPr>
                <w:rFonts w:ascii="Times New Roman" w:eastAsia="標楷體" w:hAnsi="Times New Roman" w:cs="Times New Roman" w:hint="eastAsia"/>
                <w:color w:val="7030A0"/>
                <w:kern w:val="0"/>
                <w:sz w:val="21"/>
                <w:szCs w:val="21"/>
              </w:rPr>
              <w:t>債券</w:t>
            </w:r>
            <w:r w:rsidRPr="00901009">
              <w:rPr>
                <w:rFonts w:ascii="Times New Roman" w:eastAsia="標楷體" w:hAnsi="Times New Roman" w:cs="Times New Roman"/>
                <w:color w:val="7030A0"/>
                <w:kern w:val="0"/>
                <w:sz w:val="21"/>
                <w:szCs w:val="21"/>
              </w:rPr>
              <w:t>：</w:t>
            </w:r>
            <w:r w:rsidRPr="00901009">
              <w:rPr>
                <w:rFonts w:ascii="Times New Roman" w:eastAsia="標楷體" w:hAnsi="Times New Roman" w:cs="Times New Roman"/>
                <w:b/>
                <w:bCs/>
                <w:color w:val="7030A0"/>
                <w:kern w:val="0"/>
                <w:sz w:val="21"/>
                <w:szCs w:val="21"/>
              </w:rPr>
              <w:br/>
            </w:r>
            <w:r w:rsidRPr="00901009">
              <w:rPr>
                <w:rFonts w:ascii="Times New Roman" w:eastAsia="標楷體" w:hAnsi="Times New Roman" w:cs="Times New Roman"/>
                <w:b/>
                <w:color w:val="7030A0"/>
                <w:kern w:val="0"/>
                <w:sz w:val="21"/>
                <w:szCs w:val="21"/>
                <w:u w:val="single"/>
              </w:rPr>
              <w:t>剩餘契約名目本</w:t>
            </w:r>
            <w:r w:rsidRPr="00901009">
              <w:rPr>
                <w:rFonts w:ascii="Times New Roman" w:eastAsia="標楷體" w:hAnsi="Times New Roman" w:cs="Times New Roman" w:hint="eastAsia"/>
                <w:b/>
                <w:color w:val="7030A0"/>
                <w:kern w:val="0"/>
                <w:sz w:val="21"/>
                <w:szCs w:val="21"/>
                <w:u w:val="single"/>
              </w:rPr>
              <w:t>金</w:t>
            </w:r>
            <m:oMath>
              <m:r>
                <m:rPr>
                  <m:sty m:val="b"/>
                </m:rPr>
                <w:rPr>
                  <w:rFonts w:ascii="Cambria Math" w:eastAsia="標楷體" w:hAnsi="Cambria Math" w:cs="Times New Roman" w:hint="eastAsia"/>
                  <w:color w:val="7030A0"/>
                  <w:kern w:val="0"/>
                  <w:sz w:val="21"/>
                  <w:szCs w:val="21"/>
                  <w:u w:val="single"/>
                </w:rPr>
                <m:t>×</m:t>
              </m:r>
              <m:r>
                <m:rPr>
                  <m:sty m:val="b"/>
                </m:rPr>
                <w:rPr>
                  <w:rFonts w:ascii="Cambria Math" w:eastAsia="標楷體" w:hAnsi="Cambria Math" w:cs="Times New Roman" w:hint="eastAsia"/>
                  <w:color w:val="7030A0"/>
                  <w:kern w:val="0"/>
                  <w:sz w:val="21"/>
                  <w:szCs w:val="21"/>
                  <w:u w:val="single"/>
                </w:rPr>
                <m:t>(</m:t>
              </m:r>
              <m:r>
                <m:rPr>
                  <m:sty m:val="b"/>
                </m:rPr>
                <w:rPr>
                  <w:rFonts w:ascii="Cambria Math" w:eastAsia="標楷體" w:hAnsi="Cambria Math" w:cs="Times New Roman" w:hint="eastAsia"/>
                  <w:color w:val="7030A0"/>
                  <w:kern w:val="0"/>
                  <w:sz w:val="21"/>
                  <w:szCs w:val="21"/>
                  <w:u w:val="single"/>
                </w:rPr>
                <m:t>參與率</m:t>
              </m:r>
              <m:r>
                <m:rPr>
                  <m:sty m:val="b"/>
                </m:rPr>
                <w:rPr>
                  <w:rFonts w:ascii="MS Gothic" w:eastAsia="MS Gothic" w:hAnsi="MS Gothic" w:cs="MS Gothic" w:hint="eastAsia"/>
                  <w:color w:val="7030A0"/>
                  <w:kern w:val="0"/>
                  <w:sz w:val="21"/>
                  <w:szCs w:val="21"/>
                  <w:u w:val="single"/>
                </w:rPr>
                <m:t>-</m:t>
              </m:r>
              <m:r>
                <m:rPr>
                  <m:sty m:val="b"/>
                </m:rPr>
                <w:rPr>
                  <w:rFonts w:ascii="Cambria Math" w:eastAsia="標楷體" w:hAnsi="Cambria Math" w:cs="Times New Roman" w:hint="eastAsia"/>
                  <w:color w:val="7030A0"/>
                  <w:kern w:val="0"/>
                  <w:sz w:val="21"/>
                  <w:szCs w:val="21"/>
                  <w:u w:val="single"/>
                </w:rPr>
                <m:t>100%)</m:t>
              </m:r>
            </m:oMath>
            <w:r w:rsidRPr="00901009">
              <w:rPr>
                <w:rFonts w:ascii="Times New Roman" w:eastAsia="標楷體" w:hAnsi="Times New Roman" w:cs="Times New Roman" w:hint="eastAsia"/>
                <w:b/>
                <w:color w:val="7030A0"/>
                <w:kern w:val="0"/>
                <w:sz w:val="21"/>
                <w:szCs w:val="21"/>
                <w:u w:val="single"/>
              </w:rPr>
              <w:t>+</w:t>
            </w:r>
            <w:r w:rsidRPr="00901009">
              <w:rPr>
                <w:rFonts w:ascii="Times New Roman" w:eastAsia="標楷體" w:hAnsi="Times New Roman" w:cs="Times New Roman" w:hint="eastAsia"/>
                <w:b/>
                <w:color w:val="7030A0"/>
                <w:kern w:val="0"/>
                <w:sz w:val="21"/>
                <w:szCs w:val="21"/>
                <w:u w:val="single"/>
              </w:rPr>
              <w:t>應付避險資金成本</w:t>
            </w:r>
            <w:r w:rsidRPr="00901009">
              <w:rPr>
                <w:rFonts w:ascii="Times New Roman" w:eastAsia="標楷體" w:hAnsi="Times New Roman" w:cs="Times New Roman" w:hint="eastAsia"/>
                <w:b/>
                <w:color w:val="7030A0"/>
                <w:kern w:val="0"/>
                <w:sz w:val="21"/>
                <w:szCs w:val="21"/>
                <w:u w:val="single"/>
              </w:rPr>
              <w:t>+</w:t>
            </w:r>
            <w:r w:rsidRPr="00901009">
              <w:rPr>
                <w:rFonts w:ascii="Times New Roman" w:eastAsia="標楷體" w:hAnsi="Times New Roman" w:cs="Times New Roman" w:hint="eastAsia"/>
                <w:b/>
                <w:color w:val="7030A0"/>
                <w:kern w:val="0"/>
                <w:sz w:val="21"/>
                <w:szCs w:val="21"/>
                <w:u w:val="single"/>
              </w:rPr>
              <w:t>結算手續費</w:t>
            </w:r>
            <w:r w:rsidRPr="00901009">
              <w:rPr>
                <w:rFonts w:ascii="Times New Roman" w:eastAsia="標楷體" w:hAnsi="Times New Roman" w:cs="Times New Roman"/>
                <w:b/>
                <w:color w:val="7030A0"/>
                <w:kern w:val="0"/>
                <w:sz w:val="21"/>
                <w:szCs w:val="21"/>
                <w:u w:val="single"/>
              </w:rPr>
              <w:t>D</w:t>
            </w:r>
            <w:r w:rsidRPr="00901009">
              <w:rPr>
                <w:rFonts w:ascii="Times New Roman" w:eastAsia="標楷體" w:hAnsi="Times New Roman" w:cs="Times New Roman" w:hint="eastAsia"/>
                <w:b/>
                <w:color w:val="7030A0"/>
                <w:kern w:val="0"/>
                <w:sz w:val="21"/>
                <w:szCs w:val="21"/>
                <w:u w:val="single"/>
              </w:rPr>
              <w:t>3(</w:t>
            </w:r>
            <w:r w:rsidRPr="00901009">
              <w:rPr>
                <w:rFonts w:ascii="Times New Roman" w:eastAsia="標楷體" w:hAnsi="Times New Roman" w:cs="Times New Roman" w:hint="eastAsia"/>
                <w:b/>
                <w:color w:val="7030A0"/>
                <w:kern w:val="0"/>
                <w:sz w:val="21"/>
                <w:szCs w:val="21"/>
                <w:u w:val="single"/>
              </w:rPr>
              <w:t>若有</w:t>
            </w:r>
            <w:r w:rsidRPr="00901009">
              <w:rPr>
                <w:rFonts w:ascii="Times New Roman" w:eastAsia="標楷體" w:hAnsi="Times New Roman" w:cs="Times New Roman" w:hint="eastAsia"/>
                <w:b/>
                <w:color w:val="7030A0"/>
                <w:kern w:val="0"/>
                <w:sz w:val="21"/>
                <w:szCs w:val="21"/>
                <w:u w:val="single"/>
              </w:rPr>
              <w:t>)</w:t>
            </w:r>
          </w:p>
          <w:p w14:paraId="536E2C15" w14:textId="026C0E98" w:rsidR="00E8424E" w:rsidRPr="008958B5" w:rsidRDefault="001D5854" w:rsidP="001D5854">
            <w:pPr>
              <w:widowControl/>
              <w:ind w:leftChars="100" w:left="240" w:rightChars="28" w:right="67"/>
              <w:jc w:val="both"/>
              <w:rPr>
                <w:rFonts w:ascii="Times New Roman" w:eastAsia="標楷體" w:hAnsi="Times New Roman" w:cs="Times New Roman"/>
                <w:color w:val="000000"/>
                <w:kern w:val="0"/>
                <w:sz w:val="20"/>
                <w:szCs w:val="20"/>
              </w:rPr>
            </w:pPr>
            <w:r w:rsidRPr="008958B5">
              <w:rPr>
                <w:rFonts w:ascii="Times New Roman" w:eastAsia="標楷體" w:hAnsi="Times New Roman" w:cs="Times New Roman"/>
                <w:b/>
                <w:kern w:val="0"/>
                <w:sz w:val="20"/>
                <w:szCs w:val="20"/>
              </w:rPr>
              <w:lastRenderedPageBreak/>
              <w:t xml:space="preserve"> </w:t>
            </w:r>
            <w:r w:rsidR="00E8424E" w:rsidRPr="008958B5">
              <w:rPr>
                <w:rFonts w:ascii="Times New Roman" w:eastAsia="標楷體" w:hAnsi="Times New Roman" w:cs="Times New Roman"/>
                <w:b/>
                <w:kern w:val="0"/>
                <w:sz w:val="20"/>
                <w:szCs w:val="20"/>
              </w:rPr>
              <w:t>(</w:t>
            </w:r>
            <w:proofErr w:type="gramStart"/>
            <w:r w:rsidR="00E8424E" w:rsidRPr="008958B5">
              <w:rPr>
                <w:rFonts w:ascii="Times New Roman" w:eastAsia="標楷體" w:hAnsi="Times New Roman" w:cs="Times New Roman" w:hint="eastAsia"/>
                <w:b/>
                <w:kern w:val="0"/>
                <w:sz w:val="20"/>
                <w:szCs w:val="20"/>
              </w:rPr>
              <w:t>註</w:t>
            </w:r>
            <w:proofErr w:type="gramEnd"/>
            <w:r w:rsidR="00E8424E" w:rsidRPr="008958B5">
              <w:rPr>
                <w:rFonts w:ascii="Times New Roman" w:eastAsia="標楷體" w:hAnsi="Times New Roman" w:cs="Times New Roman"/>
                <w:b/>
                <w:kern w:val="0"/>
                <w:sz w:val="20"/>
                <w:szCs w:val="20"/>
              </w:rPr>
              <w:t>)</w:t>
            </w:r>
            <w:r w:rsidR="00E8424E" w:rsidRPr="008958B5">
              <w:rPr>
                <w:rFonts w:ascii="Times New Roman" w:eastAsia="標楷體" w:hAnsi="Times New Roman" w:cs="Times New Roman" w:hint="eastAsia"/>
                <w:b/>
                <w:kern w:val="0"/>
                <w:sz w:val="20"/>
                <w:szCs w:val="20"/>
              </w:rPr>
              <w:t>現金結算價格之公式細項，</w:t>
            </w:r>
            <w:proofErr w:type="gramStart"/>
            <w:r w:rsidR="00E8424E" w:rsidRPr="008958B5">
              <w:rPr>
                <w:rFonts w:ascii="Times New Roman" w:eastAsia="標楷體" w:hAnsi="Times New Roman" w:cs="Times New Roman" w:hint="eastAsia"/>
                <w:b/>
                <w:kern w:val="0"/>
                <w:sz w:val="20"/>
                <w:szCs w:val="20"/>
              </w:rPr>
              <w:t>詳參</w:t>
            </w:r>
            <w:proofErr w:type="gramEnd"/>
            <w:r w:rsidR="00E8424E" w:rsidRPr="008958B5">
              <w:rPr>
                <w:rFonts w:ascii="Times New Roman" w:eastAsia="標楷體" w:hAnsi="Times New Roman" w:cs="Times New Roman" w:hint="eastAsia"/>
                <w:b/>
                <w:kern w:val="0"/>
                <w:sz w:val="20"/>
                <w:szCs w:val="20"/>
              </w:rPr>
              <w:t>「現金結算價格」欄位</w:t>
            </w:r>
            <w:r w:rsidR="00E8424E" w:rsidRPr="008958B5">
              <w:rPr>
                <w:rFonts w:ascii="Times New Roman" w:eastAsia="標楷體" w:hAnsi="Times New Roman" w:cs="Times New Roman" w:hint="eastAsia"/>
                <w:kern w:val="0"/>
                <w:sz w:val="20"/>
                <w:szCs w:val="20"/>
              </w:rPr>
              <w:t>。</w:t>
            </w:r>
            <w:commentRangeEnd w:id="111"/>
            <w:r>
              <w:rPr>
                <w:rStyle w:val="ac"/>
              </w:rPr>
              <w:commentReference w:id="111"/>
            </w:r>
          </w:p>
          <w:p w14:paraId="318912CA" w14:textId="77777777" w:rsidR="001D5854" w:rsidRPr="00901009" w:rsidRDefault="00E8424E" w:rsidP="001D5854">
            <w:pPr>
              <w:numPr>
                <w:ilvl w:val="0"/>
                <w:numId w:val="31"/>
              </w:numPr>
              <w:autoSpaceDE w:val="0"/>
              <w:autoSpaceDN w:val="0"/>
              <w:adjustRightInd w:val="0"/>
              <w:spacing w:line="300" w:lineRule="exact"/>
              <w:ind w:left="233" w:rightChars="28" w:right="67" w:hanging="6"/>
              <w:jc w:val="both"/>
              <w:rPr>
                <w:ins w:id="112" w:author="林心羽" w:date="2024-08-19T12:21:00Z"/>
                <w:rFonts w:ascii="Times New Roman" w:eastAsia="標楷體" w:hAnsi="Times New Roman" w:cs="Times New Roman"/>
                <w:b/>
                <w:color w:val="000000"/>
                <w:kern w:val="0"/>
                <w:sz w:val="21"/>
                <w:szCs w:val="21"/>
              </w:rPr>
            </w:pPr>
            <w:commentRangeStart w:id="113"/>
            <w:commentRangeStart w:id="114"/>
            <w:commentRangeStart w:id="115"/>
            <w:commentRangeStart w:id="116"/>
            <w:r w:rsidRPr="008958B5">
              <w:rPr>
                <w:rFonts w:ascii="標楷體" w:eastAsia="標楷體" w:hAnsi="標楷體" w:cs="Times New Roman" w:hint="eastAsia"/>
                <w:b/>
                <w:kern w:val="0"/>
                <w:sz w:val="21"/>
                <w:szCs w:val="21"/>
              </w:rPr>
              <w:t>若本商品存續期間內未發生觸發事件、特殊事件、發行機構提前贖回或交易人</w:t>
            </w:r>
            <w:ins w:id="117" w:author="陳迎秋" w:date="2024-06-27T10:03:00Z">
              <w:r w:rsidR="0028642C">
                <w:rPr>
                  <w:rFonts w:ascii="標楷體" w:eastAsia="標楷體" w:hAnsi="標楷體" w:cs="Times New Roman" w:hint="eastAsia"/>
                  <w:b/>
                  <w:kern w:val="0"/>
                  <w:sz w:val="21"/>
                  <w:szCs w:val="21"/>
                </w:rPr>
                <w:t>執行</w:t>
              </w:r>
            </w:ins>
            <w:r w:rsidRPr="008958B5">
              <w:rPr>
                <w:rFonts w:ascii="標楷體" w:eastAsia="標楷體" w:hAnsi="標楷體" w:cs="Times New Roman" w:hint="eastAsia"/>
                <w:b/>
                <w:kern w:val="0"/>
                <w:sz w:val="21"/>
                <w:szCs w:val="21"/>
              </w:rPr>
              <w:t>提前終止者</w:t>
            </w:r>
            <w:commentRangeStart w:id="118"/>
            <w:ins w:id="119" w:author="林心羽" w:date="2024-08-19T12:21:00Z">
              <w:r w:rsidR="001D5854">
                <w:rPr>
                  <w:rFonts w:ascii="標楷體" w:eastAsia="標楷體" w:hAnsi="標楷體" w:cs="Times New Roman" w:hint="eastAsia"/>
                  <w:b/>
                  <w:kern w:val="0"/>
                  <w:sz w:val="21"/>
                  <w:szCs w:val="21"/>
                </w:rPr>
                <w:t>。</w:t>
              </w:r>
            </w:ins>
          </w:p>
          <w:p w14:paraId="72A2961D" w14:textId="77777777" w:rsidR="001D5854" w:rsidRDefault="001D5854" w:rsidP="001D5854">
            <w:pPr>
              <w:autoSpaceDE w:val="0"/>
              <w:autoSpaceDN w:val="0"/>
              <w:adjustRightInd w:val="0"/>
              <w:spacing w:line="300" w:lineRule="exact"/>
              <w:ind w:left="227" w:rightChars="28" w:right="67"/>
              <w:jc w:val="both"/>
              <w:rPr>
                <w:ins w:id="120" w:author="林心羽" w:date="2024-08-19T12:21:00Z"/>
                <w:rFonts w:ascii="Times New Roman" w:eastAsia="標楷體" w:hAnsi="Times New Roman" w:cs="Times New Roman"/>
                <w:b/>
                <w:color w:val="000000"/>
                <w:kern w:val="0"/>
                <w:sz w:val="21"/>
                <w:szCs w:val="21"/>
              </w:rPr>
            </w:pPr>
            <w:ins w:id="121" w:author="林心羽" w:date="2024-08-19T12:21:00Z">
              <w:r w:rsidRPr="00901009">
                <w:rPr>
                  <w:rFonts w:ascii="Times New Roman" w:eastAsia="標楷體" w:hAnsi="Times New Roman" w:cs="Times New Roman"/>
                  <w:color w:val="7030A0"/>
                  <w:kern w:val="0"/>
                  <w:sz w:val="21"/>
                  <w:szCs w:val="21"/>
                </w:rPr>
                <w:t>a.</w:t>
              </w:r>
              <w:r w:rsidRPr="00901009">
                <w:rPr>
                  <w:rFonts w:ascii="Times New Roman" w:eastAsia="標楷體" w:hAnsi="Times New Roman" w:cs="Times New Roman"/>
                  <w:color w:val="7030A0"/>
                  <w:kern w:val="0"/>
                  <w:sz w:val="21"/>
                  <w:szCs w:val="21"/>
                </w:rPr>
                <w:t>若交易人</w:t>
              </w:r>
              <w:proofErr w:type="gramStart"/>
              <w:r w:rsidRPr="00901009">
                <w:rPr>
                  <w:rFonts w:ascii="Times New Roman" w:eastAsia="標楷體" w:hAnsi="Times New Roman" w:cs="Times New Roman"/>
                  <w:color w:val="7030A0"/>
                  <w:kern w:val="0"/>
                  <w:sz w:val="21"/>
                  <w:szCs w:val="21"/>
                </w:rPr>
                <w:t>採</w:t>
              </w:r>
              <w:proofErr w:type="gramEnd"/>
              <w:r w:rsidRPr="00901009">
                <w:rPr>
                  <w:rFonts w:ascii="Times New Roman" w:eastAsia="標楷體" w:hAnsi="Times New Roman" w:cs="Times New Roman"/>
                  <w:b/>
                  <w:color w:val="7030A0"/>
                  <w:kern w:val="0"/>
                  <w:sz w:val="21"/>
                  <w:szCs w:val="21"/>
                </w:rPr>
                <w:t>現金結算</w:t>
              </w:r>
              <w:r w:rsidRPr="00901009">
                <w:rPr>
                  <w:rFonts w:ascii="Times New Roman" w:eastAsia="標楷體" w:hAnsi="Times New Roman" w:cs="Times New Roman"/>
                  <w:color w:val="7030A0"/>
                  <w:kern w:val="0"/>
                  <w:sz w:val="21"/>
                  <w:szCs w:val="21"/>
                </w:rPr>
                <w:t>，</w:t>
              </w:r>
              <w:r>
                <w:rPr>
                  <w:rFonts w:ascii="標楷體" w:eastAsia="標楷體" w:hAnsi="標楷體" w:cs="Times New Roman" w:hint="eastAsia"/>
                  <w:b/>
                  <w:kern w:val="0"/>
                  <w:sz w:val="21"/>
                  <w:szCs w:val="21"/>
                </w:rPr>
                <w:t>交易人於淨額交割日可領回:</w:t>
              </w:r>
              <w:r w:rsidRPr="004521C3">
                <w:rPr>
                  <w:rFonts w:ascii="Times New Roman" w:eastAsia="標楷體" w:hAnsi="Times New Roman" w:cs="Times New Roman"/>
                  <w:b/>
                  <w:color w:val="000000"/>
                  <w:kern w:val="0"/>
                  <w:sz w:val="21"/>
                  <w:szCs w:val="21"/>
                </w:rPr>
                <w:t xml:space="preserve"> </w:t>
              </w:r>
            </w:ins>
          </w:p>
          <w:p w14:paraId="6265C25B" w14:textId="602611E6" w:rsidR="001D5854" w:rsidRDefault="001D5854" w:rsidP="001D5854">
            <w:pPr>
              <w:autoSpaceDE w:val="0"/>
              <w:autoSpaceDN w:val="0"/>
              <w:adjustRightInd w:val="0"/>
              <w:spacing w:line="300" w:lineRule="exact"/>
              <w:ind w:left="233" w:rightChars="28" w:right="67"/>
              <w:jc w:val="both"/>
              <w:rPr>
                <w:ins w:id="122" w:author="林心羽" w:date="2024-08-19T12:21:00Z"/>
                <w:rFonts w:ascii="Times New Roman" w:eastAsia="標楷體" w:hAnsi="Times New Roman" w:cs="Times New Roman"/>
                <w:b/>
                <w:kern w:val="0"/>
                <w:sz w:val="21"/>
                <w:szCs w:val="21"/>
                <w:u w:val="single"/>
              </w:rPr>
            </w:pPr>
            <w:ins w:id="123" w:author="林心羽" w:date="2024-08-19T12:21:00Z">
              <w:r>
                <w:rPr>
                  <w:rFonts w:ascii="Times New Roman" w:eastAsia="標楷體" w:hAnsi="Times New Roman" w:cs="Times New Roman" w:hint="eastAsia"/>
                  <w:b/>
                  <w:kern w:val="0"/>
                  <w:sz w:val="21"/>
                  <w:szCs w:val="21"/>
                  <w:u w:val="single"/>
                </w:rPr>
                <w:t xml:space="preserve"> </w:t>
              </w:r>
              <w:r w:rsidRPr="004521C3">
                <w:rPr>
                  <w:rFonts w:ascii="Times New Roman" w:eastAsia="標楷體" w:hAnsi="Times New Roman" w:cs="Times New Roman"/>
                  <w:b/>
                  <w:kern w:val="0"/>
                  <w:sz w:val="21"/>
                  <w:szCs w:val="21"/>
                  <w:u w:val="single"/>
                </w:rPr>
                <w:t>剩餘契約名目本金</w:t>
              </w:r>
              <m:oMath>
                <m:r>
                  <m:rPr>
                    <m:sty m:val="b"/>
                  </m:rPr>
                  <w:rPr>
                    <w:rFonts w:ascii="Cambria Math" w:eastAsia="標楷體" w:hAnsi="Cambria Math" w:cs="Times New Roman"/>
                    <w:color w:val="000000" w:themeColor="text1"/>
                    <w:kern w:val="0"/>
                    <w:sz w:val="21"/>
                    <w:szCs w:val="21"/>
                    <w:u w:val="single"/>
                  </w:rPr>
                  <m:t>×</m:t>
                </m:r>
              </m:oMath>
              <w:r w:rsidRPr="004521C3">
                <w:rPr>
                  <w:rFonts w:ascii="Times New Roman" w:eastAsia="標楷體" w:hAnsi="Times New Roman" w:cs="Times New Roman"/>
                  <w:b/>
                  <w:kern w:val="0"/>
                  <w:sz w:val="21"/>
                  <w:szCs w:val="21"/>
                  <w:u w:val="single"/>
                </w:rPr>
                <w:t>現金結算價格</w:t>
              </w:r>
              <w:proofErr w:type="gramStart"/>
              <w:r w:rsidRPr="00D85DEB">
                <w:rPr>
                  <w:rFonts w:ascii="Times New Roman" w:eastAsia="標楷體" w:hAnsi="Times New Roman" w:cs="Times New Roman"/>
                  <w:b/>
                  <w:kern w:val="0"/>
                  <w:sz w:val="21"/>
                  <w:szCs w:val="21"/>
                  <w:u w:val="single"/>
                </w:rPr>
                <w:t>–</w:t>
              </w:r>
              <w:proofErr w:type="gramEnd"/>
              <w:r w:rsidRPr="00D85DEB">
                <w:rPr>
                  <w:rFonts w:ascii="Times New Roman" w:eastAsia="標楷體" w:hAnsi="Times New Roman" w:cs="Times New Roman" w:hint="eastAsia"/>
                  <w:b/>
                  <w:kern w:val="0"/>
                  <w:sz w:val="21"/>
                  <w:szCs w:val="21"/>
                  <w:u w:val="single"/>
                </w:rPr>
                <w:t>結算手續費</w:t>
              </w:r>
              <w:r w:rsidRPr="00BF1FEB">
                <w:rPr>
                  <w:rFonts w:ascii="Times New Roman" w:eastAsia="標楷體" w:hAnsi="Times New Roman" w:cs="Times New Roman"/>
                  <w:b/>
                  <w:color w:val="FF0000"/>
                  <w:kern w:val="0"/>
                  <w:sz w:val="21"/>
                  <w:szCs w:val="21"/>
                  <w:u w:val="single"/>
                </w:rPr>
                <w:t>D</w:t>
              </w:r>
              <w:r w:rsidRPr="00BF1FEB">
                <w:rPr>
                  <w:rFonts w:ascii="Times New Roman" w:eastAsia="標楷體" w:hAnsi="Times New Roman" w:cs="Times New Roman" w:hint="eastAsia"/>
                  <w:b/>
                  <w:color w:val="FF0000"/>
                  <w:kern w:val="0"/>
                  <w:sz w:val="21"/>
                  <w:szCs w:val="21"/>
                  <w:u w:val="single"/>
                </w:rPr>
                <w:t>2</w:t>
              </w:r>
              <w:r w:rsidRPr="00D85DEB">
                <w:rPr>
                  <w:rFonts w:ascii="Times New Roman" w:eastAsia="標楷體" w:hAnsi="Times New Roman" w:cs="Times New Roman" w:hint="eastAsia"/>
                  <w:b/>
                  <w:kern w:val="0"/>
                  <w:sz w:val="21"/>
                  <w:szCs w:val="21"/>
                  <w:u w:val="single"/>
                </w:rPr>
                <w:t>(</w:t>
              </w:r>
              <w:r w:rsidRPr="00D85DEB">
                <w:rPr>
                  <w:rFonts w:ascii="Times New Roman" w:eastAsia="標楷體" w:hAnsi="Times New Roman" w:cs="Times New Roman" w:hint="eastAsia"/>
                  <w:b/>
                  <w:kern w:val="0"/>
                  <w:sz w:val="21"/>
                  <w:szCs w:val="21"/>
                  <w:u w:val="single"/>
                </w:rPr>
                <w:t>若有</w:t>
              </w:r>
              <w:r w:rsidRPr="00D85DEB">
                <w:rPr>
                  <w:rFonts w:ascii="Times New Roman" w:eastAsia="標楷體" w:hAnsi="Times New Roman" w:cs="Times New Roman" w:hint="eastAsia"/>
                  <w:b/>
                  <w:kern w:val="0"/>
                  <w:sz w:val="21"/>
                  <w:szCs w:val="21"/>
                  <w:u w:val="single"/>
                </w:rPr>
                <w:t>)</w:t>
              </w:r>
            </w:ins>
          </w:p>
          <w:p w14:paraId="74DE0595" w14:textId="77777777" w:rsidR="001D5854" w:rsidRPr="00901009" w:rsidRDefault="001D5854" w:rsidP="001D5854">
            <w:pPr>
              <w:widowControl/>
              <w:ind w:leftChars="106" w:left="600" w:rightChars="28" w:right="67" w:hangingChars="165" w:hanging="346"/>
              <w:rPr>
                <w:ins w:id="124" w:author="林心羽" w:date="2024-08-19T12:21:00Z"/>
                <w:rFonts w:ascii="Times New Roman" w:eastAsia="標楷體" w:hAnsi="Times New Roman" w:cs="Times New Roman"/>
                <w:bCs/>
                <w:color w:val="000000" w:themeColor="text1"/>
                <w:kern w:val="0"/>
                <w:sz w:val="21"/>
                <w:szCs w:val="21"/>
              </w:rPr>
            </w:pPr>
            <w:ins w:id="125" w:author="林心羽" w:date="2024-08-19T12:21:00Z">
              <w:r w:rsidRPr="00901009">
                <w:rPr>
                  <w:rFonts w:ascii="Times New Roman" w:eastAsia="標楷體" w:hAnsi="Times New Roman" w:cs="Times New Roman"/>
                  <w:color w:val="7030A0"/>
                  <w:kern w:val="0"/>
                  <w:sz w:val="21"/>
                  <w:szCs w:val="21"/>
                </w:rPr>
                <w:t>b.</w:t>
              </w:r>
              <w:r w:rsidRPr="00901009">
                <w:rPr>
                  <w:rFonts w:ascii="Times New Roman" w:eastAsia="標楷體" w:hAnsi="Times New Roman" w:cs="Times New Roman"/>
                  <w:color w:val="7030A0"/>
                  <w:kern w:val="0"/>
                  <w:sz w:val="21"/>
                  <w:szCs w:val="21"/>
                </w:rPr>
                <w:t>若交易人</w:t>
              </w:r>
              <w:proofErr w:type="gramStart"/>
              <w:r w:rsidRPr="00901009">
                <w:rPr>
                  <w:rFonts w:ascii="Times New Roman" w:eastAsia="標楷體" w:hAnsi="Times New Roman" w:cs="Times New Roman"/>
                  <w:color w:val="7030A0"/>
                  <w:kern w:val="0"/>
                  <w:sz w:val="21"/>
                  <w:szCs w:val="21"/>
                </w:rPr>
                <w:t>採</w:t>
              </w:r>
              <w:proofErr w:type="gramEnd"/>
              <w:r w:rsidRPr="00901009">
                <w:rPr>
                  <w:rFonts w:ascii="Times New Roman" w:eastAsia="標楷體" w:hAnsi="Times New Roman" w:cs="Times New Roman"/>
                  <w:b/>
                  <w:color w:val="7030A0"/>
                  <w:kern w:val="0"/>
                  <w:sz w:val="21"/>
                  <w:szCs w:val="21"/>
                </w:rPr>
                <w:t>實物交割，</w:t>
              </w:r>
              <w:r w:rsidRPr="00901009">
                <w:rPr>
                  <w:rFonts w:ascii="Times New Roman" w:eastAsia="標楷體" w:hAnsi="Times New Roman" w:cs="Times New Roman"/>
                  <w:color w:val="7030A0"/>
                  <w:kern w:val="0"/>
                  <w:sz w:val="21"/>
                  <w:szCs w:val="21"/>
                </w:rPr>
                <w:t>交易人應於</w:t>
              </w:r>
              <w:r w:rsidRPr="00901009">
                <w:rPr>
                  <w:rFonts w:ascii="Times New Roman" w:eastAsia="標楷體" w:hAnsi="Times New Roman" w:cs="Times New Roman"/>
                  <w:b/>
                  <w:color w:val="7030A0"/>
                  <w:kern w:val="0"/>
                  <w:sz w:val="21"/>
                  <w:szCs w:val="21"/>
                </w:rPr>
                <w:t>實物交割日</w:t>
              </w:r>
              <w:r w:rsidRPr="00901009">
                <w:rPr>
                  <w:rFonts w:ascii="Times New Roman" w:eastAsia="標楷體" w:hAnsi="Times New Roman" w:cs="Times New Roman"/>
                  <w:color w:val="7030A0"/>
                  <w:kern w:val="0"/>
                  <w:sz w:val="21"/>
                  <w:szCs w:val="21"/>
                </w:rPr>
                <w:t>支付發行機構下述金額，始可取得依本商品「</w:t>
              </w:r>
              <w:r w:rsidRPr="00901009">
                <w:rPr>
                  <w:rFonts w:ascii="Times New Roman" w:eastAsia="標楷體" w:hAnsi="Times New Roman" w:cs="Times New Roman" w:hint="eastAsia"/>
                  <w:color w:val="7030A0"/>
                  <w:kern w:val="0"/>
                  <w:sz w:val="21"/>
                  <w:szCs w:val="21"/>
                </w:rPr>
                <w:t>剩餘</w:t>
              </w:r>
              <w:r w:rsidRPr="00901009">
                <w:rPr>
                  <w:rFonts w:ascii="Times New Roman" w:eastAsia="標楷體" w:hAnsi="Times New Roman" w:cs="Times New Roman"/>
                  <w:color w:val="7030A0"/>
                  <w:kern w:val="0"/>
                  <w:sz w:val="21"/>
                  <w:szCs w:val="21"/>
                </w:rPr>
                <w:t>表彰可結算張數」之相對應連結標的</w:t>
              </w:r>
              <w:r w:rsidRPr="00901009">
                <w:rPr>
                  <w:rFonts w:ascii="Times New Roman" w:eastAsia="標楷體" w:hAnsi="Times New Roman" w:cs="Times New Roman" w:hint="eastAsia"/>
                  <w:color w:val="7030A0"/>
                  <w:kern w:val="0"/>
                  <w:sz w:val="21"/>
                  <w:szCs w:val="21"/>
                </w:rPr>
                <w:t>債券</w:t>
              </w:r>
              <w:r w:rsidRPr="00901009">
                <w:rPr>
                  <w:rFonts w:ascii="Times New Roman" w:eastAsia="標楷體" w:hAnsi="Times New Roman" w:cs="Times New Roman"/>
                  <w:color w:val="7030A0"/>
                  <w:kern w:val="0"/>
                  <w:sz w:val="21"/>
                  <w:szCs w:val="21"/>
                </w:rPr>
                <w:t>：</w:t>
              </w:r>
              <w:r w:rsidRPr="00901009">
                <w:rPr>
                  <w:rFonts w:ascii="Times New Roman" w:eastAsia="標楷體" w:hAnsi="Times New Roman" w:cs="Times New Roman"/>
                  <w:b/>
                  <w:bCs/>
                  <w:color w:val="7030A0"/>
                  <w:kern w:val="0"/>
                  <w:sz w:val="21"/>
                  <w:szCs w:val="21"/>
                </w:rPr>
                <w:br/>
              </w:r>
              <w:r w:rsidRPr="00901009">
                <w:rPr>
                  <w:rFonts w:ascii="Times New Roman" w:eastAsia="標楷體" w:hAnsi="Times New Roman" w:cs="Times New Roman"/>
                  <w:b/>
                  <w:color w:val="7030A0"/>
                  <w:kern w:val="0"/>
                  <w:sz w:val="21"/>
                  <w:szCs w:val="21"/>
                  <w:u w:val="single"/>
                </w:rPr>
                <w:t>剩餘契約名目本</w:t>
              </w:r>
              <w:r w:rsidRPr="00901009">
                <w:rPr>
                  <w:rFonts w:ascii="Times New Roman" w:eastAsia="標楷體" w:hAnsi="Times New Roman" w:cs="Times New Roman" w:hint="eastAsia"/>
                  <w:b/>
                  <w:color w:val="7030A0"/>
                  <w:kern w:val="0"/>
                  <w:sz w:val="21"/>
                  <w:szCs w:val="21"/>
                  <w:u w:val="single"/>
                </w:rPr>
                <w:t>金</w:t>
              </w:r>
              <m:oMath>
                <m:r>
                  <m:rPr>
                    <m:sty m:val="b"/>
                  </m:rPr>
                  <w:rPr>
                    <w:rFonts w:ascii="Cambria Math" w:eastAsia="標楷體" w:hAnsi="Cambria Math" w:cs="Times New Roman" w:hint="eastAsia"/>
                    <w:color w:val="7030A0"/>
                    <w:kern w:val="0"/>
                    <w:sz w:val="21"/>
                    <w:szCs w:val="21"/>
                    <w:u w:val="single"/>
                  </w:rPr>
                  <m:t>×</m:t>
                </m:r>
                <m:r>
                  <m:rPr>
                    <m:sty m:val="b"/>
                  </m:rPr>
                  <w:rPr>
                    <w:rFonts w:ascii="Cambria Math" w:eastAsia="標楷體" w:hAnsi="Cambria Math" w:cs="Times New Roman" w:hint="eastAsia"/>
                    <w:color w:val="7030A0"/>
                    <w:kern w:val="0"/>
                    <w:sz w:val="21"/>
                    <w:szCs w:val="21"/>
                    <w:u w:val="single"/>
                  </w:rPr>
                  <m:t>(</m:t>
                </m:r>
                <m:r>
                  <m:rPr>
                    <m:sty m:val="b"/>
                  </m:rPr>
                  <w:rPr>
                    <w:rFonts w:ascii="Cambria Math" w:eastAsia="標楷體" w:hAnsi="Cambria Math" w:cs="Times New Roman" w:hint="eastAsia"/>
                    <w:color w:val="7030A0"/>
                    <w:kern w:val="0"/>
                    <w:sz w:val="21"/>
                    <w:szCs w:val="21"/>
                    <w:u w:val="single"/>
                  </w:rPr>
                  <m:t>參與率</m:t>
                </m:r>
                <m:r>
                  <m:rPr>
                    <m:sty m:val="b"/>
                  </m:rPr>
                  <w:rPr>
                    <w:rFonts w:ascii="MS Gothic" w:eastAsia="MS Gothic" w:hAnsi="MS Gothic" w:cs="MS Gothic" w:hint="eastAsia"/>
                    <w:color w:val="7030A0"/>
                    <w:kern w:val="0"/>
                    <w:sz w:val="21"/>
                    <w:szCs w:val="21"/>
                    <w:u w:val="single"/>
                  </w:rPr>
                  <m:t>-</m:t>
                </m:r>
                <m:r>
                  <m:rPr>
                    <m:sty m:val="b"/>
                  </m:rPr>
                  <w:rPr>
                    <w:rFonts w:ascii="Cambria Math" w:eastAsia="標楷體" w:hAnsi="Cambria Math" w:cs="Times New Roman" w:hint="eastAsia"/>
                    <w:color w:val="7030A0"/>
                    <w:kern w:val="0"/>
                    <w:sz w:val="21"/>
                    <w:szCs w:val="21"/>
                    <w:u w:val="single"/>
                  </w:rPr>
                  <m:t>100%)</m:t>
                </m:r>
              </m:oMath>
              <w:r w:rsidRPr="00901009">
                <w:rPr>
                  <w:rFonts w:ascii="Times New Roman" w:eastAsia="標楷體" w:hAnsi="Times New Roman" w:cs="Times New Roman" w:hint="eastAsia"/>
                  <w:b/>
                  <w:color w:val="7030A0"/>
                  <w:kern w:val="0"/>
                  <w:sz w:val="21"/>
                  <w:szCs w:val="21"/>
                  <w:u w:val="single"/>
                </w:rPr>
                <w:t>+</w:t>
              </w:r>
              <w:r w:rsidRPr="00901009">
                <w:rPr>
                  <w:rFonts w:ascii="Times New Roman" w:eastAsia="標楷體" w:hAnsi="Times New Roman" w:cs="Times New Roman" w:hint="eastAsia"/>
                  <w:b/>
                  <w:color w:val="7030A0"/>
                  <w:kern w:val="0"/>
                  <w:sz w:val="21"/>
                  <w:szCs w:val="21"/>
                  <w:u w:val="single"/>
                </w:rPr>
                <w:t>應付避險資金成本</w:t>
              </w:r>
              <w:r w:rsidRPr="00901009">
                <w:rPr>
                  <w:rFonts w:ascii="Times New Roman" w:eastAsia="標楷體" w:hAnsi="Times New Roman" w:cs="Times New Roman" w:hint="eastAsia"/>
                  <w:b/>
                  <w:color w:val="7030A0"/>
                  <w:kern w:val="0"/>
                  <w:sz w:val="21"/>
                  <w:szCs w:val="21"/>
                  <w:u w:val="single"/>
                </w:rPr>
                <w:t>+</w:t>
              </w:r>
              <w:r w:rsidRPr="00901009">
                <w:rPr>
                  <w:rFonts w:ascii="Times New Roman" w:eastAsia="標楷體" w:hAnsi="Times New Roman" w:cs="Times New Roman" w:hint="eastAsia"/>
                  <w:b/>
                  <w:color w:val="7030A0"/>
                  <w:kern w:val="0"/>
                  <w:sz w:val="21"/>
                  <w:szCs w:val="21"/>
                  <w:u w:val="single"/>
                </w:rPr>
                <w:t>結算手續費</w:t>
              </w:r>
              <w:r w:rsidRPr="00901009">
                <w:rPr>
                  <w:rFonts w:ascii="Times New Roman" w:eastAsia="標楷體" w:hAnsi="Times New Roman" w:cs="Times New Roman"/>
                  <w:b/>
                  <w:color w:val="7030A0"/>
                  <w:kern w:val="0"/>
                  <w:sz w:val="21"/>
                  <w:szCs w:val="21"/>
                  <w:u w:val="single"/>
                </w:rPr>
                <w:t>D</w:t>
              </w:r>
              <w:r w:rsidRPr="00901009">
                <w:rPr>
                  <w:rFonts w:ascii="Times New Roman" w:eastAsia="標楷體" w:hAnsi="Times New Roman" w:cs="Times New Roman" w:hint="eastAsia"/>
                  <w:b/>
                  <w:color w:val="7030A0"/>
                  <w:kern w:val="0"/>
                  <w:sz w:val="21"/>
                  <w:szCs w:val="21"/>
                  <w:u w:val="single"/>
                </w:rPr>
                <w:t>3(</w:t>
              </w:r>
              <w:r w:rsidRPr="00901009">
                <w:rPr>
                  <w:rFonts w:ascii="Times New Roman" w:eastAsia="標楷體" w:hAnsi="Times New Roman" w:cs="Times New Roman" w:hint="eastAsia"/>
                  <w:b/>
                  <w:color w:val="7030A0"/>
                  <w:kern w:val="0"/>
                  <w:sz w:val="21"/>
                  <w:szCs w:val="21"/>
                  <w:u w:val="single"/>
                </w:rPr>
                <w:t>若有</w:t>
              </w:r>
              <w:r w:rsidRPr="00901009">
                <w:rPr>
                  <w:rFonts w:ascii="Times New Roman" w:eastAsia="標楷體" w:hAnsi="Times New Roman" w:cs="Times New Roman" w:hint="eastAsia"/>
                  <w:b/>
                  <w:color w:val="7030A0"/>
                  <w:kern w:val="0"/>
                  <w:sz w:val="21"/>
                  <w:szCs w:val="21"/>
                  <w:u w:val="single"/>
                </w:rPr>
                <w:t>)</w:t>
              </w:r>
            </w:ins>
            <w:commentRangeEnd w:id="118"/>
            <w:ins w:id="126" w:author="林心羽" w:date="2024-08-19T12:22:00Z">
              <w:r>
                <w:rPr>
                  <w:rStyle w:val="ac"/>
                </w:rPr>
                <w:commentReference w:id="118"/>
              </w:r>
            </w:ins>
          </w:p>
          <w:p w14:paraId="449E0F7A" w14:textId="20220DB1" w:rsidR="00E8424E" w:rsidRPr="008958B5" w:rsidDel="001D5854" w:rsidRDefault="00E8424E" w:rsidP="00B22650">
            <w:pPr>
              <w:numPr>
                <w:ilvl w:val="0"/>
                <w:numId w:val="31"/>
              </w:numPr>
              <w:autoSpaceDE w:val="0"/>
              <w:autoSpaceDN w:val="0"/>
              <w:adjustRightInd w:val="0"/>
              <w:spacing w:line="300" w:lineRule="exact"/>
              <w:ind w:left="233" w:rightChars="28" w:right="67" w:hanging="6"/>
              <w:jc w:val="both"/>
              <w:rPr>
                <w:del w:id="127" w:author="林心羽" w:date="2024-08-19T12:21:00Z"/>
                <w:rFonts w:ascii="Times New Roman" w:eastAsia="標楷體" w:hAnsi="Times New Roman" w:cs="Times New Roman"/>
                <w:b/>
                <w:color w:val="000000"/>
                <w:kern w:val="0"/>
                <w:sz w:val="21"/>
                <w:szCs w:val="21"/>
              </w:rPr>
            </w:pPr>
            <w:del w:id="128" w:author="林心羽" w:date="2024-08-19T12:21:00Z">
              <w:r w:rsidRPr="008958B5" w:rsidDel="001D5854">
                <w:rPr>
                  <w:rFonts w:ascii="標楷體" w:eastAsia="標楷體" w:hAnsi="標楷體" w:cs="Times New Roman" w:hint="eastAsia"/>
                  <w:b/>
                  <w:kern w:val="0"/>
                  <w:sz w:val="21"/>
                  <w:szCs w:val="21"/>
                </w:rPr>
                <w:delText>，交易人於淨額交割日可領回</w:delText>
              </w:r>
              <w:r w:rsidRPr="008958B5" w:rsidDel="001D5854">
                <w:rPr>
                  <w:rFonts w:ascii="標楷體" w:eastAsia="標楷體" w:hAnsi="標楷體" w:cs="Times New Roman"/>
                  <w:b/>
                  <w:kern w:val="0"/>
                  <w:sz w:val="21"/>
                  <w:szCs w:val="21"/>
                </w:rPr>
                <w:delText>:</w:delText>
              </w:r>
              <w:r w:rsidRPr="008958B5" w:rsidDel="001D5854">
                <w:rPr>
                  <w:rFonts w:ascii="Times New Roman" w:eastAsia="標楷體" w:hAnsi="Times New Roman" w:cs="Times New Roman"/>
                  <w:b/>
                  <w:color w:val="000000"/>
                  <w:kern w:val="0"/>
                  <w:sz w:val="21"/>
                  <w:szCs w:val="21"/>
                </w:rPr>
                <w:delText xml:space="preserve"> </w:delText>
              </w:r>
            </w:del>
          </w:p>
          <w:p w14:paraId="7EC48532" w14:textId="0AB3DF45" w:rsidR="00E8424E" w:rsidRPr="008958B5" w:rsidDel="001D5854" w:rsidRDefault="00E8424E" w:rsidP="00E8424E">
            <w:pPr>
              <w:autoSpaceDE w:val="0"/>
              <w:autoSpaceDN w:val="0"/>
              <w:adjustRightInd w:val="0"/>
              <w:spacing w:line="300" w:lineRule="exact"/>
              <w:ind w:left="233" w:rightChars="28" w:right="67"/>
              <w:jc w:val="both"/>
              <w:rPr>
                <w:del w:id="129" w:author="林心羽" w:date="2024-08-19T12:21:00Z"/>
                <w:rFonts w:ascii="Times New Roman" w:eastAsia="標楷體" w:hAnsi="Times New Roman" w:cs="Times New Roman"/>
                <w:b/>
                <w:color w:val="000000"/>
                <w:kern w:val="0"/>
                <w:sz w:val="21"/>
                <w:szCs w:val="21"/>
              </w:rPr>
            </w:pPr>
            <w:del w:id="130" w:author="林心羽" w:date="2024-08-19T12:21:00Z">
              <w:r w:rsidRPr="008958B5" w:rsidDel="001D5854">
                <w:rPr>
                  <w:rFonts w:ascii="Times New Roman" w:eastAsia="標楷體" w:hAnsi="Times New Roman" w:cs="Times New Roman" w:hint="eastAsia"/>
                  <w:b/>
                  <w:kern w:val="0"/>
                  <w:sz w:val="21"/>
                  <w:szCs w:val="21"/>
                  <w:u w:val="single"/>
                </w:rPr>
                <w:delText>剩餘契約名目本金</w:delText>
              </w:r>
              <m:oMath>
                <m:r>
                  <m:rPr>
                    <m:sty m:val="b"/>
                  </m:rPr>
                  <w:rPr>
                    <w:rFonts w:ascii="Cambria Math" w:eastAsia="標楷體" w:hAnsi="Cambria Math" w:cs="Times New Roman"/>
                    <w:color w:val="000000" w:themeColor="text1"/>
                    <w:kern w:val="0"/>
                    <w:sz w:val="21"/>
                    <w:szCs w:val="21"/>
                    <w:u w:val="single"/>
                  </w:rPr>
                  <m:t>×</m:t>
                </m:r>
              </m:oMath>
              <w:r w:rsidRPr="008958B5" w:rsidDel="001D5854">
                <w:rPr>
                  <w:rFonts w:ascii="Times New Roman" w:eastAsia="標楷體" w:hAnsi="Times New Roman" w:cs="Times New Roman" w:hint="eastAsia"/>
                  <w:b/>
                  <w:kern w:val="0"/>
                  <w:sz w:val="21"/>
                  <w:szCs w:val="21"/>
                  <w:u w:val="single"/>
                </w:rPr>
                <w:delText>現金結算價格</w:delText>
              </w:r>
              <w:r w:rsidRPr="008958B5" w:rsidDel="001D5854">
                <w:rPr>
                  <w:rFonts w:ascii="Times New Roman" w:eastAsia="標楷體" w:hAnsi="Times New Roman" w:cs="Times New Roman"/>
                  <w:b/>
                  <w:kern w:val="0"/>
                  <w:sz w:val="21"/>
                  <w:szCs w:val="21"/>
                  <w:u w:val="single"/>
                </w:rPr>
                <w:delText>–</w:delText>
              </w:r>
              <w:r w:rsidRPr="008958B5" w:rsidDel="001D5854">
                <w:rPr>
                  <w:rFonts w:ascii="Times New Roman" w:eastAsia="標楷體" w:hAnsi="Times New Roman" w:cs="Times New Roman" w:hint="eastAsia"/>
                  <w:b/>
                  <w:kern w:val="0"/>
                  <w:sz w:val="21"/>
                  <w:szCs w:val="21"/>
                  <w:u w:val="single"/>
                </w:rPr>
                <w:delText>結算手續費</w:delText>
              </w:r>
              <w:r w:rsidRPr="008958B5" w:rsidDel="001D5854">
                <w:rPr>
                  <w:rFonts w:ascii="Times New Roman" w:eastAsia="標楷體" w:hAnsi="Times New Roman" w:cs="Times New Roman"/>
                  <w:b/>
                  <w:kern w:val="0"/>
                  <w:sz w:val="21"/>
                  <w:szCs w:val="21"/>
                  <w:u w:val="single"/>
                </w:rPr>
                <w:delText>D1(</w:delText>
              </w:r>
              <w:r w:rsidRPr="008958B5" w:rsidDel="001D5854">
                <w:rPr>
                  <w:rFonts w:ascii="Times New Roman" w:eastAsia="標楷體" w:hAnsi="Times New Roman" w:cs="Times New Roman" w:hint="eastAsia"/>
                  <w:b/>
                  <w:kern w:val="0"/>
                  <w:sz w:val="21"/>
                  <w:szCs w:val="21"/>
                  <w:u w:val="single"/>
                </w:rPr>
                <w:delText>若有</w:delText>
              </w:r>
              <w:r w:rsidRPr="008958B5" w:rsidDel="001D5854">
                <w:rPr>
                  <w:rFonts w:ascii="Times New Roman" w:eastAsia="標楷體" w:hAnsi="Times New Roman" w:cs="Times New Roman"/>
                  <w:b/>
                  <w:kern w:val="0"/>
                  <w:sz w:val="21"/>
                  <w:szCs w:val="21"/>
                  <w:u w:val="single"/>
                </w:rPr>
                <w:delText>)</w:delText>
              </w:r>
              <w:commentRangeEnd w:id="113"/>
              <w:r w:rsidR="0028642C" w:rsidDel="001D5854">
                <w:rPr>
                  <w:rStyle w:val="ac"/>
                </w:rPr>
                <w:commentReference w:id="113"/>
              </w:r>
              <w:commentRangeEnd w:id="114"/>
              <w:r w:rsidR="00C33078" w:rsidDel="001D5854">
                <w:rPr>
                  <w:rStyle w:val="ac"/>
                </w:rPr>
                <w:commentReference w:id="114"/>
              </w:r>
              <w:commentRangeEnd w:id="115"/>
              <w:r w:rsidR="005F4F79" w:rsidDel="001D5854">
                <w:rPr>
                  <w:rStyle w:val="ac"/>
                </w:rPr>
                <w:commentReference w:id="115"/>
              </w:r>
              <w:commentRangeEnd w:id="116"/>
              <w:r w:rsidR="00C83763" w:rsidDel="001D5854">
                <w:rPr>
                  <w:rStyle w:val="ac"/>
                </w:rPr>
                <w:commentReference w:id="116"/>
              </w:r>
            </w:del>
          </w:p>
          <w:p w14:paraId="5436D31D" w14:textId="77777777" w:rsidR="00E8424E" w:rsidRPr="008958B5" w:rsidRDefault="00E8424E" w:rsidP="00B22650">
            <w:pPr>
              <w:numPr>
                <w:ilvl w:val="0"/>
                <w:numId w:val="31"/>
              </w:numPr>
              <w:autoSpaceDE w:val="0"/>
              <w:autoSpaceDN w:val="0"/>
              <w:adjustRightInd w:val="0"/>
              <w:spacing w:line="300" w:lineRule="exact"/>
              <w:ind w:left="233" w:rightChars="28" w:right="67" w:hanging="6"/>
              <w:jc w:val="both"/>
              <w:rPr>
                <w:rFonts w:ascii="標楷體" w:eastAsia="標楷體" w:hAnsi="標楷體" w:cs="Times New Roman"/>
                <w:b/>
                <w:kern w:val="0"/>
                <w:sz w:val="21"/>
                <w:szCs w:val="21"/>
              </w:rPr>
            </w:pPr>
            <w:commentRangeStart w:id="131"/>
            <w:commentRangeStart w:id="132"/>
            <w:commentRangeStart w:id="133"/>
            <w:commentRangeStart w:id="134"/>
            <w:r w:rsidRPr="008958B5">
              <w:rPr>
                <w:rFonts w:ascii="標楷體" w:eastAsia="標楷體" w:hAnsi="標楷體" w:cs="Times New Roman" w:hint="eastAsia"/>
                <w:b/>
                <w:kern w:val="0"/>
                <w:sz w:val="21"/>
                <w:szCs w:val="21"/>
              </w:rPr>
              <w:t>若於</w:t>
            </w:r>
            <w:r w:rsidRPr="008958B5">
              <w:rPr>
                <w:rFonts w:ascii="Times New Roman" w:eastAsia="標楷體" w:hAnsi="Times New Roman" w:cs="Times New Roman" w:hint="eastAsia"/>
                <w:b/>
                <w:sz w:val="21"/>
                <w:szCs w:val="21"/>
              </w:rPr>
              <w:t>閉鎖期</w:t>
            </w:r>
            <w:r w:rsidRPr="008958B5">
              <w:rPr>
                <w:rFonts w:ascii="Times New Roman" w:eastAsia="標楷體" w:hAnsi="Times New Roman" w:cs="Times New Roman"/>
                <w:b/>
                <w:kern w:val="0"/>
                <w:sz w:val="21"/>
                <w:szCs w:val="21"/>
              </w:rPr>
              <w:t>(</w:t>
            </w:r>
            <w:r w:rsidRPr="008958B5">
              <w:rPr>
                <w:rFonts w:ascii="Times New Roman" w:eastAsia="標楷體" w:hAnsi="Times New Roman" w:cs="Times New Roman" w:hint="eastAsia"/>
                <w:b/>
                <w:kern w:val="0"/>
                <w:sz w:val="21"/>
                <w:szCs w:val="21"/>
              </w:rPr>
              <w:t>不含</w:t>
            </w:r>
            <w:r w:rsidRPr="008958B5">
              <w:rPr>
                <w:rFonts w:ascii="Times New Roman" w:eastAsia="標楷體" w:hAnsi="Times New Roman" w:cs="Times New Roman"/>
                <w:b/>
                <w:kern w:val="0"/>
                <w:sz w:val="21"/>
                <w:szCs w:val="21"/>
              </w:rPr>
              <w:t>)</w:t>
            </w:r>
            <w:r w:rsidRPr="008958B5">
              <w:rPr>
                <w:rFonts w:ascii="Times New Roman" w:eastAsia="標楷體" w:hAnsi="Times New Roman" w:cs="Times New Roman" w:hint="eastAsia"/>
                <w:b/>
                <w:kern w:val="0"/>
                <w:sz w:val="21"/>
                <w:szCs w:val="21"/>
              </w:rPr>
              <w:t>後至到期日前一個交易營業日止</w:t>
            </w:r>
            <w:r w:rsidRPr="008958B5">
              <w:rPr>
                <w:rFonts w:ascii="標楷體" w:eastAsia="標楷體" w:hAnsi="標楷體" w:cs="Times New Roman" w:hint="eastAsia"/>
                <w:b/>
                <w:kern w:val="0"/>
                <w:sz w:val="21"/>
                <w:szCs w:val="21"/>
              </w:rPr>
              <w:t>，交易人提前終止契約，</w:t>
            </w:r>
            <w:r w:rsidRPr="008958B5">
              <w:rPr>
                <w:rFonts w:ascii="Times New Roman" w:eastAsia="標楷體" w:hAnsi="Times New Roman" w:cs="Times New Roman" w:hint="eastAsia"/>
                <w:b/>
                <w:kern w:val="0"/>
                <w:sz w:val="21"/>
                <w:szCs w:val="21"/>
              </w:rPr>
              <w:t>並以該提前終止通知到達發行機構之日為提前終止通知日</w:t>
            </w:r>
            <w:r w:rsidRPr="008958B5">
              <w:rPr>
                <w:rFonts w:ascii="Times New Roman" w:eastAsia="標楷體" w:hAnsi="Times New Roman" w:cs="Times New Roman"/>
                <w:b/>
                <w:kern w:val="0"/>
                <w:sz w:val="21"/>
                <w:szCs w:val="21"/>
              </w:rPr>
              <w:t>(</w:t>
            </w:r>
            <w:r w:rsidRPr="008958B5">
              <w:rPr>
                <w:rFonts w:ascii="Times New Roman" w:eastAsia="標楷體" w:hAnsi="Times New Roman" w:cs="Times New Roman" w:hint="eastAsia"/>
                <w:b/>
                <w:kern w:val="0"/>
                <w:sz w:val="21"/>
                <w:szCs w:val="21"/>
              </w:rPr>
              <w:t>通知到達發行機構之時間須於交易營業日之臺北市時間</w:t>
            </w:r>
            <w:r w:rsidRPr="008958B5">
              <w:rPr>
                <w:rFonts w:ascii="Times New Roman" w:eastAsia="標楷體" w:hAnsi="Times New Roman" w:cs="Times New Roman"/>
                <w:b/>
                <w:kern w:val="0"/>
                <w:sz w:val="21"/>
                <w:szCs w:val="21"/>
              </w:rPr>
              <w:t xml:space="preserve"> 9:00 a.m</w:t>
            </w:r>
            <w:proofErr w:type="gramStart"/>
            <w:r w:rsidRPr="008958B5">
              <w:rPr>
                <w:rFonts w:ascii="Times New Roman" w:eastAsia="標楷體" w:hAnsi="Times New Roman" w:cs="Times New Roman"/>
                <w:b/>
                <w:kern w:val="0"/>
                <w:sz w:val="21"/>
                <w:szCs w:val="21"/>
              </w:rPr>
              <w:t>.~</w:t>
            </w:r>
            <w:proofErr w:type="gramEnd"/>
            <w:r w:rsidRPr="008958B5">
              <w:rPr>
                <w:rFonts w:ascii="Times New Roman" w:eastAsia="標楷體" w:hAnsi="Times New Roman" w:cs="Times New Roman"/>
                <w:b/>
                <w:kern w:val="0"/>
                <w:sz w:val="21"/>
                <w:szCs w:val="21"/>
              </w:rPr>
              <w:t>12:00 p.m.</w:t>
            </w:r>
            <w:r w:rsidRPr="008958B5">
              <w:rPr>
                <w:rFonts w:ascii="Times New Roman" w:eastAsia="標楷體" w:hAnsi="Times New Roman" w:cs="Times New Roman" w:hint="eastAsia"/>
                <w:b/>
                <w:kern w:val="0"/>
                <w:sz w:val="21"/>
                <w:szCs w:val="21"/>
              </w:rPr>
              <w:t>，逾時則視為於次一交易營業日到達</w:t>
            </w:r>
            <w:r w:rsidRPr="008958B5">
              <w:rPr>
                <w:rFonts w:ascii="Times New Roman" w:eastAsia="標楷體" w:hAnsi="Times New Roman" w:cs="Times New Roman"/>
                <w:b/>
                <w:kern w:val="0"/>
                <w:sz w:val="21"/>
                <w:szCs w:val="21"/>
              </w:rPr>
              <w:t>)</w:t>
            </w:r>
            <w:r w:rsidRPr="008958B5">
              <w:rPr>
                <w:rFonts w:ascii="Times New Roman" w:eastAsia="標楷體" w:hAnsi="Times New Roman" w:cs="Times New Roman" w:hint="eastAsia"/>
                <w:b/>
                <w:kern w:val="0"/>
                <w:sz w:val="21"/>
                <w:szCs w:val="21"/>
              </w:rPr>
              <w:t>。發行機構於接獲通知後，應按交易人所選之交割方式，計算投資收益本息給付如下：</w:t>
            </w:r>
          </w:p>
          <w:p w14:paraId="564DD46E" w14:textId="77777777" w:rsidR="00E8424E" w:rsidRPr="008958B5" w:rsidRDefault="00E8424E" w:rsidP="00B22650">
            <w:pPr>
              <w:numPr>
                <w:ilvl w:val="0"/>
                <w:numId w:val="32"/>
              </w:numPr>
              <w:autoSpaceDE w:val="0"/>
              <w:autoSpaceDN w:val="0"/>
              <w:adjustRightInd w:val="0"/>
              <w:spacing w:line="300" w:lineRule="exact"/>
              <w:ind w:left="537" w:rightChars="28" w:right="67" w:hanging="57"/>
              <w:jc w:val="both"/>
              <w:rPr>
                <w:rFonts w:ascii="Arial" w:hAnsi="Arial" w:cs="Arial"/>
                <w:kern w:val="0"/>
                <w:sz w:val="21"/>
                <w:szCs w:val="21"/>
              </w:rPr>
            </w:pPr>
            <w:r w:rsidRPr="008958B5">
              <w:rPr>
                <w:rFonts w:ascii="Times New Roman" w:eastAsia="標楷體" w:hAnsi="Times New Roman" w:cs="Times New Roman" w:hint="eastAsia"/>
                <w:kern w:val="0"/>
                <w:sz w:val="21"/>
                <w:szCs w:val="21"/>
              </w:rPr>
              <w:t>若交易人</w:t>
            </w:r>
            <w:proofErr w:type="gramStart"/>
            <w:r w:rsidRPr="008958B5">
              <w:rPr>
                <w:rFonts w:ascii="Times New Roman" w:eastAsia="標楷體" w:hAnsi="Times New Roman" w:cs="Times New Roman" w:hint="eastAsia"/>
                <w:kern w:val="0"/>
                <w:sz w:val="21"/>
                <w:szCs w:val="21"/>
              </w:rPr>
              <w:t>採</w:t>
            </w:r>
            <w:proofErr w:type="gramEnd"/>
            <w:r w:rsidRPr="008958B5">
              <w:rPr>
                <w:rFonts w:ascii="Times New Roman" w:eastAsia="標楷體" w:hAnsi="Times New Roman" w:cs="Times New Roman" w:hint="eastAsia"/>
                <w:b/>
                <w:kern w:val="0"/>
                <w:sz w:val="21"/>
                <w:szCs w:val="21"/>
              </w:rPr>
              <w:t>現金結算</w:t>
            </w:r>
            <w:r w:rsidRPr="008958B5">
              <w:rPr>
                <w:rFonts w:ascii="Times New Roman" w:eastAsia="標楷體" w:hAnsi="Times New Roman" w:cs="Times New Roman" w:hint="eastAsia"/>
                <w:kern w:val="0"/>
                <w:sz w:val="21"/>
                <w:szCs w:val="21"/>
              </w:rPr>
              <w:t>，交易人可於</w:t>
            </w:r>
            <w:r w:rsidRPr="008958B5">
              <w:rPr>
                <w:rFonts w:ascii="Times New Roman" w:eastAsia="標楷體" w:hAnsi="Times New Roman" w:cs="Times New Roman" w:hint="eastAsia"/>
                <w:b/>
                <w:kern w:val="0"/>
                <w:sz w:val="21"/>
                <w:szCs w:val="21"/>
              </w:rPr>
              <w:t>淨額交割日</w:t>
            </w:r>
            <w:r w:rsidRPr="008958B5">
              <w:rPr>
                <w:rFonts w:ascii="Times New Roman" w:eastAsia="標楷體" w:hAnsi="Times New Roman" w:cs="Times New Roman" w:hint="eastAsia"/>
                <w:kern w:val="0"/>
                <w:sz w:val="21"/>
                <w:szCs w:val="21"/>
              </w:rPr>
              <w:t>領回：</w:t>
            </w:r>
          </w:p>
          <w:p w14:paraId="02DB5216" w14:textId="32D86E07" w:rsidR="00E8424E" w:rsidRPr="008958B5" w:rsidRDefault="00E8424E" w:rsidP="00E8424E">
            <w:pPr>
              <w:widowControl/>
              <w:ind w:leftChars="224" w:left="696" w:rightChars="28" w:right="67" w:hangingChars="75" w:hanging="158"/>
              <w:rPr>
                <w:rFonts w:ascii="Times New Roman" w:eastAsia="標楷體" w:hAnsi="Times New Roman" w:cs="Times New Roman"/>
                <w:b/>
                <w:color w:val="000000" w:themeColor="text1"/>
                <w:kern w:val="0"/>
                <w:sz w:val="21"/>
                <w:szCs w:val="21"/>
              </w:rPr>
            </w:pPr>
            <w:r w:rsidRPr="008958B5">
              <w:rPr>
                <w:rFonts w:ascii="Times New Roman" w:eastAsia="標楷體" w:hAnsi="Times New Roman" w:cs="Times New Roman" w:hint="eastAsia"/>
                <w:b/>
                <w:kern w:val="0"/>
                <w:sz w:val="21"/>
                <w:szCs w:val="21"/>
                <w:u w:val="single"/>
              </w:rPr>
              <w:t>提前終止名目本金</w:t>
            </w:r>
            <m:oMath>
              <m:r>
                <m:rPr>
                  <m:sty m:val="b"/>
                </m:rPr>
                <w:rPr>
                  <w:rFonts w:ascii="Cambria Math" w:eastAsia="標楷體" w:hAnsi="Cambria Math" w:cs="Times New Roman"/>
                  <w:color w:val="000000" w:themeColor="text1"/>
                  <w:kern w:val="0"/>
                  <w:sz w:val="21"/>
                  <w:szCs w:val="21"/>
                  <w:u w:val="single"/>
                </w:rPr>
                <m:t>×</m:t>
              </m:r>
            </m:oMath>
            <w:r w:rsidRPr="008958B5">
              <w:rPr>
                <w:rFonts w:ascii="Times New Roman" w:eastAsia="標楷體" w:hAnsi="Times New Roman" w:cs="Times New Roman" w:hint="eastAsia"/>
                <w:b/>
                <w:kern w:val="0"/>
                <w:sz w:val="21"/>
                <w:szCs w:val="21"/>
                <w:u w:val="single"/>
              </w:rPr>
              <w:t>現金結算價格</w:t>
            </w:r>
            <m:oMath>
              <m:r>
                <m:rPr>
                  <m:sty m:val="b"/>
                </m:rPr>
                <w:rPr>
                  <w:rFonts w:ascii="Cambria Math" w:eastAsia="標楷體" w:hAnsi="Cambria Math" w:cs="Times New Roman"/>
                  <w:kern w:val="0"/>
                  <w:sz w:val="21"/>
                  <w:szCs w:val="21"/>
                  <w:u w:val="single"/>
                </w:rPr>
                <m:t>-</m:t>
              </m:r>
            </m:oMath>
            <w:r w:rsidRPr="008958B5">
              <w:rPr>
                <w:rFonts w:ascii="Times New Roman" w:eastAsia="標楷體" w:hAnsi="Times New Roman" w:cs="Times New Roman" w:hint="eastAsia"/>
                <w:b/>
                <w:kern w:val="0"/>
                <w:sz w:val="21"/>
                <w:szCs w:val="21"/>
                <w:u w:val="single"/>
              </w:rPr>
              <w:t>結算手續費</w:t>
            </w:r>
            <w:r w:rsidRPr="008958B5">
              <w:rPr>
                <w:rFonts w:ascii="Times New Roman" w:eastAsia="標楷體" w:hAnsi="Times New Roman" w:cs="Times New Roman"/>
                <w:b/>
                <w:kern w:val="0"/>
                <w:sz w:val="21"/>
                <w:szCs w:val="21"/>
                <w:u w:val="single"/>
              </w:rPr>
              <w:t>D</w:t>
            </w:r>
            <w:del w:id="135" w:author="林心羽" w:date="2024-08-19T12:22:00Z">
              <w:r w:rsidRPr="008958B5" w:rsidDel="001D5854">
                <w:rPr>
                  <w:rFonts w:ascii="Times New Roman" w:eastAsia="標楷體" w:hAnsi="Times New Roman" w:cs="Times New Roman" w:hint="eastAsia"/>
                  <w:b/>
                  <w:kern w:val="0"/>
                  <w:sz w:val="21"/>
                  <w:szCs w:val="21"/>
                  <w:u w:val="single"/>
                </w:rPr>
                <w:delText>2</w:delText>
              </w:r>
            </w:del>
            <w:ins w:id="136" w:author="林心羽" w:date="2024-08-19T12:22:00Z">
              <w:r w:rsidR="001D5854">
                <w:rPr>
                  <w:rFonts w:ascii="Times New Roman" w:eastAsia="標楷體" w:hAnsi="Times New Roman" w:cs="Times New Roman" w:hint="eastAsia"/>
                  <w:b/>
                  <w:kern w:val="0"/>
                  <w:sz w:val="21"/>
                  <w:szCs w:val="21"/>
                  <w:u w:val="single"/>
                </w:rPr>
                <w:t>1</w:t>
              </w:r>
            </w:ins>
          </w:p>
          <w:p w14:paraId="32E8CC77" w14:textId="77777777" w:rsidR="00E8424E" w:rsidRPr="008958B5" w:rsidRDefault="00E8424E" w:rsidP="00E8424E">
            <w:pPr>
              <w:widowControl/>
              <w:ind w:leftChars="224" w:left="538" w:rightChars="28" w:right="67"/>
              <w:jc w:val="both"/>
              <w:rPr>
                <w:rFonts w:ascii="Times New Roman" w:eastAsia="標楷體" w:hAnsi="Times New Roman" w:cs="Times New Roman"/>
                <w:b/>
                <w:color w:val="000000"/>
                <w:kern w:val="0"/>
                <w:sz w:val="20"/>
                <w:szCs w:val="20"/>
              </w:rPr>
            </w:pPr>
            <w:r w:rsidRPr="008958B5">
              <w:rPr>
                <w:rFonts w:ascii="Times New Roman" w:eastAsia="標楷體" w:hAnsi="Times New Roman" w:cs="Times New Roman"/>
                <w:b/>
                <w:kern w:val="0"/>
                <w:sz w:val="20"/>
                <w:szCs w:val="20"/>
              </w:rPr>
              <w:t>(</w:t>
            </w:r>
            <w:proofErr w:type="gramStart"/>
            <w:r w:rsidRPr="008958B5">
              <w:rPr>
                <w:rFonts w:ascii="Times New Roman" w:eastAsia="標楷體" w:hAnsi="Times New Roman" w:cs="Times New Roman" w:hint="eastAsia"/>
                <w:b/>
                <w:kern w:val="0"/>
                <w:sz w:val="20"/>
                <w:szCs w:val="20"/>
              </w:rPr>
              <w:t>註</w:t>
            </w:r>
            <w:proofErr w:type="gramEnd"/>
            <w:r w:rsidRPr="008958B5">
              <w:rPr>
                <w:rFonts w:ascii="Times New Roman" w:eastAsia="標楷體" w:hAnsi="Times New Roman" w:cs="Times New Roman"/>
                <w:b/>
                <w:kern w:val="0"/>
                <w:sz w:val="20"/>
                <w:szCs w:val="20"/>
              </w:rPr>
              <w:t>)</w:t>
            </w:r>
            <w:r w:rsidRPr="008958B5">
              <w:rPr>
                <w:rFonts w:ascii="Times New Roman" w:eastAsia="標楷體" w:hAnsi="Times New Roman" w:cs="Times New Roman" w:hint="eastAsia"/>
                <w:b/>
                <w:kern w:val="0"/>
                <w:sz w:val="20"/>
                <w:szCs w:val="20"/>
              </w:rPr>
              <w:t>現金結算價格之公式細項，</w:t>
            </w:r>
            <w:proofErr w:type="gramStart"/>
            <w:r w:rsidRPr="008958B5">
              <w:rPr>
                <w:rFonts w:ascii="Times New Roman" w:eastAsia="標楷體" w:hAnsi="Times New Roman" w:cs="Times New Roman" w:hint="eastAsia"/>
                <w:b/>
                <w:kern w:val="0"/>
                <w:sz w:val="20"/>
                <w:szCs w:val="20"/>
              </w:rPr>
              <w:t>詳參</w:t>
            </w:r>
            <w:proofErr w:type="gramEnd"/>
            <w:r w:rsidRPr="008958B5">
              <w:rPr>
                <w:rFonts w:ascii="Times New Roman" w:eastAsia="標楷體" w:hAnsi="Times New Roman" w:cs="Times New Roman" w:hint="eastAsia"/>
                <w:b/>
                <w:kern w:val="0"/>
                <w:sz w:val="20"/>
                <w:szCs w:val="20"/>
              </w:rPr>
              <w:t>「現金結算價格」欄位。</w:t>
            </w:r>
          </w:p>
          <w:p w14:paraId="27F8CD19" w14:textId="77777777" w:rsidR="00E8424E" w:rsidRPr="008958B5" w:rsidRDefault="00E8424E" w:rsidP="00B22650">
            <w:pPr>
              <w:numPr>
                <w:ilvl w:val="0"/>
                <w:numId w:val="32"/>
              </w:numPr>
              <w:autoSpaceDE w:val="0"/>
              <w:autoSpaceDN w:val="0"/>
              <w:adjustRightInd w:val="0"/>
              <w:spacing w:line="300" w:lineRule="exact"/>
              <w:ind w:left="537" w:rightChars="28" w:right="67" w:hanging="5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若交易人</w:t>
            </w:r>
            <w:proofErr w:type="gramStart"/>
            <w:r w:rsidRPr="008958B5">
              <w:rPr>
                <w:rFonts w:ascii="Times New Roman" w:eastAsia="標楷體" w:hAnsi="Times New Roman" w:cs="Times New Roman" w:hint="eastAsia"/>
                <w:kern w:val="0"/>
                <w:sz w:val="21"/>
                <w:szCs w:val="21"/>
              </w:rPr>
              <w:t>採</w:t>
            </w:r>
            <w:proofErr w:type="gramEnd"/>
            <w:r w:rsidRPr="008958B5">
              <w:rPr>
                <w:rFonts w:ascii="Times New Roman" w:eastAsia="標楷體" w:hAnsi="Times New Roman" w:cs="Times New Roman" w:hint="eastAsia"/>
                <w:b/>
                <w:kern w:val="0"/>
                <w:sz w:val="21"/>
                <w:szCs w:val="21"/>
              </w:rPr>
              <w:t>實物交割，</w:t>
            </w:r>
            <w:r w:rsidRPr="008958B5">
              <w:rPr>
                <w:rFonts w:ascii="Times New Roman" w:eastAsia="標楷體" w:hAnsi="Times New Roman" w:cs="Times New Roman" w:hint="eastAsia"/>
                <w:kern w:val="0"/>
                <w:sz w:val="21"/>
                <w:szCs w:val="21"/>
              </w:rPr>
              <w:t>交易人應於</w:t>
            </w:r>
            <w:r w:rsidRPr="008958B5">
              <w:rPr>
                <w:rFonts w:ascii="Times New Roman" w:eastAsia="標楷體" w:hAnsi="Times New Roman" w:cs="Times New Roman" w:hint="eastAsia"/>
                <w:b/>
                <w:kern w:val="0"/>
                <w:sz w:val="21"/>
                <w:szCs w:val="21"/>
              </w:rPr>
              <w:t>實物交割日</w:t>
            </w:r>
            <w:r w:rsidRPr="008958B5">
              <w:rPr>
                <w:rFonts w:ascii="Times New Roman" w:eastAsia="標楷體" w:hAnsi="Times New Roman" w:cs="Times New Roman" w:hint="eastAsia"/>
                <w:kern w:val="0"/>
                <w:sz w:val="21"/>
                <w:szCs w:val="21"/>
              </w:rPr>
              <w:t>支付發行機構下述金額，始可取得依本商品「提前終止表彰可結算張數」之相對應連結標的債券：</w:t>
            </w:r>
          </w:p>
          <w:p w14:paraId="0EE0F6BA" w14:textId="77777777" w:rsidR="00E8424E" w:rsidRPr="008958B5" w:rsidRDefault="00E8424E" w:rsidP="00E8424E">
            <w:pPr>
              <w:widowControl/>
              <w:ind w:leftChars="224" w:left="696" w:rightChars="28" w:right="67" w:hangingChars="75" w:hanging="158"/>
              <w:rPr>
                <w:rFonts w:ascii="Times New Roman" w:eastAsia="標楷體" w:hAnsi="Times New Roman" w:cs="Times New Roman"/>
                <w:b/>
                <w:color w:val="000000" w:themeColor="text1"/>
                <w:kern w:val="0"/>
                <w:sz w:val="21"/>
                <w:szCs w:val="21"/>
              </w:rPr>
            </w:pPr>
            <w:r w:rsidRPr="008958B5">
              <w:rPr>
                <w:rFonts w:ascii="Times New Roman" w:eastAsia="標楷體" w:hAnsi="Times New Roman" w:cs="Times New Roman" w:hint="eastAsia"/>
                <w:b/>
                <w:kern w:val="0"/>
                <w:sz w:val="21"/>
                <w:szCs w:val="21"/>
                <w:u w:val="single"/>
              </w:rPr>
              <w:t>提前終止名目本金</w:t>
            </w:r>
            <m:oMath>
              <m:r>
                <m:rPr>
                  <m:sty m:val="b"/>
                </m:rPr>
                <w:rPr>
                  <w:rFonts w:ascii="Cambria Math" w:eastAsia="標楷體" w:hAnsi="Cambria Math" w:cs="Times New Roman" w:hint="eastAsia"/>
                  <w:kern w:val="0"/>
                  <w:sz w:val="21"/>
                  <w:szCs w:val="21"/>
                  <w:u w:val="single"/>
                </w:rPr>
                <m:t>×</m:t>
              </m:r>
              <m:r>
                <m:rPr>
                  <m:sty m:val="b"/>
                </m:rPr>
                <w:rPr>
                  <w:rFonts w:ascii="Cambria Math" w:eastAsia="標楷體" w:hAnsi="Cambria Math" w:cs="Times New Roman"/>
                  <w:kern w:val="0"/>
                  <w:sz w:val="21"/>
                  <w:szCs w:val="21"/>
                  <w:u w:val="single"/>
                </w:rPr>
                <m:t>(</m:t>
              </m:r>
              <m:r>
                <m:rPr>
                  <m:sty m:val="b"/>
                </m:rPr>
                <w:rPr>
                  <w:rFonts w:ascii="Cambria Math" w:eastAsia="標楷體" w:hAnsi="Cambria Math" w:cs="Times New Roman" w:hint="eastAsia"/>
                  <w:kern w:val="0"/>
                  <w:sz w:val="21"/>
                  <w:szCs w:val="21"/>
                  <w:u w:val="single"/>
                </w:rPr>
                <m:t>參與率</m:t>
              </m:r>
              <m:r>
                <m:rPr>
                  <m:sty m:val="b"/>
                </m:rPr>
                <w:rPr>
                  <w:rFonts w:ascii="Cambria Math" w:eastAsia="MS Gothic" w:hAnsi="Cambria Math" w:cs="MS Gothic"/>
                  <w:kern w:val="0"/>
                  <w:sz w:val="21"/>
                  <w:szCs w:val="21"/>
                  <w:u w:val="single"/>
                </w:rPr>
                <m:t>-</m:t>
              </m:r>
              <m:r>
                <m:rPr>
                  <m:sty m:val="b"/>
                </m:rPr>
                <w:rPr>
                  <w:rFonts w:ascii="Cambria Math" w:eastAsia="標楷體" w:hAnsi="Cambria Math" w:cs="Times New Roman"/>
                  <w:kern w:val="0"/>
                  <w:sz w:val="21"/>
                  <w:szCs w:val="21"/>
                  <w:u w:val="single"/>
                </w:rPr>
                <m:t>100%)+</m:t>
              </m:r>
              <m:r>
                <m:rPr>
                  <m:sty m:val="b"/>
                </m:rPr>
                <w:rPr>
                  <w:rFonts w:ascii="Cambria Math" w:eastAsia="標楷體" w:hAnsi="Cambria Math" w:cs="Times New Roman" w:hint="eastAsia"/>
                  <w:kern w:val="0"/>
                  <w:sz w:val="21"/>
                  <w:szCs w:val="21"/>
                  <w:u w:val="single"/>
                </w:rPr>
                <m:t>應付避險資金成本</m:t>
              </m:r>
              <m:r>
                <m:rPr>
                  <m:sty m:val="b"/>
                </m:rPr>
                <w:rPr>
                  <w:rFonts w:ascii="Cambria Math" w:eastAsia="標楷體" w:hAnsi="Cambria Math" w:cs="Times New Roman"/>
                  <w:kern w:val="0"/>
                  <w:sz w:val="21"/>
                  <w:szCs w:val="21"/>
                  <w:u w:val="single"/>
                </w:rPr>
                <m:t>+</m:t>
              </m:r>
            </m:oMath>
            <w:r w:rsidRPr="008958B5">
              <w:rPr>
                <w:rFonts w:ascii="Times New Roman" w:eastAsia="標楷體" w:hAnsi="Times New Roman" w:cs="Times New Roman" w:hint="eastAsia"/>
                <w:b/>
                <w:kern w:val="0"/>
                <w:sz w:val="21"/>
                <w:szCs w:val="21"/>
                <w:u w:val="single"/>
              </w:rPr>
              <w:t>結算手續費</w:t>
            </w:r>
            <w:r w:rsidRPr="008958B5">
              <w:rPr>
                <w:rFonts w:ascii="Times New Roman" w:eastAsia="標楷體" w:hAnsi="Times New Roman" w:cs="Times New Roman"/>
                <w:b/>
                <w:kern w:val="0"/>
                <w:sz w:val="21"/>
                <w:szCs w:val="21"/>
                <w:u w:val="single"/>
              </w:rPr>
              <w:t>D4</w:t>
            </w:r>
          </w:p>
          <w:p w14:paraId="6765EB59" w14:textId="77777777" w:rsidR="00E8424E" w:rsidRPr="008958B5" w:rsidRDefault="00E8424E" w:rsidP="001D5854">
            <w:pPr>
              <w:widowControl/>
              <w:spacing w:line="300" w:lineRule="exact"/>
              <w:ind w:leftChars="224" w:left="878" w:rightChars="28" w:right="67" w:hangingChars="170" w:hanging="340"/>
              <w:rPr>
                <w:rFonts w:ascii="Times New Roman" w:eastAsia="標楷體" w:hAnsi="Times New Roman" w:cs="Times New Roman"/>
                <w:b/>
                <w:color w:val="000000"/>
                <w:kern w:val="0"/>
                <w:sz w:val="21"/>
                <w:szCs w:val="21"/>
              </w:rPr>
            </w:pPr>
            <w:r w:rsidRPr="008958B5">
              <w:rPr>
                <w:rFonts w:ascii="Times New Roman" w:eastAsia="標楷體" w:hAnsi="Times New Roman" w:cs="Times New Roman"/>
                <w:b/>
                <w:kern w:val="0"/>
                <w:sz w:val="20"/>
                <w:szCs w:val="20"/>
              </w:rPr>
              <w:t>(</w:t>
            </w:r>
            <w:proofErr w:type="gramStart"/>
            <w:r w:rsidRPr="008958B5">
              <w:rPr>
                <w:rFonts w:ascii="Times New Roman" w:eastAsia="標楷體" w:hAnsi="Times New Roman" w:cs="Times New Roman" w:hint="eastAsia"/>
                <w:b/>
                <w:kern w:val="0"/>
                <w:sz w:val="20"/>
                <w:szCs w:val="20"/>
              </w:rPr>
              <w:t>註</w:t>
            </w:r>
            <w:proofErr w:type="gramEnd"/>
            <w:r w:rsidRPr="008958B5">
              <w:rPr>
                <w:rFonts w:ascii="Times New Roman" w:eastAsia="標楷體" w:hAnsi="Times New Roman" w:cs="Times New Roman"/>
                <w:b/>
                <w:kern w:val="0"/>
                <w:sz w:val="20"/>
                <w:szCs w:val="20"/>
              </w:rPr>
              <w:t>)</w:t>
            </w:r>
            <w:r w:rsidRPr="008958B5">
              <w:rPr>
                <w:rFonts w:ascii="Times New Roman" w:eastAsia="標楷體" w:hAnsi="Times New Roman" w:cs="Times New Roman" w:hint="eastAsia"/>
                <w:b/>
                <w:kern w:val="0"/>
                <w:sz w:val="20"/>
                <w:szCs w:val="20"/>
              </w:rPr>
              <w:t>上述計算方式細項，</w:t>
            </w:r>
            <w:proofErr w:type="gramStart"/>
            <w:r w:rsidRPr="008958B5">
              <w:rPr>
                <w:rFonts w:ascii="Times New Roman" w:eastAsia="標楷體" w:hAnsi="Times New Roman" w:cs="Times New Roman" w:hint="eastAsia"/>
                <w:b/>
                <w:kern w:val="0"/>
                <w:sz w:val="20"/>
                <w:szCs w:val="20"/>
              </w:rPr>
              <w:t>詳參</w:t>
            </w:r>
            <w:proofErr w:type="gramEnd"/>
            <w:r w:rsidRPr="008958B5">
              <w:rPr>
                <w:rFonts w:ascii="標楷體" w:eastAsia="標楷體" w:hAnsi="標楷體" w:cs="Times New Roman" w:hint="eastAsia"/>
                <w:b/>
                <w:kern w:val="0"/>
                <w:sz w:val="20"/>
                <w:szCs w:val="20"/>
              </w:rPr>
              <w:t>「</w:t>
            </w:r>
            <w:r w:rsidRPr="008958B5">
              <w:rPr>
                <w:rFonts w:ascii="Times New Roman" w:eastAsia="標楷體" w:hAnsi="Times New Roman" w:cs="Times New Roman" w:hint="eastAsia"/>
                <w:b/>
                <w:snapToGrid w:val="0"/>
                <w:sz w:val="20"/>
                <w:szCs w:val="20"/>
              </w:rPr>
              <w:t>投資收益本息給付及其計算方式</w:t>
            </w:r>
            <w:r w:rsidRPr="008958B5">
              <w:rPr>
                <w:rFonts w:ascii="標楷體" w:eastAsia="標楷體" w:hAnsi="標楷體" w:cs="Times New Roman" w:hint="eastAsia"/>
                <w:b/>
                <w:kern w:val="0"/>
                <w:sz w:val="20"/>
                <w:szCs w:val="20"/>
              </w:rPr>
              <w:t>」欄位中「實物交割計算公式說明」。</w:t>
            </w:r>
            <w:commentRangeEnd w:id="131"/>
            <w:r w:rsidR="00440D8B">
              <w:rPr>
                <w:rStyle w:val="ac"/>
              </w:rPr>
              <w:commentReference w:id="131"/>
            </w:r>
            <w:commentRangeEnd w:id="132"/>
            <w:r w:rsidR="00957D71">
              <w:rPr>
                <w:rStyle w:val="ac"/>
              </w:rPr>
              <w:commentReference w:id="132"/>
            </w:r>
            <w:commentRangeEnd w:id="133"/>
            <w:r w:rsidR="005F4F79">
              <w:rPr>
                <w:rStyle w:val="ac"/>
              </w:rPr>
              <w:commentReference w:id="133"/>
            </w:r>
            <w:commentRangeEnd w:id="134"/>
            <w:r w:rsidR="00C83763">
              <w:rPr>
                <w:rStyle w:val="ac"/>
              </w:rPr>
              <w:commentReference w:id="134"/>
            </w:r>
          </w:p>
          <w:p w14:paraId="4C02B4DC" w14:textId="77777777" w:rsidR="00E8424E" w:rsidRPr="008958B5" w:rsidRDefault="00E8424E" w:rsidP="00B22650">
            <w:pPr>
              <w:numPr>
                <w:ilvl w:val="0"/>
                <w:numId w:val="31"/>
              </w:numPr>
              <w:autoSpaceDE w:val="0"/>
              <w:autoSpaceDN w:val="0"/>
              <w:adjustRightInd w:val="0"/>
              <w:spacing w:line="300" w:lineRule="exact"/>
              <w:ind w:left="233" w:rightChars="28" w:right="67" w:hanging="6"/>
              <w:jc w:val="both"/>
              <w:rPr>
                <w:rFonts w:ascii="Times New Roman" w:eastAsia="標楷體" w:hAnsi="Times New Roman" w:cs="Times New Roman"/>
                <w:b/>
                <w:kern w:val="0"/>
                <w:sz w:val="21"/>
                <w:szCs w:val="21"/>
              </w:rPr>
            </w:pPr>
            <w:r w:rsidRPr="008958B5">
              <w:rPr>
                <w:rFonts w:ascii="Times New Roman" w:eastAsia="標楷體" w:hAnsi="Times New Roman" w:cs="Times New Roman" w:hint="eastAsia"/>
                <w:b/>
                <w:kern w:val="0"/>
                <w:sz w:val="21"/>
                <w:szCs w:val="21"/>
              </w:rPr>
              <w:t>除上述</w:t>
            </w:r>
            <w:r w:rsidRPr="008958B5">
              <w:rPr>
                <w:rFonts w:ascii="Times New Roman" w:eastAsia="標楷體" w:hAnsi="Times New Roman" w:cs="Times New Roman"/>
                <w:b/>
                <w:kern w:val="0"/>
                <w:sz w:val="21"/>
                <w:szCs w:val="21"/>
              </w:rPr>
              <w:t>1</w:t>
            </w:r>
            <w:r w:rsidRPr="008958B5">
              <w:rPr>
                <w:rFonts w:ascii="Times New Roman" w:eastAsia="標楷體" w:hAnsi="Times New Roman" w:cs="Times New Roman" w:hint="eastAsia"/>
                <w:b/>
                <w:kern w:val="0"/>
                <w:sz w:val="21"/>
                <w:szCs w:val="21"/>
              </w:rPr>
              <w:t>、</w:t>
            </w:r>
            <w:r w:rsidRPr="008958B5">
              <w:rPr>
                <w:rFonts w:ascii="Times New Roman" w:eastAsia="標楷體" w:hAnsi="Times New Roman" w:cs="Times New Roman"/>
                <w:b/>
                <w:kern w:val="0"/>
                <w:sz w:val="21"/>
                <w:szCs w:val="21"/>
              </w:rPr>
              <w:t>2</w:t>
            </w:r>
            <w:r w:rsidRPr="008958B5">
              <w:rPr>
                <w:rFonts w:ascii="Times New Roman" w:eastAsia="標楷體" w:hAnsi="Times New Roman" w:cs="Times New Roman" w:hint="eastAsia"/>
                <w:b/>
                <w:kern w:val="0"/>
                <w:sz w:val="21"/>
                <w:szCs w:val="21"/>
              </w:rPr>
              <w:t>、</w:t>
            </w:r>
            <w:r w:rsidRPr="008958B5">
              <w:rPr>
                <w:rFonts w:ascii="Times New Roman" w:eastAsia="標楷體" w:hAnsi="Times New Roman" w:cs="Times New Roman"/>
                <w:b/>
                <w:kern w:val="0"/>
                <w:sz w:val="21"/>
                <w:szCs w:val="21"/>
              </w:rPr>
              <w:t>3</w:t>
            </w:r>
            <w:r w:rsidRPr="008958B5">
              <w:rPr>
                <w:rFonts w:ascii="Times New Roman" w:eastAsia="標楷體" w:hAnsi="Times New Roman" w:cs="Times New Roman" w:hint="eastAsia"/>
                <w:b/>
                <w:kern w:val="0"/>
                <w:sz w:val="21"/>
                <w:szCs w:val="21"/>
              </w:rPr>
              <w:t>、</w:t>
            </w:r>
            <w:r w:rsidRPr="008958B5">
              <w:rPr>
                <w:rFonts w:ascii="Times New Roman" w:eastAsia="標楷體" w:hAnsi="Times New Roman" w:cs="Times New Roman"/>
                <w:b/>
                <w:kern w:val="0"/>
                <w:sz w:val="21"/>
                <w:szCs w:val="21"/>
              </w:rPr>
              <w:t>4</w:t>
            </w:r>
            <w:r w:rsidRPr="008958B5">
              <w:rPr>
                <w:rFonts w:ascii="Times New Roman" w:eastAsia="標楷體" w:hAnsi="Times New Roman" w:cs="Times New Roman" w:hint="eastAsia"/>
                <w:b/>
                <w:kern w:val="0"/>
                <w:sz w:val="21"/>
                <w:szCs w:val="21"/>
              </w:rPr>
              <w:t>外，在本商品存續期間如有發生連結標的配息者，交易人可依前述「</w:t>
            </w:r>
            <w:r w:rsidRPr="008958B5">
              <w:rPr>
                <w:rFonts w:ascii="Times New Roman" w:eastAsia="標楷體" w:hAnsi="Times New Roman" w:cs="Times New Roman" w:hint="eastAsia"/>
                <w:b/>
                <w:bCs/>
                <w:kern w:val="0"/>
                <w:sz w:val="21"/>
                <w:szCs w:val="21"/>
              </w:rPr>
              <w:t>配息條款」</w:t>
            </w:r>
            <w:r w:rsidRPr="008958B5">
              <w:rPr>
                <w:rFonts w:ascii="Times New Roman" w:eastAsia="標楷體" w:hAnsi="Times New Roman" w:cs="Times New Roman" w:hint="eastAsia"/>
                <w:b/>
                <w:kern w:val="0"/>
                <w:sz w:val="21"/>
                <w:szCs w:val="21"/>
              </w:rPr>
              <w:t>及「</w:t>
            </w:r>
            <w:r w:rsidRPr="008958B5">
              <w:rPr>
                <w:rFonts w:ascii="Times New Roman" w:eastAsia="標楷體" w:hAnsi="Times New Roman" w:cs="Times New Roman" w:hint="eastAsia"/>
                <w:b/>
                <w:bCs/>
                <w:kern w:val="0"/>
                <w:sz w:val="21"/>
                <w:szCs w:val="21"/>
              </w:rPr>
              <w:t>本商品可配息連結標的張數</w:t>
            </w:r>
            <w:r w:rsidRPr="008958B5">
              <w:rPr>
                <w:rFonts w:ascii="Times New Roman" w:eastAsia="標楷體" w:hAnsi="Times New Roman" w:cs="Times New Roman" w:hint="eastAsia"/>
                <w:b/>
                <w:kern w:val="0"/>
                <w:sz w:val="21"/>
                <w:szCs w:val="21"/>
              </w:rPr>
              <w:t>」</w:t>
            </w:r>
            <w:r w:rsidRPr="008958B5">
              <w:rPr>
                <w:rFonts w:ascii="Times New Roman" w:eastAsia="標楷體" w:hAnsi="Times New Roman" w:cs="Times New Roman" w:hint="eastAsia"/>
                <w:b/>
                <w:bCs/>
                <w:kern w:val="0"/>
                <w:sz w:val="21"/>
                <w:szCs w:val="21"/>
              </w:rPr>
              <w:t>之約定，於「</w:t>
            </w:r>
            <w:r w:rsidRPr="008958B5">
              <w:rPr>
                <w:rFonts w:ascii="Times New Roman" w:eastAsia="標楷體" w:hAnsi="Times New Roman" w:cs="Times New Roman" w:hint="eastAsia"/>
                <w:b/>
                <w:kern w:val="0"/>
                <w:sz w:val="21"/>
                <w:szCs w:val="21"/>
              </w:rPr>
              <w:t>本商品之配息交割日」領取配息金額如下：</w:t>
            </w:r>
          </w:p>
          <w:p w14:paraId="1EE13B9C" w14:textId="77777777" w:rsidR="00E8424E" w:rsidRPr="008958B5" w:rsidRDefault="00E8424E" w:rsidP="00E8424E">
            <w:pPr>
              <w:autoSpaceDE w:val="0"/>
              <w:autoSpaceDN w:val="0"/>
              <w:adjustRightInd w:val="0"/>
              <w:ind w:left="249"/>
              <w:rPr>
                <w:rFonts w:ascii="Times New Roman" w:eastAsia="標楷體" w:hAnsi="Times New Roman" w:cs="Times New Roman"/>
                <w:b/>
                <w:color w:val="000000" w:themeColor="text1"/>
                <w:kern w:val="0"/>
                <w:sz w:val="21"/>
                <w:szCs w:val="21"/>
              </w:rPr>
            </w:pPr>
            <m:oMathPara>
              <m:oMathParaPr>
                <m:jc m:val="left"/>
              </m:oMathParaPr>
              <m:oMath>
                <m:r>
                  <m:rPr>
                    <m:sty m:val="b"/>
                  </m:rPr>
                  <w:rPr>
                    <w:rFonts w:ascii="Cambria Math" w:eastAsia="標楷體" w:hAnsi="Cambria Math" w:cs="Times New Roman" w:hint="eastAsia"/>
                    <w:kern w:val="0"/>
                    <w:sz w:val="21"/>
                    <w:szCs w:val="21"/>
                  </w:rPr>
                  <m:t>本商品可配息連結標的張數</m:t>
                </m:r>
                <m:r>
                  <m:rPr>
                    <m:sty m:val="b"/>
                  </m:rPr>
                  <w:rPr>
                    <w:rFonts w:ascii="Cambria Math" w:eastAsia="標楷體" w:hAnsi="Cambria Math" w:cs="Times New Roman"/>
                    <w:kern w:val="0"/>
                    <w:sz w:val="21"/>
                    <w:szCs w:val="21"/>
                  </w:rPr>
                  <m:t>×</m:t>
                </m:r>
                <m:r>
                  <m:rPr>
                    <m:sty m:val="b"/>
                  </m:rPr>
                  <w:rPr>
                    <w:rFonts w:ascii="Cambria Math" w:eastAsia="標楷體" w:hAnsi="Cambria Math" w:cs="Times New Roman" w:hint="eastAsia"/>
                    <w:kern w:val="0"/>
                    <w:sz w:val="21"/>
                    <w:szCs w:val="21"/>
                  </w:rPr>
                  <m:t>連結標的每張面額</m:t>
                </m:r>
                <m:r>
                  <m:rPr>
                    <m:sty m:val="b"/>
                  </m:rPr>
                  <w:rPr>
                    <w:rFonts w:ascii="Cambria Math" w:eastAsia="標楷體" w:hAnsi="Cambria Math" w:cs="Times New Roman"/>
                    <w:kern w:val="0"/>
                    <w:sz w:val="21"/>
                    <w:szCs w:val="21"/>
                  </w:rPr>
                  <m:t>×</m:t>
                </m:r>
                <m:sSub>
                  <m:sSubPr>
                    <m:ctrlPr>
                      <w:rPr>
                        <w:rFonts w:ascii="Cambria Math" w:eastAsia="標楷體" w:hAnsi="Cambria Math" w:cs="Times New Roman"/>
                        <w:b/>
                        <w:sz w:val="21"/>
                      </w:rPr>
                    </m:ctrlPr>
                  </m:sSubPr>
                  <m:e>
                    <m:r>
                      <m:rPr>
                        <m:sty m:val="bi"/>
                      </m:rPr>
                      <w:rPr>
                        <w:rFonts w:ascii="Cambria Math" w:eastAsia="標楷體" w:hAnsi="Cambria Math" w:cs="Times New Roman"/>
                        <w:kern w:val="0"/>
                        <w:sz w:val="21"/>
                        <w:szCs w:val="21"/>
                      </w:rPr>
                      <m:t>C</m:t>
                    </m:r>
                  </m:e>
                  <m:sub>
                    <m:r>
                      <m:rPr>
                        <m:sty m:val="bi"/>
                      </m:rPr>
                      <w:rPr>
                        <w:rFonts w:ascii="Cambria Math" w:eastAsia="標楷體" w:hAnsi="Cambria Math" w:cs="Times New Roman"/>
                        <w:kern w:val="0"/>
                        <w:sz w:val="21"/>
                        <w:szCs w:val="21"/>
                      </w:rPr>
                      <m:t>i</m:t>
                    </m:r>
                  </m:sub>
                </m:sSub>
                <m:r>
                  <m:rPr>
                    <m:sty m:val="b"/>
                  </m:rPr>
                  <w:rPr>
                    <w:rFonts w:ascii="Cambria Math" w:eastAsia="標楷體" w:hAnsi="Cambria Math" w:cs="Times New Roman"/>
                    <w:kern w:val="0"/>
                    <w:sz w:val="21"/>
                    <w:szCs w:val="21"/>
                  </w:rPr>
                  <m:t>×</m:t>
                </m:r>
                <m:f>
                  <m:fPr>
                    <m:ctrlPr>
                      <w:rPr>
                        <w:rFonts w:ascii="Cambria Math" w:eastAsia="標楷體" w:hAnsi="Cambria Math" w:cs="Times New Roman"/>
                        <w:b/>
                        <w:sz w:val="21"/>
                      </w:rPr>
                    </m:ctrlPr>
                  </m:fPr>
                  <m:num>
                    <m:sSub>
                      <m:sSubPr>
                        <m:ctrlPr>
                          <w:rPr>
                            <w:rFonts w:ascii="Cambria Math" w:eastAsia="標楷體" w:hAnsi="Cambria Math" w:cs="Times New Roman"/>
                            <w:b/>
                            <w:sz w:val="21"/>
                          </w:rPr>
                        </m:ctrlPr>
                      </m:sSubPr>
                      <m:e>
                        <m:r>
                          <m:rPr>
                            <m:sty m:val="b"/>
                          </m:rPr>
                          <w:rPr>
                            <w:rFonts w:ascii="Cambria Math" w:eastAsia="標楷體" w:hAnsi="Cambria Math" w:cs="Times New Roman" w:hint="eastAsia"/>
                            <w:kern w:val="0"/>
                            <w:sz w:val="21"/>
                            <w:szCs w:val="21"/>
                          </w:rPr>
                          <m:t>計息天數</m:t>
                        </m:r>
                      </m:e>
                      <m:sub>
                        <m:r>
                          <m:rPr>
                            <m:sty m:val="bi"/>
                          </m:rPr>
                          <w:rPr>
                            <w:rFonts w:ascii="Cambria Math" w:eastAsia="標楷體" w:hAnsi="Cambria Math" w:cs="Times New Roman"/>
                            <w:kern w:val="0"/>
                            <w:sz w:val="21"/>
                            <w:szCs w:val="21"/>
                          </w:rPr>
                          <m:t>i</m:t>
                        </m:r>
                      </m:sub>
                    </m:sSub>
                  </m:num>
                  <m:den>
                    <m:sSub>
                      <m:sSubPr>
                        <m:ctrlPr>
                          <w:rPr>
                            <w:rFonts w:ascii="Cambria Math" w:eastAsia="標楷體" w:hAnsi="Cambria Math" w:cs="Times New Roman"/>
                            <w:b/>
                            <w:i/>
                            <w:sz w:val="21"/>
                          </w:rPr>
                        </m:ctrlPr>
                      </m:sSubPr>
                      <m:e>
                        <m:r>
                          <m:rPr>
                            <m:sty m:val="bi"/>
                          </m:rPr>
                          <w:rPr>
                            <w:rFonts w:ascii="Cambria Math" w:eastAsia="標楷體" w:hAnsi="Cambria Math" w:cs="Times New Roman"/>
                            <w:kern w:val="0"/>
                            <w:sz w:val="21"/>
                            <w:szCs w:val="21"/>
                          </w:rPr>
                          <m:t>N</m:t>
                        </m:r>
                      </m:e>
                      <m:sub>
                        <m:r>
                          <m:rPr>
                            <m:sty m:val="bi"/>
                          </m:rPr>
                          <w:rPr>
                            <w:rFonts w:ascii="Cambria Math" w:eastAsia="標楷體" w:hAnsi="Cambria Math" w:cs="Times New Roman"/>
                            <w:kern w:val="0"/>
                            <w:sz w:val="21"/>
                            <w:szCs w:val="21"/>
                          </w:rPr>
                          <m:t>1</m:t>
                        </m:r>
                      </m:sub>
                    </m:sSub>
                  </m:den>
                </m:f>
              </m:oMath>
            </m:oMathPara>
          </w:p>
          <w:p w14:paraId="41B8816D" w14:textId="77777777" w:rsidR="00E8424E" w:rsidRPr="008958B5" w:rsidRDefault="00E8424E" w:rsidP="00E8424E">
            <w:pPr>
              <w:autoSpaceDE w:val="0"/>
              <w:autoSpaceDN w:val="0"/>
              <w:adjustRightInd w:val="0"/>
              <w:ind w:left="249"/>
              <w:rPr>
                <w:rFonts w:ascii="Times New Roman" w:eastAsia="標楷體" w:hAnsi="Times New Roman" w:cs="Times New Roman"/>
                <w:b/>
                <w:color w:val="000000" w:themeColor="text1"/>
                <w:kern w:val="0"/>
                <w:sz w:val="21"/>
                <w:szCs w:val="21"/>
              </w:rPr>
            </w:pPr>
            <m:oMathPara>
              <m:oMathParaPr>
                <m:jc m:val="left"/>
              </m:oMathParaPr>
              <m:oMath>
                <m:r>
                  <m:rPr>
                    <m:sty m:val="b"/>
                  </m:rPr>
                  <w:rPr>
                    <w:rFonts w:ascii="Cambria Math" w:eastAsia="微軟正黑體" w:hAnsi="Cambria Math" w:cs="Times New Roman"/>
                    <w:color w:val="000000" w:themeColor="text1"/>
                    <w:kern w:val="0"/>
                    <w:sz w:val="21"/>
                    <w:szCs w:val="21"/>
                  </w:rPr>
                  <m:t>-</m:t>
                </m:r>
                <m:r>
                  <m:rPr>
                    <m:sty m:val="b"/>
                  </m:rPr>
                  <w:rPr>
                    <w:rFonts w:ascii="Cambria Math" w:eastAsia="標楷體" w:hAnsi="Cambria Math" w:cs="Times New Roman" w:hint="eastAsia"/>
                    <w:kern w:val="0"/>
                    <w:sz w:val="21"/>
                    <w:szCs w:val="21"/>
                  </w:rPr>
                  <m:t>剩餘契約名目本金</m:t>
                </m:r>
                <m:r>
                  <m:rPr>
                    <m:sty m:val="b"/>
                  </m:rPr>
                  <w:rPr>
                    <w:rFonts w:ascii="Cambria Math" w:eastAsia="標楷體" w:hAnsi="Cambria Math" w:cs="Times New Roman" w:hint="eastAsia"/>
                    <w:color w:val="000000" w:themeColor="text1"/>
                    <w:kern w:val="0"/>
                    <w:sz w:val="21"/>
                    <w:szCs w:val="21"/>
                  </w:rPr>
                  <m:t>×</m:t>
                </m:r>
                <m:d>
                  <m:dPr>
                    <m:ctrlPr>
                      <w:rPr>
                        <w:rFonts w:ascii="Cambria Math" w:eastAsia="標楷體" w:hAnsi="Cambria Math" w:cs="Times New Roman"/>
                        <w:b/>
                        <w:color w:val="000000" w:themeColor="text1"/>
                        <w:sz w:val="21"/>
                      </w:rPr>
                    </m:ctrlPr>
                  </m:dPr>
                  <m:e>
                    <m:r>
                      <m:rPr>
                        <m:sty m:val="bi"/>
                      </m:rPr>
                      <w:rPr>
                        <w:rFonts w:ascii="Cambria Math" w:eastAsia="標楷體" w:hAnsi="Cambria Math" w:cs="Times New Roman"/>
                        <w:color w:val="000000" w:themeColor="text1"/>
                        <w:kern w:val="0"/>
                        <w:sz w:val="21"/>
                        <w:szCs w:val="21"/>
                      </w:rPr>
                      <m:t>P</m:t>
                    </m:r>
                    <m:r>
                      <m:rPr>
                        <m:sty m:val="b"/>
                      </m:rPr>
                      <w:rPr>
                        <w:rFonts w:ascii="Cambria Math" w:eastAsia="標楷體" w:hAnsi="Cambria Math" w:cs="Times New Roman"/>
                        <w:color w:val="000000" w:themeColor="text1"/>
                        <w:kern w:val="0"/>
                        <w:sz w:val="21"/>
                        <w:szCs w:val="21"/>
                      </w:rPr>
                      <m:t>-1</m:t>
                    </m:r>
                  </m:e>
                </m:d>
                <m:r>
                  <m:rPr>
                    <m:sty m:val="b"/>
                  </m:rPr>
                  <w:rPr>
                    <w:rFonts w:ascii="Cambria Math" w:eastAsia="標楷體" w:hAnsi="Cambria Math" w:cs="Times New Roman" w:hint="eastAsia"/>
                    <w:color w:val="000000" w:themeColor="text1"/>
                    <w:kern w:val="0"/>
                    <w:sz w:val="21"/>
                    <w:szCs w:val="21"/>
                  </w:rPr>
                  <m:t>×</m:t>
                </m:r>
                <m:nary>
                  <m:naryPr>
                    <m:chr m:val="∑"/>
                    <m:limLoc m:val="subSup"/>
                    <m:ctrlPr>
                      <w:rPr>
                        <w:rFonts w:ascii="Cambria Math" w:eastAsia="標楷體" w:hAnsi="Cambria Math" w:cs="Times New Roman"/>
                        <w:b/>
                        <w:color w:val="000000" w:themeColor="text1"/>
                        <w:sz w:val="21"/>
                      </w:rPr>
                    </m:ctrlPr>
                  </m:naryPr>
                  <m:sub>
                    <m:r>
                      <m:rPr>
                        <m:sty m:val="bi"/>
                      </m:rPr>
                      <w:rPr>
                        <w:rFonts w:ascii="Cambria Math" w:eastAsia="標楷體" w:hAnsi="Cambria Math" w:cs="Times New Roman"/>
                        <w:color w:val="000000" w:themeColor="text1"/>
                        <w:kern w:val="0"/>
                        <w:sz w:val="21"/>
                        <w:szCs w:val="21"/>
                      </w:rPr>
                      <m:t>i</m:t>
                    </m:r>
                  </m:sub>
                  <m:sup>
                    <m:r>
                      <m:rPr>
                        <m:sty m:val="bi"/>
                      </m:rPr>
                      <w:rPr>
                        <w:rFonts w:ascii="Cambria Math" w:eastAsia="標楷體" w:hAnsi="Cambria Math" w:cs="Times New Roman"/>
                        <w:color w:val="000000" w:themeColor="text1"/>
                        <w:kern w:val="0"/>
                        <w:sz w:val="21"/>
                        <w:szCs w:val="21"/>
                      </w:rPr>
                      <m:t>n</m:t>
                    </m:r>
                  </m:sup>
                  <m:e>
                    <m:sSub>
                      <m:sSubPr>
                        <m:ctrlPr>
                          <w:rPr>
                            <w:rFonts w:ascii="Cambria Math" w:eastAsia="標楷體" w:hAnsi="Cambria Math" w:cs="Times New Roman"/>
                            <w:b/>
                            <w:color w:val="000000" w:themeColor="text1"/>
                            <w:sz w:val="21"/>
                          </w:rPr>
                        </m:ctrlPr>
                      </m:sSubPr>
                      <m:e>
                        <m:r>
                          <m:rPr>
                            <m:sty m:val="bi"/>
                          </m:rPr>
                          <w:rPr>
                            <w:rFonts w:ascii="Cambria Math" w:eastAsia="標楷體" w:hAnsi="Cambria Math" w:cs="Times New Roman"/>
                            <w:color w:val="000000" w:themeColor="text1"/>
                            <w:kern w:val="0"/>
                            <w:sz w:val="21"/>
                            <w:szCs w:val="21"/>
                          </w:rPr>
                          <m:t>H</m:t>
                        </m:r>
                      </m:e>
                      <m:sub>
                        <m:r>
                          <m:rPr>
                            <m:sty m:val="bi"/>
                          </m:rPr>
                          <w:rPr>
                            <w:rFonts w:ascii="Cambria Math" w:eastAsia="標楷體" w:hAnsi="Cambria Math" w:cs="Times New Roman"/>
                            <w:color w:val="000000" w:themeColor="text1"/>
                            <w:kern w:val="0"/>
                            <w:sz w:val="21"/>
                            <w:szCs w:val="21"/>
                          </w:rPr>
                          <m:t>i</m:t>
                        </m:r>
                      </m:sub>
                    </m:sSub>
                    <m:r>
                      <m:rPr>
                        <m:sty m:val="b"/>
                      </m:rPr>
                      <w:rPr>
                        <w:rFonts w:ascii="Cambria Math" w:eastAsia="標楷體" w:hAnsi="Cambria Math" w:cs="Times New Roman" w:hint="eastAsia"/>
                        <w:color w:val="000000" w:themeColor="text1"/>
                        <w:kern w:val="0"/>
                        <w:sz w:val="21"/>
                        <w:szCs w:val="21"/>
                      </w:rPr>
                      <m:t>×</m:t>
                    </m:r>
                    <m:f>
                      <m:fPr>
                        <m:ctrlPr>
                          <w:rPr>
                            <w:rFonts w:ascii="Cambria Math" w:eastAsia="標楷體" w:hAnsi="Cambria Math" w:cs="Times New Roman"/>
                            <w:b/>
                            <w:color w:val="000000" w:themeColor="text1"/>
                            <w:sz w:val="21"/>
                          </w:rPr>
                        </m:ctrlPr>
                      </m:fPr>
                      <m:num>
                        <m:sSub>
                          <m:sSubPr>
                            <m:ctrlPr>
                              <w:rPr>
                                <w:rFonts w:ascii="Cambria Math" w:eastAsia="標楷體" w:hAnsi="Cambria Math" w:cs="Times New Roman"/>
                                <w:b/>
                                <w:color w:val="000000" w:themeColor="text1"/>
                                <w:sz w:val="21"/>
                              </w:rPr>
                            </m:ctrlPr>
                          </m:sSubPr>
                          <m:e>
                            <m:r>
                              <m:rPr>
                                <m:sty m:val="b"/>
                              </m:rPr>
                              <w:rPr>
                                <w:rFonts w:ascii="Cambria Math" w:eastAsia="標楷體" w:hAnsi="Cambria Math" w:cs="Times New Roman" w:hint="eastAsia"/>
                                <w:color w:val="000000" w:themeColor="text1"/>
                                <w:kern w:val="0"/>
                                <w:sz w:val="21"/>
                                <w:szCs w:val="21"/>
                              </w:rPr>
                              <m:t>避險資金成本計算天數</m:t>
                            </m:r>
                          </m:e>
                          <m:sub>
                            <m:r>
                              <m:rPr>
                                <m:sty m:val="bi"/>
                              </m:rPr>
                              <w:rPr>
                                <w:rFonts w:ascii="Cambria Math" w:eastAsia="標楷體" w:hAnsi="Cambria Math" w:cs="Times New Roman"/>
                                <w:color w:val="000000" w:themeColor="text1"/>
                                <w:kern w:val="0"/>
                                <w:sz w:val="21"/>
                                <w:szCs w:val="21"/>
                              </w:rPr>
                              <m:t>i</m:t>
                            </m:r>
                          </m:sub>
                        </m:sSub>
                      </m:num>
                      <m:den>
                        <m:sSub>
                          <m:sSubPr>
                            <m:ctrlPr>
                              <w:rPr>
                                <w:rFonts w:ascii="Cambria Math" w:eastAsia="標楷體" w:hAnsi="Cambria Math" w:cs="Times New Roman"/>
                                <w:b/>
                                <w:i/>
                                <w:sz w:val="21"/>
                              </w:rPr>
                            </m:ctrlPr>
                          </m:sSubPr>
                          <m:e>
                            <m:r>
                              <m:rPr>
                                <m:sty m:val="bi"/>
                              </m:rPr>
                              <w:rPr>
                                <w:rFonts w:ascii="Cambria Math" w:eastAsia="標楷體" w:hAnsi="Cambria Math" w:cs="Times New Roman"/>
                                <w:kern w:val="0"/>
                                <w:sz w:val="21"/>
                                <w:szCs w:val="21"/>
                              </w:rPr>
                              <m:t>N</m:t>
                            </m:r>
                          </m:e>
                          <m:sub>
                            <m:r>
                              <m:rPr>
                                <m:sty m:val="bi"/>
                              </m:rPr>
                              <w:rPr>
                                <w:rFonts w:ascii="Cambria Math" w:eastAsia="標楷體" w:hAnsi="Cambria Math" w:cs="Times New Roman"/>
                                <w:kern w:val="0"/>
                                <w:sz w:val="21"/>
                                <w:szCs w:val="21"/>
                              </w:rPr>
                              <m:t>2</m:t>
                            </m:r>
                          </m:sub>
                        </m:sSub>
                      </m:den>
                    </m:f>
                  </m:e>
                </m:nary>
              </m:oMath>
            </m:oMathPara>
          </w:p>
          <w:p w14:paraId="5E49FD73" w14:textId="77777777" w:rsidR="00E8424E" w:rsidRPr="008958B5" w:rsidRDefault="00E8424E" w:rsidP="00E8424E">
            <w:pPr>
              <w:widowControl/>
              <w:ind w:leftChars="106" w:left="574" w:rightChars="28" w:right="67" w:hangingChars="160" w:hanging="320"/>
              <w:rPr>
                <w:rFonts w:ascii="Times New Roman" w:eastAsia="標楷體" w:hAnsi="Times New Roman" w:cs="Times New Roman"/>
                <w:kern w:val="0"/>
                <w:sz w:val="20"/>
                <w:szCs w:val="20"/>
              </w:rPr>
            </w:pPr>
            <w:r w:rsidRPr="008958B5">
              <w:rPr>
                <w:rFonts w:ascii="Times New Roman" w:eastAsia="標楷體" w:hAnsi="Times New Roman" w:cs="Times New Roman"/>
                <w:kern w:val="0"/>
                <w:sz w:val="20"/>
                <w:szCs w:val="20"/>
              </w:rPr>
              <w:t>(</w:t>
            </w:r>
            <w:proofErr w:type="gramStart"/>
            <w:r w:rsidRPr="008958B5">
              <w:rPr>
                <w:rFonts w:ascii="Times New Roman" w:eastAsia="標楷體" w:hAnsi="Times New Roman" w:cs="Times New Roman" w:hint="eastAsia"/>
                <w:kern w:val="0"/>
                <w:sz w:val="20"/>
                <w:szCs w:val="20"/>
              </w:rPr>
              <w:t>註</w:t>
            </w:r>
            <w:proofErr w:type="gramEnd"/>
            <w:r w:rsidRPr="008958B5">
              <w:rPr>
                <w:rFonts w:ascii="Times New Roman" w:eastAsia="標楷體" w:hAnsi="Times New Roman" w:cs="Times New Roman"/>
                <w:kern w:val="0"/>
                <w:sz w:val="20"/>
                <w:szCs w:val="20"/>
              </w:rPr>
              <w:t>)</w:t>
            </w:r>
            <w:r w:rsidRPr="008958B5">
              <w:rPr>
                <w:rFonts w:ascii="Times New Roman" w:eastAsia="標楷體" w:hAnsi="Times New Roman" w:cs="Times New Roman" w:hint="eastAsia"/>
                <w:kern w:val="0"/>
                <w:sz w:val="20"/>
                <w:szCs w:val="20"/>
              </w:rPr>
              <w:t>上述計算方式之細項</w:t>
            </w:r>
            <w:r w:rsidRPr="008958B5">
              <w:rPr>
                <w:rFonts w:ascii="Times New Roman" w:eastAsia="標楷體" w:hAnsi="Times New Roman" w:cs="Times New Roman" w:hint="eastAsia"/>
                <w:b/>
                <w:kern w:val="0"/>
                <w:sz w:val="20"/>
                <w:szCs w:val="20"/>
              </w:rPr>
              <w:t>，</w:t>
            </w:r>
            <w:r w:rsidRPr="008958B5">
              <w:rPr>
                <w:rFonts w:ascii="Times New Roman" w:eastAsia="標楷體" w:hAnsi="Times New Roman" w:cs="Times New Roman" w:hint="eastAsia"/>
                <w:kern w:val="0"/>
                <w:sz w:val="20"/>
                <w:szCs w:val="20"/>
              </w:rPr>
              <w:t>包含</w:t>
            </w:r>
            <m:oMath>
              <m:sSub>
                <m:sSubPr>
                  <m:ctrlPr>
                    <w:rPr>
                      <w:rFonts w:ascii="Cambria Math" w:eastAsia="標楷體" w:hAnsi="Cambria Math" w:cs="Times New Roman"/>
                      <w:color w:val="000000" w:themeColor="text1"/>
                      <w:sz w:val="20"/>
                    </w:rPr>
                  </m:ctrlPr>
                </m:sSubPr>
                <m:e>
                  <m:r>
                    <w:rPr>
                      <w:rFonts w:ascii="Cambria Math" w:eastAsia="標楷體" w:hAnsi="Cambria Math" w:cs="Times New Roman"/>
                      <w:color w:val="000000" w:themeColor="text1"/>
                      <w:kern w:val="0"/>
                      <w:sz w:val="20"/>
                      <w:szCs w:val="20"/>
                    </w:rPr>
                    <m:t>C</m:t>
                  </m:r>
                </m:e>
                <m:sub>
                  <m:r>
                    <w:rPr>
                      <w:rFonts w:ascii="Cambria Math" w:eastAsia="標楷體" w:hAnsi="Cambria Math" w:cs="Times New Roman"/>
                      <w:color w:val="000000" w:themeColor="text1"/>
                      <w:kern w:val="0"/>
                      <w:sz w:val="20"/>
                      <w:szCs w:val="20"/>
                    </w:rPr>
                    <m:t>i</m:t>
                  </m:r>
                </m:sub>
              </m:sSub>
              <m:r>
                <m:rPr>
                  <m:sty m:val="p"/>
                </m:rPr>
                <w:rPr>
                  <w:rFonts w:ascii="Cambria Math" w:eastAsia="標楷體" w:hAnsi="Cambria Math" w:cs="Times New Roman" w:hint="eastAsia"/>
                  <w:kern w:val="0"/>
                  <w:sz w:val="20"/>
                  <w:szCs w:val="20"/>
                </w:rPr>
                <m:t>、</m:t>
              </m:r>
              <m:r>
                <w:rPr>
                  <w:rFonts w:ascii="Cambria Math" w:eastAsia="標楷體" w:hAnsi="Cambria Math" w:cs="Times New Roman"/>
                  <w:color w:val="000000" w:themeColor="text1"/>
                  <w:kern w:val="0"/>
                  <w:sz w:val="20"/>
                  <w:szCs w:val="20"/>
                </w:rPr>
                <m:t>P</m:t>
              </m:r>
              <m:sSub>
                <m:sSubPr>
                  <m:ctrlPr>
                    <w:rPr>
                      <w:rFonts w:ascii="Cambria Math" w:eastAsia="標楷體" w:hAnsi="Cambria Math" w:cs="Times New Roman"/>
                      <w:i/>
                      <w:color w:val="000000" w:themeColor="text1"/>
                      <w:sz w:val="20"/>
                    </w:rPr>
                  </m:ctrlPr>
                </m:sSubPr>
                <m:e>
                  <m:r>
                    <m:rPr>
                      <m:sty m:val="p"/>
                    </m:rPr>
                    <w:rPr>
                      <w:rFonts w:ascii="Cambria Math" w:eastAsia="標楷體" w:hAnsi="Cambria Math" w:cs="Times New Roman" w:hint="eastAsia"/>
                      <w:kern w:val="0"/>
                      <w:sz w:val="20"/>
                      <w:szCs w:val="20"/>
                    </w:rPr>
                    <m:t>、</m:t>
                  </m:r>
                  <m:r>
                    <w:rPr>
                      <w:rFonts w:ascii="Cambria Math" w:eastAsia="標楷體" w:hAnsi="Cambria Math" w:cs="Times New Roman"/>
                      <w:color w:val="000000" w:themeColor="text1"/>
                      <w:kern w:val="0"/>
                      <w:sz w:val="20"/>
                      <w:szCs w:val="20"/>
                    </w:rPr>
                    <m:t>H</m:t>
                  </m:r>
                </m:e>
                <m:sub>
                  <m:r>
                    <w:rPr>
                      <w:rFonts w:ascii="Cambria Math" w:eastAsia="標楷體" w:hAnsi="Cambria Math" w:cs="Times New Roman"/>
                      <w:color w:val="000000" w:themeColor="text1"/>
                      <w:kern w:val="0"/>
                      <w:sz w:val="20"/>
                      <w:szCs w:val="20"/>
                    </w:rPr>
                    <m:t>i</m:t>
                  </m:r>
                </m:sub>
              </m:sSub>
              <m:r>
                <m:rPr>
                  <m:sty m:val="p"/>
                </m:rPr>
                <w:rPr>
                  <w:rFonts w:ascii="Cambria Math" w:eastAsia="標楷體" w:hAnsi="Cambria Math" w:cs="Times New Roman" w:hint="eastAsia"/>
                  <w:kern w:val="0"/>
                  <w:sz w:val="20"/>
                  <w:szCs w:val="20"/>
                </w:rPr>
                <m:t>、</m:t>
              </m:r>
              <m:sSub>
                <m:sSubPr>
                  <m:ctrlPr>
                    <w:rPr>
                      <w:rFonts w:ascii="Cambria Math" w:eastAsia="標楷體" w:hAnsi="Cambria Math" w:cs="Times New Roman"/>
                      <w:i/>
                      <w:sz w:val="20"/>
                    </w:rPr>
                  </m:ctrlPr>
                </m:sSubPr>
                <m:e>
                  <m:r>
                    <w:rPr>
                      <w:rFonts w:ascii="Cambria Math" w:eastAsia="標楷體" w:hAnsi="Cambria Math" w:cs="Times New Roman"/>
                      <w:kern w:val="0"/>
                      <w:sz w:val="20"/>
                      <w:szCs w:val="20"/>
                    </w:rPr>
                    <m:t>N</m:t>
                  </m:r>
                </m:e>
                <m:sub>
                  <m:r>
                    <w:rPr>
                      <w:rFonts w:ascii="Cambria Math" w:eastAsia="標楷體" w:hAnsi="Cambria Math" w:cs="Times New Roman"/>
                      <w:kern w:val="0"/>
                      <w:sz w:val="20"/>
                      <w:szCs w:val="20"/>
                    </w:rPr>
                    <m:t>1</m:t>
                  </m:r>
                </m:sub>
              </m:sSub>
              <m:r>
                <m:rPr>
                  <m:sty m:val="p"/>
                </m:rPr>
                <w:rPr>
                  <w:rFonts w:ascii="Cambria Math" w:eastAsia="標楷體" w:hAnsi="Cambria Math" w:cs="Times New Roman" w:hint="eastAsia"/>
                  <w:kern w:val="0"/>
                  <w:sz w:val="20"/>
                  <w:szCs w:val="20"/>
                </w:rPr>
                <m:t>、</m:t>
              </m:r>
              <m:sSub>
                <m:sSubPr>
                  <m:ctrlPr>
                    <w:rPr>
                      <w:rFonts w:ascii="Cambria Math" w:eastAsia="標楷體" w:hAnsi="Cambria Math" w:cs="Times New Roman"/>
                      <w:i/>
                      <w:sz w:val="20"/>
                    </w:rPr>
                  </m:ctrlPr>
                </m:sSubPr>
                <m:e>
                  <m:r>
                    <w:rPr>
                      <w:rFonts w:ascii="Cambria Math" w:eastAsia="標楷體" w:hAnsi="Cambria Math" w:cs="Times New Roman"/>
                      <w:kern w:val="0"/>
                      <w:sz w:val="20"/>
                      <w:szCs w:val="20"/>
                    </w:rPr>
                    <m:t>N</m:t>
                  </m:r>
                </m:e>
                <m:sub>
                  <m:r>
                    <w:rPr>
                      <w:rFonts w:ascii="Cambria Math" w:eastAsia="標楷體" w:hAnsi="Cambria Math" w:cs="Times New Roman"/>
                      <w:kern w:val="0"/>
                      <w:sz w:val="20"/>
                      <w:szCs w:val="20"/>
                    </w:rPr>
                    <m:t>2</m:t>
                  </m:r>
                </m:sub>
              </m:sSub>
              <m:r>
                <m:rPr>
                  <m:sty m:val="p"/>
                </m:rPr>
                <w:rPr>
                  <w:rFonts w:ascii="Cambria Math" w:eastAsia="標楷體" w:hAnsi="Cambria Math" w:cs="Times New Roman" w:hint="eastAsia"/>
                  <w:kern w:val="0"/>
                  <w:sz w:val="20"/>
                  <w:szCs w:val="20"/>
                </w:rPr>
                <m:t>、</m:t>
              </m:r>
            </m:oMath>
            <w:r w:rsidRPr="008958B5">
              <w:rPr>
                <w:rFonts w:ascii="Times New Roman" w:eastAsia="標楷體" w:hAnsi="Times New Roman" w:cs="Times New Roman"/>
                <w:i/>
                <w:kern w:val="0"/>
                <w:sz w:val="20"/>
                <w:szCs w:val="20"/>
              </w:rPr>
              <w:t>n</w:t>
            </w:r>
            <m:oMath>
              <m:r>
                <m:rPr>
                  <m:sty m:val="p"/>
                </m:rPr>
                <w:rPr>
                  <w:rFonts w:ascii="Cambria Math" w:eastAsia="標楷體" w:hAnsi="Cambria Math" w:cs="Times New Roman" w:hint="eastAsia"/>
                  <w:kern w:val="0"/>
                  <w:sz w:val="20"/>
                  <w:szCs w:val="20"/>
                </w:rPr>
                <m:t>、</m:t>
              </m:r>
              <m:sSub>
                <m:sSubPr>
                  <m:ctrlPr>
                    <w:rPr>
                      <w:rFonts w:ascii="Cambria Math" w:eastAsia="標楷體" w:hAnsi="Cambria Math" w:cs="Times New Roman"/>
                      <w:sz w:val="20"/>
                    </w:rPr>
                  </m:ctrlPr>
                </m:sSubPr>
                <m:e>
                  <m:r>
                    <m:rPr>
                      <m:sty m:val="p"/>
                    </m:rPr>
                    <w:rPr>
                      <w:rFonts w:ascii="Cambria Math" w:eastAsia="標楷體" w:hAnsi="Cambria Math" w:cs="Times New Roman" w:hint="eastAsia"/>
                      <w:kern w:val="0"/>
                      <w:sz w:val="20"/>
                      <w:szCs w:val="20"/>
                    </w:rPr>
                    <m:t>計息天數</m:t>
                  </m:r>
                </m:e>
                <m:sub>
                  <m:r>
                    <w:rPr>
                      <w:rFonts w:ascii="Cambria Math" w:eastAsia="標楷體" w:hAnsi="Cambria Math" w:cs="Times New Roman"/>
                      <w:kern w:val="0"/>
                      <w:sz w:val="20"/>
                      <w:szCs w:val="20"/>
                    </w:rPr>
                    <m:t>i</m:t>
                  </m:r>
                </m:sub>
              </m:sSub>
              <m:r>
                <m:rPr>
                  <m:sty m:val="p"/>
                </m:rPr>
                <w:rPr>
                  <w:rFonts w:ascii="Cambria Math" w:eastAsia="標楷體" w:hAnsi="Cambria Math" w:cs="Times New Roman" w:hint="eastAsia"/>
                  <w:kern w:val="0"/>
                  <w:sz w:val="20"/>
                  <w:szCs w:val="20"/>
                </w:rPr>
                <m:t>及</m:t>
              </m:r>
              <m:sSub>
                <m:sSubPr>
                  <m:ctrlPr>
                    <w:rPr>
                      <w:rFonts w:ascii="Cambria Math" w:eastAsia="標楷體" w:hAnsi="Cambria Math" w:cs="Times New Roman"/>
                      <w:color w:val="000000" w:themeColor="text1"/>
                      <w:sz w:val="20"/>
                    </w:rPr>
                  </m:ctrlPr>
                </m:sSubPr>
                <m:e>
                  <m:r>
                    <m:rPr>
                      <m:sty m:val="p"/>
                    </m:rPr>
                    <w:rPr>
                      <w:rFonts w:ascii="Cambria Math" w:eastAsia="標楷體" w:hAnsi="Cambria Math" w:cs="Times New Roman" w:hint="eastAsia"/>
                      <w:color w:val="000000" w:themeColor="text1"/>
                      <w:kern w:val="0"/>
                      <w:sz w:val="20"/>
                      <w:szCs w:val="20"/>
                    </w:rPr>
                    <m:t>避險資金成本計算天數</m:t>
                  </m:r>
                </m:e>
                <m:sub>
                  <m:r>
                    <w:rPr>
                      <w:rFonts w:ascii="Cambria Math" w:eastAsia="標楷體" w:hAnsi="Cambria Math" w:cs="Times New Roman"/>
                      <w:color w:val="000000" w:themeColor="text1"/>
                      <w:kern w:val="0"/>
                      <w:sz w:val="20"/>
                      <w:szCs w:val="20"/>
                    </w:rPr>
                    <m:t>i</m:t>
                  </m:r>
                </m:sub>
              </m:sSub>
            </m:oMath>
            <w:r w:rsidRPr="008958B5">
              <w:rPr>
                <w:rFonts w:ascii="Times New Roman" w:eastAsia="標楷體" w:hAnsi="Times New Roman" w:cs="Times New Roman" w:hint="eastAsia"/>
                <w:b/>
                <w:kern w:val="0"/>
                <w:sz w:val="20"/>
                <w:szCs w:val="20"/>
              </w:rPr>
              <w:t>，</w:t>
            </w:r>
            <w:proofErr w:type="gramStart"/>
            <w:r w:rsidRPr="008958B5">
              <w:rPr>
                <w:rFonts w:ascii="Times New Roman" w:eastAsia="標楷體" w:hAnsi="Times New Roman" w:cs="Times New Roman" w:hint="eastAsia"/>
                <w:kern w:val="0"/>
                <w:sz w:val="20"/>
                <w:szCs w:val="20"/>
              </w:rPr>
              <w:t>詳參</w:t>
            </w:r>
            <w:proofErr w:type="gramEnd"/>
            <w:r w:rsidRPr="008958B5">
              <w:rPr>
                <w:rFonts w:ascii="Times New Roman" w:eastAsia="標楷體" w:hAnsi="Times New Roman" w:cs="Times New Roman" w:hint="eastAsia"/>
                <w:kern w:val="0"/>
                <w:sz w:val="20"/>
                <w:szCs w:val="20"/>
              </w:rPr>
              <w:t>「配息條款」欄位。</w:t>
            </w:r>
          </w:p>
          <w:p w14:paraId="578D1039" w14:textId="77777777" w:rsidR="00E8424E" w:rsidRPr="008958B5" w:rsidRDefault="00E8424E" w:rsidP="00B22650">
            <w:pPr>
              <w:numPr>
                <w:ilvl w:val="0"/>
                <w:numId w:val="31"/>
              </w:numPr>
              <w:autoSpaceDE w:val="0"/>
              <w:autoSpaceDN w:val="0"/>
              <w:adjustRightInd w:val="0"/>
              <w:spacing w:line="300" w:lineRule="exact"/>
              <w:ind w:left="233" w:rightChars="28" w:right="67" w:hanging="6"/>
              <w:jc w:val="both"/>
              <w:rPr>
                <w:rFonts w:ascii="Times New Roman" w:eastAsia="標楷體" w:hAnsi="Times New Roman" w:cs="Times New Roman"/>
                <w:color w:val="000000"/>
                <w:kern w:val="0"/>
                <w:sz w:val="20"/>
                <w:szCs w:val="20"/>
              </w:rPr>
            </w:pPr>
            <w:r w:rsidRPr="008958B5">
              <w:rPr>
                <w:rFonts w:ascii="Times New Roman" w:eastAsia="標楷體" w:hAnsi="Times New Roman" w:cs="Times New Roman" w:hint="eastAsia"/>
                <w:b/>
                <w:color w:val="000000"/>
                <w:kern w:val="0"/>
                <w:sz w:val="21"/>
                <w:szCs w:val="21"/>
              </w:rPr>
              <w:t>上述各項投資收益本息給付之到期</w:t>
            </w:r>
            <w:r w:rsidRPr="008958B5">
              <w:rPr>
                <w:rFonts w:ascii="Times New Roman" w:eastAsia="標楷體" w:hAnsi="Times New Roman" w:cs="Times New Roman" w:hint="eastAsia"/>
                <w:b/>
                <w:kern w:val="0"/>
                <w:sz w:val="21"/>
                <w:szCs w:val="21"/>
              </w:rPr>
              <w:t>或提前到期之</w:t>
            </w:r>
            <w:r w:rsidRPr="008958B5">
              <w:rPr>
                <w:rFonts w:ascii="Times New Roman" w:eastAsia="標楷體" w:hAnsi="Times New Roman" w:cs="Times New Roman" w:hint="eastAsia"/>
                <w:b/>
                <w:color w:val="000000"/>
                <w:kern w:val="0"/>
                <w:sz w:val="21"/>
                <w:szCs w:val="21"/>
              </w:rPr>
              <w:t>結算</w:t>
            </w:r>
            <w:proofErr w:type="gramStart"/>
            <w:r w:rsidRPr="008958B5">
              <w:rPr>
                <w:rFonts w:ascii="Times New Roman" w:eastAsia="標楷體" w:hAnsi="Times New Roman" w:cs="Times New Roman" w:hint="eastAsia"/>
                <w:b/>
                <w:color w:val="000000"/>
                <w:kern w:val="0"/>
                <w:sz w:val="21"/>
                <w:szCs w:val="21"/>
              </w:rPr>
              <w:t>幣別皆為</w:t>
            </w:r>
            <w:proofErr w:type="gramEnd"/>
            <w:r w:rsidRPr="008958B5">
              <w:rPr>
                <w:rFonts w:ascii="Times New Roman" w:eastAsia="標楷體" w:hAnsi="Times New Roman" w:cs="Times New Roman" w:hint="eastAsia"/>
                <w:b/>
                <w:color w:val="000000"/>
                <w:kern w:val="0"/>
                <w:sz w:val="21"/>
                <w:szCs w:val="21"/>
              </w:rPr>
              <w:t>新臺幣</w:t>
            </w:r>
            <w:r w:rsidRPr="008958B5">
              <w:rPr>
                <w:rFonts w:ascii="標楷體" w:eastAsia="標楷體" w:hAnsi="標楷體" w:cs="Times New Roman" w:hint="eastAsia"/>
                <w:b/>
                <w:color w:val="000000"/>
                <w:kern w:val="0"/>
                <w:sz w:val="21"/>
                <w:szCs w:val="21"/>
              </w:rPr>
              <w:t>。</w:t>
            </w:r>
          </w:p>
          <w:p w14:paraId="59B446AD" w14:textId="77777777" w:rsidR="00E8424E" w:rsidRPr="008958B5" w:rsidRDefault="00E8424E" w:rsidP="00B22650">
            <w:pPr>
              <w:numPr>
                <w:ilvl w:val="0"/>
                <w:numId w:val="31"/>
              </w:numPr>
              <w:autoSpaceDE w:val="0"/>
              <w:autoSpaceDN w:val="0"/>
              <w:adjustRightInd w:val="0"/>
              <w:spacing w:line="300" w:lineRule="exact"/>
              <w:ind w:left="233" w:rightChars="28" w:right="67" w:hanging="6"/>
              <w:jc w:val="both"/>
              <w:rPr>
                <w:rFonts w:ascii="Times New Roman" w:eastAsia="標楷體" w:hAnsi="Times New Roman" w:cs="Times New Roman"/>
                <w:color w:val="000000"/>
                <w:kern w:val="0"/>
                <w:sz w:val="20"/>
                <w:szCs w:val="20"/>
              </w:rPr>
            </w:pPr>
            <w:r w:rsidRPr="008958B5">
              <w:rPr>
                <w:rFonts w:ascii="Times New Roman" w:eastAsia="標楷體" w:hAnsi="Times New Roman" w:cs="Times New Roman" w:hint="eastAsia"/>
                <w:b/>
                <w:kern w:val="0"/>
                <w:sz w:val="21"/>
                <w:szCs w:val="21"/>
              </w:rPr>
              <w:t>上述各項交割金額，</w:t>
            </w:r>
            <w:proofErr w:type="gramStart"/>
            <w:r w:rsidRPr="008958B5">
              <w:rPr>
                <w:rFonts w:ascii="Times New Roman" w:eastAsia="標楷體" w:hAnsi="Times New Roman" w:cs="Times New Roman" w:hint="eastAsia"/>
                <w:b/>
                <w:kern w:val="0"/>
                <w:sz w:val="21"/>
                <w:szCs w:val="21"/>
              </w:rPr>
              <w:t>均須四捨五入</w:t>
            </w:r>
            <w:proofErr w:type="gramEnd"/>
            <w:r w:rsidRPr="008958B5">
              <w:rPr>
                <w:rFonts w:ascii="Times New Roman" w:eastAsia="標楷體" w:hAnsi="Times New Roman" w:cs="Times New Roman" w:hint="eastAsia"/>
                <w:b/>
                <w:kern w:val="0"/>
                <w:sz w:val="21"/>
                <w:szCs w:val="21"/>
              </w:rPr>
              <w:t>計算至個位數</w:t>
            </w:r>
            <w:r w:rsidRPr="008958B5">
              <w:rPr>
                <w:rFonts w:ascii="Times New Roman" w:eastAsia="標楷體" w:hAnsi="Times New Roman" w:cs="Times New Roman"/>
                <w:b/>
                <w:kern w:val="0"/>
                <w:sz w:val="21"/>
                <w:szCs w:val="21"/>
              </w:rPr>
              <w:t>(</w:t>
            </w:r>
            <w:r w:rsidRPr="008958B5">
              <w:rPr>
                <w:rFonts w:ascii="Times New Roman" w:eastAsia="標楷體" w:hAnsi="Times New Roman" w:cs="Times New Roman" w:hint="eastAsia"/>
                <w:b/>
                <w:kern w:val="0"/>
                <w:sz w:val="21"/>
                <w:szCs w:val="21"/>
              </w:rPr>
              <w:t>新臺幣元</w:t>
            </w:r>
            <w:r w:rsidRPr="008958B5">
              <w:rPr>
                <w:rFonts w:ascii="Times New Roman" w:eastAsia="標楷體" w:hAnsi="Times New Roman" w:cs="Times New Roman"/>
                <w:b/>
                <w:kern w:val="0"/>
                <w:sz w:val="21"/>
                <w:szCs w:val="21"/>
              </w:rPr>
              <w:t>)</w:t>
            </w:r>
            <w:r w:rsidRPr="008958B5">
              <w:rPr>
                <w:rFonts w:ascii="Times New Roman" w:eastAsia="標楷體" w:hAnsi="Times New Roman" w:cs="Times New Roman" w:hint="eastAsia"/>
                <w:b/>
                <w:kern w:val="0"/>
                <w:sz w:val="21"/>
                <w:szCs w:val="21"/>
              </w:rPr>
              <w:t>。若交割方式為現金結算，交易人實際收取之金額需再扣除結構型商品稅賦注意事項所述之稅額；若交割方式為實物交割，交易人實際應付之金額需再加計結構型商品稅賦注意事項所述之稅額。</w:t>
            </w:r>
          </w:p>
        </w:tc>
      </w:tr>
      <w:tr w:rsidR="00E8424E" w:rsidRPr="0046565C" w14:paraId="4C24AB07" w14:textId="77777777" w:rsidTr="001D5854">
        <w:trPr>
          <w:trHeight w:val="406"/>
        </w:trPr>
        <w:tc>
          <w:tcPr>
            <w:tcW w:w="979" w:type="pct"/>
            <w:shd w:val="clear" w:color="auto" w:fill="FFFFFF" w:themeFill="background1"/>
            <w:vAlign w:val="center"/>
          </w:tcPr>
          <w:p w14:paraId="7E214455"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snapToGrid w:val="0"/>
                <w:sz w:val="22"/>
              </w:rPr>
            </w:pPr>
            <w:r w:rsidRPr="008958B5">
              <w:rPr>
                <w:rFonts w:ascii="Times New Roman" w:eastAsia="標楷體" w:hAnsi="Times New Roman" w:cs="Times New Roman" w:hint="eastAsia"/>
                <w:b/>
                <w:snapToGrid w:val="0"/>
                <w:sz w:val="22"/>
              </w:rPr>
              <w:lastRenderedPageBreak/>
              <w:t>情境分析</w:t>
            </w:r>
          </w:p>
          <w:p w14:paraId="5D47737A" w14:textId="77777777" w:rsidR="00E8424E" w:rsidRPr="008958B5" w:rsidRDefault="00E8424E" w:rsidP="00E8424E">
            <w:pPr>
              <w:widowControl/>
              <w:spacing w:line="300" w:lineRule="exact"/>
              <w:ind w:leftChars="17" w:left="41" w:rightChars="28" w:right="67"/>
              <w:jc w:val="distribute"/>
              <w:rPr>
                <w:rFonts w:ascii="Times New Roman" w:eastAsia="標楷體" w:hAnsi="Times New Roman" w:cs="Times New Roman"/>
                <w:b/>
                <w:snapToGrid w:val="0"/>
                <w:sz w:val="22"/>
              </w:rPr>
            </w:pPr>
            <w:r w:rsidRPr="008958B5">
              <w:rPr>
                <w:rFonts w:ascii="標楷體" w:eastAsia="標楷體" w:hAnsi="標楷體" w:cs="Times New Roman" w:hint="eastAsia"/>
                <w:b/>
                <w:snapToGrid w:val="0"/>
                <w:sz w:val="22"/>
              </w:rPr>
              <w:t>【</w:t>
            </w:r>
            <w:r w:rsidRPr="008958B5">
              <w:rPr>
                <w:rFonts w:ascii="Times New Roman" w:eastAsia="標楷體" w:hAnsi="Times New Roman" w:cs="Times New Roman" w:hint="eastAsia"/>
                <w:b/>
                <w:snapToGrid w:val="0"/>
                <w:sz w:val="22"/>
              </w:rPr>
              <w:t>連結標的無止付遞延時適用</w:t>
            </w:r>
            <w:r w:rsidRPr="008958B5">
              <w:rPr>
                <w:rFonts w:ascii="標楷體" w:eastAsia="標楷體" w:hAnsi="標楷體" w:cs="Times New Roman" w:hint="eastAsia"/>
                <w:b/>
                <w:snapToGrid w:val="0"/>
                <w:sz w:val="22"/>
              </w:rPr>
              <w:t>】</w:t>
            </w:r>
          </w:p>
        </w:tc>
        <w:tc>
          <w:tcPr>
            <w:tcW w:w="4021" w:type="pct"/>
            <w:shd w:val="clear" w:color="auto" w:fill="FFFFFF" w:themeFill="background1"/>
            <w:vAlign w:val="center"/>
          </w:tcPr>
          <w:p w14:paraId="1926003D" w14:textId="77777777" w:rsidR="00E8424E" w:rsidRPr="008958B5" w:rsidRDefault="00E8424E" w:rsidP="00E8424E">
            <w:pPr>
              <w:autoSpaceDE w:val="0"/>
              <w:autoSpaceDN w:val="0"/>
              <w:adjustRightInd w:val="0"/>
              <w:spacing w:line="280" w:lineRule="atLeast"/>
              <w:rPr>
                <w:rFonts w:ascii="Times New Roman" w:eastAsia="標楷體" w:hAnsi="Times New Roman" w:cs="Times New Roman"/>
                <w:color w:val="000000"/>
                <w:kern w:val="0"/>
                <w:sz w:val="21"/>
                <w:szCs w:val="21"/>
                <w:bdr w:val="single" w:sz="4" w:space="0" w:color="auto"/>
              </w:rPr>
            </w:pPr>
            <w:r w:rsidRPr="008958B5">
              <w:rPr>
                <w:rFonts w:ascii="Times New Roman" w:eastAsia="標楷體" w:hAnsi="Times New Roman" w:cs="Times New Roman" w:hint="eastAsia"/>
                <w:color w:val="000000"/>
                <w:kern w:val="0"/>
                <w:sz w:val="28"/>
                <w:szCs w:val="28"/>
                <w:bdr w:val="single" w:sz="4" w:space="0" w:color="auto"/>
              </w:rPr>
              <w:t>本情境分析結果不保證未來績效</w:t>
            </w:r>
            <w:r w:rsidRPr="008958B5">
              <w:rPr>
                <w:rFonts w:ascii="Times New Roman" w:eastAsia="標楷體" w:hAnsi="Times New Roman" w:cs="Times New Roman" w:hint="eastAsia"/>
                <w:color w:val="000000"/>
                <w:kern w:val="0"/>
                <w:sz w:val="21"/>
                <w:szCs w:val="21"/>
                <w:bdr w:val="single" w:sz="4" w:space="0" w:color="auto"/>
              </w:rPr>
              <w:t>。</w:t>
            </w:r>
          </w:p>
          <w:p w14:paraId="61E3F3BB" w14:textId="77777777" w:rsidR="00E8424E" w:rsidRPr="008958B5" w:rsidRDefault="00E8424E" w:rsidP="00E8424E">
            <w:pPr>
              <w:autoSpaceDE w:val="0"/>
              <w:autoSpaceDN w:val="0"/>
              <w:adjustRightInd w:val="0"/>
              <w:spacing w:line="300" w:lineRule="exact"/>
              <w:ind w:leftChars="17" w:left="41" w:rightChars="28" w:right="67"/>
              <w:rPr>
                <w:rFonts w:ascii="Times New Roman" w:eastAsia="標楷體" w:hAnsi="Times New Roman" w:cs="Times New Roman"/>
                <w:b/>
                <w:color w:val="000000"/>
                <w:kern w:val="0"/>
                <w:sz w:val="21"/>
                <w:szCs w:val="21"/>
              </w:rPr>
            </w:pPr>
            <w:r w:rsidRPr="008958B5">
              <w:rPr>
                <w:rFonts w:ascii="新細明體" w:eastAsia="新細明體" w:hAnsi="新細明體" w:cs="新細明體" w:hint="eastAsia"/>
                <w:b/>
                <w:color w:val="000000"/>
                <w:kern w:val="0"/>
                <w:sz w:val="21"/>
                <w:szCs w:val="21"/>
              </w:rPr>
              <w:t>※</w:t>
            </w:r>
            <w:r w:rsidRPr="008958B5">
              <w:rPr>
                <w:rFonts w:ascii="Times New Roman" w:eastAsia="標楷體" w:hAnsi="Times New Roman" w:cs="Times New Roman" w:hint="eastAsia"/>
                <w:b/>
                <w:color w:val="000000"/>
                <w:kern w:val="0"/>
                <w:sz w:val="21"/>
                <w:szCs w:val="21"/>
              </w:rPr>
              <w:t>請注意以下情境分析係假設所提及之</w:t>
            </w:r>
            <w:proofErr w:type="gramStart"/>
            <w:r w:rsidRPr="008958B5">
              <w:rPr>
                <w:rFonts w:ascii="Times New Roman" w:eastAsia="標楷體" w:hAnsi="Times New Roman" w:cs="Times New Roman" w:hint="eastAsia"/>
                <w:b/>
                <w:color w:val="000000"/>
                <w:kern w:val="0"/>
                <w:sz w:val="21"/>
                <w:szCs w:val="21"/>
              </w:rPr>
              <w:t>日期均為交易</w:t>
            </w:r>
            <w:proofErr w:type="gramEnd"/>
            <w:r w:rsidRPr="008958B5">
              <w:rPr>
                <w:rFonts w:ascii="Times New Roman" w:eastAsia="標楷體" w:hAnsi="Times New Roman" w:cs="Times New Roman" w:hint="eastAsia"/>
                <w:b/>
                <w:color w:val="000000"/>
                <w:kern w:val="0"/>
                <w:sz w:val="21"/>
                <w:szCs w:val="21"/>
              </w:rPr>
              <w:t>營業日及交割營業日。</w:t>
            </w:r>
          </w:p>
          <w:p w14:paraId="010A4965" w14:textId="77777777" w:rsidR="00E8424E" w:rsidRPr="008958B5" w:rsidRDefault="00E8424E" w:rsidP="00E8424E">
            <w:pPr>
              <w:autoSpaceDE w:val="0"/>
              <w:autoSpaceDN w:val="0"/>
              <w:adjustRightInd w:val="0"/>
              <w:spacing w:line="300" w:lineRule="exact"/>
              <w:ind w:leftChars="17" w:left="251" w:rightChars="28" w:right="67" w:hangingChars="100" w:hanging="210"/>
              <w:rPr>
                <w:rFonts w:ascii="Times New Roman" w:eastAsia="標楷體" w:hAnsi="Times New Roman" w:cs="Times New Roman"/>
                <w:b/>
                <w:kern w:val="0"/>
                <w:sz w:val="21"/>
                <w:szCs w:val="21"/>
              </w:rPr>
            </w:pPr>
            <w:r w:rsidRPr="008958B5">
              <w:rPr>
                <w:rFonts w:ascii="新細明體" w:eastAsia="新細明體" w:hAnsi="新細明體" w:cs="新細明體" w:hint="eastAsia"/>
                <w:b/>
                <w:color w:val="000000"/>
                <w:kern w:val="0"/>
                <w:sz w:val="21"/>
                <w:szCs w:val="21"/>
              </w:rPr>
              <w:t>※</w:t>
            </w:r>
            <w:r w:rsidRPr="008958B5">
              <w:rPr>
                <w:rFonts w:ascii="Times New Roman" w:eastAsia="標楷體" w:hAnsi="Times New Roman" w:cs="Times New Roman" w:hint="eastAsia"/>
                <w:b/>
                <w:color w:val="000000"/>
                <w:kern w:val="0"/>
                <w:sz w:val="21"/>
                <w:szCs w:val="21"/>
              </w:rPr>
              <w:t>請注意</w:t>
            </w:r>
            <w:r w:rsidRPr="008958B5">
              <w:rPr>
                <w:rFonts w:ascii="Times New Roman" w:eastAsia="標楷體" w:hAnsi="Times New Roman" w:cs="Times New Roman" w:hint="eastAsia"/>
                <w:b/>
                <w:kern w:val="0"/>
                <w:sz w:val="21"/>
                <w:szCs w:val="21"/>
              </w:rPr>
              <w:t>若交割方式為現金結算，交易人實際收取之金額需再扣除結構型商品稅賦注意事項所述之稅額；若交割方式為實物交割，交易人實際應付之金額需再加計結構型商品稅賦注意事項所述之稅額。</w:t>
            </w:r>
          </w:p>
          <w:p w14:paraId="02AE4FDB" w14:textId="77777777" w:rsidR="00E8424E" w:rsidRPr="008958B5" w:rsidRDefault="00E8424E" w:rsidP="00E8424E">
            <w:pPr>
              <w:autoSpaceDE w:val="0"/>
              <w:autoSpaceDN w:val="0"/>
              <w:adjustRightInd w:val="0"/>
              <w:spacing w:line="300" w:lineRule="exact"/>
              <w:ind w:leftChars="17" w:left="251" w:rightChars="28" w:right="67" w:hangingChars="100" w:hanging="210"/>
              <w:rPr>
                <w:rFonts w:ascii="Times New Roman" w:eastAsia="標楷體" w:hAnsi="Times New Roman" w:cs="Times New Roman"/>
                <w:color w:val="000000"/>
                <w:kern w:val="0"/>
                <w:sz w:val="21"/>
                <w:szCs w:val="21"/>
              </w:rPr>
            </w:pPr>
          </w:p>
          <w:p w14:paraId="743A45D2" w14:textId="77777777" w:rsidR="00E8424E" w:rsidRPr="008958B5" w:rsidRDefault="00E8424E" w:rsidP="00E8424E">
            <w:pPr>
              <w:autoSpaceDE w:val="0"/>
              <w:autoSpaceDN w:val="0"/>
              <w:adjustRightInd w:val="0"/>
              <w:spacing w:line="300" w:lineRule="exact"/>
              <w:ind w:rightChars="28" w:right="67"/>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假設交易生效日為</w:t>
            </w:r>
            <w:r w:rsidRPr="008958B5">
              <w:rPr>
                <w:rFonts w:ascii="Times New Roman" w:eastAsia="標楷體" w:hAnsi="Times New Roman" w:cs="Times New Roman"/>
                <w:color w:val="000000"/>
                <w:kern w:val="0"/>
                <w:sz w:val="21"/>
                <w:szCs w:val="21"/>
              </w:rPr>
              <w:t>2024/7/24</w:t>
            </w:r>
            <w:r w:rsidRPr="008958B5">
              <w:rPr>
                <w:rFonts w:ascii="Times New Roman" w:eastAsia="標楷體" w:hAnsi="Times New Roman" w:cs="Times New Roman" w:hint="eastAsia"/>
                <w:color w:val="000000"/>
                <w:kern w:val="0"/>
                <w:sz w:val="21"/>
                <w:szCs w:val="21"/>
              </w:rPr>
              <w:t>，到期日為</w:t>
            </w:r>
            <w:r w:rsidRPr="008958B5">
              <w:rPr>
                <w:rFonts w:ascii="Times New Roman" w:eastAsia="標楷體" w:hAnsi="Times New Roman" w:cs="Times New Roman"/>
                <w:color w:val="000000"/>
                <w:kern w:val="0"/>
                <w:sz w:val="21"/>
                <w:szCs w:val="21"/>
              </w:rPr>
              <w:t>2028/4/24</w:t>
            </w:r>
            <w:r w:rsidRPr="008958B5">
              <w:rPr>
                <w:rFonts w:ascii="Times New Roman" w:eastAsia="標楷體" w:hAnsi="Times New Roman" w:cs="Times New Roman" w:hint="eastAsia"/>
                <w:color w:val="000000"/>
                <w:kern w:val="0"/>
                <w:sz w:val="21"/>
                <w:szCs w:val="21"/>
              </w:rPr>
              <w:t>，原始契約名目本金為新臺幣</w:t>
            </w:r>
            <w:r w:rsidRPr="008958B5">
              <w:rPr>
                <w:rFonts w:ascii="Times New Roman" w:hAnsi="Times New Roman" w:cs="Times New Roman"/>
                <w:color w:val="000000"/>
                <w:sz w:val="21"/>
                <w:szCs w:val="21"/>
              </w:rPr>
              <w:t>2,000,000</w:t>
            </w:r>
            <w:r w:rsidRPr="008958B5">
              <w:rPr>
                <w:rFonts w:ascii="Times New Roman" w:eastAsia="標楷體" w:hAnsi="Times New Roman" w:cs="Times New Roman" w:hint="eastAsia"/>
                <w:color w:val="000000"/>
                <w:kern w:val="0"/>
                <w:sz w:val="21"/>
                <w:szCs w:val="21"/>
              </w:rPr>
              <w:t>元，連結標的期初價格</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每張</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為</w:t>
            </w:r>
            <w:r w:rsidRPr="008958B5">
              <w:rPr>
                <w:rFonts w:ascii="Times New Roman" w:eastAsia="標楷體" w:hAnsi="Times New Roman" w:cs="Times New Roman"/>
                <w:color w:val="000000"/>
                <w:kern w:val="0"/>
                <w:sz w:val="21"/>
                <w:szCs w:val="21"/>
              </w:rPr>
              <w:t>100</w:t>
            </w:r>
            <w:r w:rsidRPr="008958B5">
              <w:rPr>
                <w:rFonts w:ascii="Times New Roman" w:eastAsia="標楷體" w:hAnsi="Times New Roman" w:cs="Times New Roman" w:hint="eastAsia"/>
                <w:color w:val="000000"/>
                <w:kern w:val="0"/>
                <w:sz w:val="21"/>
                <w:szCs w:val="21"/>
              </w:rPr>
              <w:t>元，參與率</w:t>
            </w:r>
            <w:r w:rsidRPr="008958B5">
              <w:rPr>
                <w:rFonts w:ascii="Times New Roman" w:eastAsia="標楷體" w:hAnsi="Times New Roman" w:cs="Times New Roman"/>
                <w:color w:val="000000"/>
                <w:kern w:val="0"/>
                <w:sz w:val="21"/>
                <w:szCs w:val="21"/>
              </w:rPr>
              <w:t>500%</w:t>
            </w:r>
            <w:r w:rsidRPr="008958B5">
              <w:rPr>
                <w:rFonts w:ascii="Times New Roman" w:eastAsia="標楷體" w:hAnsi="Times New Roman" w:cs="Times New Roman" w:hint="eastAsia"/>
                <w:color w:val="000000"/>
                <w:kern w:val="0"/>
                <w:sz w:val="21"/>
                <w:szCs w:val="21"/>
              </w:rPr>
              <w:t>，連結標的</w:t>
            </w:r>
            <w:proofErr w:type="gramStart"/>
            <w:r w:rsidRPr="008958B5">
              <w:rPr>
                <w:rFonts w:ascii="Times New Roman" w:eastAsia="標楷體" w:hAnsi="Times New Roman" w:cs="Times New Roman" w:hint="eastAsia"/>
                <w:color w:val="000000"/>
                <w:kern w:val="0"/>
                <w:sz w:val="21"/>
                <w:szCs w:val="21"/>
              </w:rPr>
              <w:t>前手息新</w:t>
            </w:r>
            <w:proofErr w:type="gramEnd"/>
            <w:r w:rsidRPr="008958B5">
              <w:rPr>
                <w:rFonts w:ascii="Times New Roman" w:eastAsia="標楷體" w:hAnsi="Times New Roman" w:cs="Times New Roman" w:hint="eastAsia"/>
                <w:color w:val="000000"/>
                <w:kern w:val="0"/>
                <w:sz w:val="21"/>
                <w:szCs w:val="21"/>
              </w:rPr>
              <w:t>臺幣</w:t>
            </w:r>
            <w:r w:rsidRPr="008958B5">
              <w:rPr>
                <w:rFonts w:ascii="Times New Roman" w:eastAsia="標楷體" w:hAnsi="Times New Roman" w:cs="Times New Roman"/>
                <w:color w:val="000000"/>
                <w:kern w:val="0"/>
                <w:sz w:val="21"/>
                <w:szCs w:val="21"/>
              </w:rPr>
              <w:t>18,449</w:t>
            </w:r>
            <w:r w:rsidRPr="008958B5">
              <w:rPr>
                <w:rFonts w:ascii="Times New Roman" w:eastAsia="標楷體" w:hAnsi="Times New Roman" w:cs="Times New Roman" w:hint="eastAsia"/>
                <w:color w:val="000000"/>
                <w:kern w:val="0"/>
                <w:sz w:val="21"/>
                <w:szCs w:val="21"/>
              </w:rPr>
              <w:t>元，申購手續費新臺幣</w:t>
            </w:r>
            <w:r w:rsidRPr="008958B5">
              <w:rPr>
                <w:rFonts w:ascii="Times New Roman" w:eastAsia="標楷體" w:hAnsi="Times New Roman" w:cs="Times New Roman"/>
                <w:color w:val="000000"/>
                <w:kern w:val="0"/>
                <w:sz w:val="21"/>
                <w:szCs w:val="21"/>
              </w:rPr>
              <w:t>100,000</w:t>
            </w:r>
            <w:r w:rsidRPr="008958B5">
              <w:rPr>
                <w:rFonts w:ascii="Times New Roman" w:eastAsia="標楷體" w:hAnsi="Times New Roman" w:cs="Times New Roman" w:hint="eastAsia"/>
                <w:color w:val="000000"/>
                <w:kern w:val="0"/>
                <w:sz w:val="21"/>
                <w:szCs w:val="21"/>
              </w:rPr>
              <w:t>元</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依申購手續費率</w:t>
            </w:r>
            <w:r w:rsidRPr="008958B5">
              <w:rPr>
                <w:rFonts w:ascii="Times New Roman" w:eastAsia="標楷體" w:hAnsi="Times New Roman" w:cs="Times New Roman"/>
                <w:color w:val="000000"/>
                <w:kern w:val="0"/>
                <w:sz w:val="21"/>
                <w:szCs w:val="21"/>
              </w:rPr>
              <w:t>5%</w:t>
            </w:r>
            <w:r w:rsidRPr="008958B5">
              <w:rPr>
                <w:rFonts w:ascii="Times New Roman" w:eastAsia="標楷體" w:hAnsi="Times New Roman" w:cs="Times New Roman" w:hint="eastAsia"/>
                <w:color w:val="000000"/>
                <w:kern w:val="0"/>
                <w:sz w:val="21"/>
                <w:szCs w:val="21"/>
              </w:rPr>
              <w:t>四捨五入計算至個位數</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，期初交割金額新臺幣</w:t>
            </w:r>
          </w:p>
          <w:p w14:paraId="7A9576A4" w14:textId="77777777" w:rsidR="00E8424E" w:rsidRPr="008958B5" w:rsidRDefault="00E8424E" w:rsidP="00E8424E">
            <w:pPr>
              <w:autoSpaceDE w:val="0"/>
              <w:autoSpaceDN w:val="0"/>
              <w:adjustRightInd w:val="0"/>
              <w:spacing w:line="300" w:lineRule="exact"/>
              <w:ind w:rightChars="28" w:right="67"/>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color w:val="000000"/>
                <w:kern w:val="0"/>
                <w:sz w:val="21"/>
                <w:szCs w:val="21"/>
              </w:rPr>
              <w:t>2,192,245</w:t>
            </w:r>
            <w:r w:rsidRPr="008958B5">
              <w:rPr>
                <w:rFonts w:ascii="Times New Roman" w:eastAsia="標楷體" w:hAnsi="Times New Roman" w:cs="Times New Roman" w:hint="eastAsia"/>
                <w:color w:val="000000"/>
                <w:kern w:val="0"/>
                <w:sz w:val="21"/>
                <w:szCs w:val="21"/>
              </w:rPr>
              <w:t>元</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此期初交割金額為原始契約名目本金、</w:t>
            </w:r>
            <w:r w:rsidRPr="008958B5">
              <w:rPr>
                <w:rFonts w:ascii="Times New Roman" w:eastAsia="標楷體" w:hAnsi="Times New Roman" w:cs="Times New Roman"/>
                <w:color w:val="000000"/>
                <w:kern w:val="0"/>
                <w:sz w:val="21"/>
                <w:szCs w:val="21"/>
              </w:rPr>
              <w:t>5</w:t>
            </w:r>
            <w:r w:rsidRPr="008958B5">
              <w:rPr>
                <w:rFonts w:ascii="Times New Roman" w:eastAsia="標楷體" w:hAnsi="Times New Roman" w:cs="Times New Roman" w:hint="eastAsia"/>
                <w:color w:val="000000"/>
                <w:kern w:val="0"/>
                <w:sz w:val="21"/>
                <w:szCs w:val="21"/>
              </w:rPr>
              <w:t>倍連結標的</w:t>
            </w:r>
            <w:proofErr w:type="gramStart"/>
            <w:r w:rsidRPr="008958B5">
              <w:rPr>
                <w:rFonts w:ascii="Times New Roman" w:eastAsia="標楷體" w:hAnsi="Times New Roman" w:cs="Times New Roman" w:hint="eastAsia"/>
                <w:color w:val="000000"/>
                <w:kern w:val="0"/>
                <w:sz w:val="21"/>
                <w:szCs w:val="21"/>
              </w:rPr>
              <w:t>前手息及</w:t>
            </w:r>
            <w:proofErr w:type="gramEnd"/>
            <w:r w:rsidRPr="008958B5">
              <w:rPr>
                <w:rFonts w:ascii="Times New Roman" w:eastAsia="標楷體" w:hAnsi="Times New Roman" w:cs="Times New Roman" w:hint="eastAsia"/>
                <w:color w:val="000000"/>
                <w:kern w:val="0"/>
                <w:sz w:val="21"/>
                <w:szCs w:val="21"/>
              </w:rPr>
              <w:t>申購手續費之加總，將會反映在總報酬率、年化報酬率及總損失之計算</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w:t>
            </w:r>
            <w:r w:rsidRPr="008958B5">
              <w:rPr>
                <w:rFonts w:ascii="Times New Roman" w:eastAsia="標楷體" w:hAnsi="Times New Roman" w:cs="Times New Roman" w:hint="eastAsia"/>
                <w:kern w:val="0"/>
                <w:sz w:val="21"/>
                <w:szCs w:val="21"/>
              </w:rPr>
              <w:t>本商品之</w:t>
            </w:r>
            <w:r w:rsidRPr="008958B5">
              <w:rPr>
                <w:rFonts w:ascii="Times New Roman" w:eastAsia="標楷體" w:hAnsi="Times New Roman" w:cs="Times New Roman" w:hint="eastAsia"/>
                <w:color w:val="000000"/>
                <w:kern w:val="0"/>
                <w:sz w:val="21"/>
                <w:szCs w:val="21"/>
              </w:rPr>
              <w:t>表彰可結算張數為</w:t>
            </w:r>
            <w:r w:rsidRPr="008958B5">
              <w:rPr>
                <w:rFonts w:ascii="Times New Roman" w:eastAsia="標楷體" w:hAnsi="Times New Roman" w:cs="Times New Roman"/>
                <w:color w:val="000000"/>
                <w:kern w:val="0"/>
                <w:sz w:val="21"/>
                <w:szCs w:val="21"/>
              </w:rPr>
              <w:t>10</w:t>
            </w:r>
            <w:r w:rsidRPr="008958B5">
              <w:rPr>
                <w:rFonts w:ascii="Times New Roman" w:eastAsia="標楷體" w:hAnsi="Times New Roman" w:cs="Times New Roman" w:hint="eastAsia"/>
                <w:color w:val="000000"/>
                <w:kern w:val="0"/>
                <w:sz w:val="21"/>
                <w:szCs w:val="21"/>
              </w:rPr>
              <w:t>張。</w:t>
            </w:r>
          </w:p>
          <w:tbl>
            <w:tblPr>
              <w:tblStyle w:val="1"/>
              <w:tblW w:w="0" w:type="auto"/>
              <w:tblInd w:w="57" w:type="dxa"/>
              <w:tblLayout w:type="fixed"/>
              <w:tblCellMar>
                <w:left w:w="0" w:type="dxa"/>
                <w:right w:w="0" w:type="dxa"/>
              </w:tblCellMar>
              <w:tblLook w:val="04A0" w:firstRow="1" w:lastRow="0" w:firstColumn="1" w:lastColumn="0" w:noHBand="0" w:noVBand="1"/>
            </w:tblPr>
            <w:tblGrid>
              <w:gridCol w:w="1090"/>
              <w:gridCol w:w="1091"/>
              <w:gridCol w:w="992"/>
              <w:gridCol w:w="992"/>
              <w:gridCol w:w="709"/>
              <w:gridCol w:w="992"/>
              <w:gridCol w:w="992"/>
              <w:gridCol w:w="838"/>
              <w:gridCol w:w="838"/>
            </w:tblGrid>
            <w:tr w:rsidR="00E8424E" w:rsidRPr="008958B5" w14:paraId="1DFE48AB" w14:textId="77777777" w:rsidTr="00A87AC6">
              <w:tc>
                <w:tcPr>
                  <w:tcW w:w="1090" w:type="dxa"/>
                  <w:shd w:val="clear" w:color="auto" w:fill="F2F2F2" w:themeFill="background1" w:themeFillShade="F2"/>
                  <w:vAlign w:val="center"/>
                </w:tcPr>
                <w:p w14:paraId="52F5721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交易生效日</w:t>
                  </w:r>
                </w:p>
              </w:tc>
              <w:tc>
                <w:tcPr>
                  <w:tcW w:w="1091" w:type="dxa"/>
                  <w:shd w:val="clear" w:color="auto" w:fill="F2F2F2" w:themeFill="background1" w:themeFillShade="F2"/>
                  <w:vAlign w:val="center"/>
                </w:tcPr>
                <w:p w14:paraId="2D2656E3"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到期日</w:t>
                  </w:r>
                </w:p>
              </w:tc>
              <w:tc>
                <w:tcPr>
                  <w:tcW w:w="992" w:type="dxa"/>
                  <w:shd w:val="clear" w:color="auto" w:fill="F2F2F2" w:themeFill="background1" w:themeFillShade="F2"/>
                  <w:vAlign w:val="center"/>
                </w:tcPr>
                <w:p w14:paraId="32E01257" w14:textId="77777777" w:rsidR="00E8424E" w:rsidRPr="008958B5" w:rsidRDefault="00E8424E" w:rsidP="00E8424E">
                  <w:pPr>
                    <w:widowControl/>
                    <w:spacing w:line="240" w:lineRule="exact"/>
                    <w:ind w:leftChars="24" w:left="58" w:rightChars="14" w:right="34"/>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原始契約</w:t>
                  </w:r>
                </w:p>
                <w:p w14:paraId="592C5F35" w14:textId="77777777" w:rsidR="00E8424E" w:rsidRPr="008958B5" w:rsidRDefault="00E8424E" w:rsidP="00E8424E">
                  <w:pPr>
                    <w:widowControl/>
                    <w:spacing w:line="240" w:lineRule="exact"/>
                    <w:ind w:leftChars="24" w:left="58" w:rightChars="14" w:right="34"/>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名目本金</w:t>
                  </w:r>
                </w:p>
                <w:p w14:paraId="164D58A9" w14:textId="77777777" w:rsidR="00E8424E" w:rsidRPr="008958B5" w:rsidRDefault="00E8424E" w:rsidP="00E8424E">
                  <w:pPr>
                    <w:widowControl/>
                    <w:spacing w:line="240" w:lineRule="exact"/>
                    <w:ind w:leftChars="24" w:left="58" w:rightChars="14" w:right="34"/>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lastRenderedPageBreak/>
                    <w:t>(</w:t>
                  </w:r>
                  <w:r w:rsidRPr="008958B5">
                    <w:rPr>
                      <w:rFonts w:ascii="Times New Roman" w:eastAsia="標楷體" w:hAnsi="Times New Roman" w:cs="Times New Roman" w:hint="eastAsia"/>
                      <w:kern w:val="0"/>
                      <w:sz w:val="18"/>
                      <w:szCs w:val="18"/>
                    </w:rPr>
                    <w:t>新臺幣元</w:t>
                  </w:r>
                  <w:r w:rsidRPr="008958B5">
                    <w:rPr>
                      <w:rFonts w:ascii="Times New Roman" w:eastAsia="標楷體" w:hAnsi="Times New Roman" w:cs="Times New Roman"/>
                      <w:kern w:val="0"/>
                      <w:sz w:val="18"/>
                      <w:szCs w:val="18"/>
                    </w:rPr>
                    <w:t>)</w:t>
                  </w:r>
                </w:p>
              </w:tc>
              <w:tc>
                <w:tcPr>
                  <w:tcW w:w="992" w:type="dxa"/>
                  <w:shd w:val="clear" w:color="auto" w:fill="F2F2F2" w:themeFill="background1" w:themeFillShade="F2"/>
                  <w:vAlign w:val="center"/>
                </w:tcPr>
                <w:p w14:paraId="304F0E2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lastRenderedPageBreak/>
                    <w:t>連結標的</w:t>
                  </w:r>
                </w:p>
                <w:p w14:paraId="63DEE84D"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期初價格</w:t>
                  </w:r>
                </w:p>
                <w:p w14:paraId="7982AEA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lastRenderedPageBreak/>
                    <w:t>(</w:t>
                  </w:r>
                  <w:r w:rsidRPr="008958B5">
                    <w:rPr>
                      <w:rFonts w:ascii="Times New Roman" w:eastAsia="標楷體" w:hAnsi="Times New Roman" w:cs="Times New Roman" w:hint="eastAsia"/>
                      <w:kern w:val="0"/>
                      <w:sz w:val="18"/>
                      <w:szCs w:val="18"/>
                    </w:rPr>
                    <w:t>每張</w:t>
                  </w:r>
                  <w:r w:rsidRPr="008958B5">
                    <w:rPr>
                      <w:rFonts w:ascii="Times New Roman" w:eastAsia="標楷體" w:hAnsi="Times New Roman" w:cs="Times New Roman"/>
                      <w:kern w:val="0"/>
                      <w:sz w:val="18"/>
                      <w:szCs w:val="18"/>
                    </w:rPr>
                    <w:t>)</w:t>
                  </w:r>
                </w:p>
              </w:tc>
              <w:tc>
                <w:tcPr>
                  <w:tcW w:w="709" w:type="dxa"/>
                  <w:shd w:val="clear" w:color="auto" w:fill="F2F2F2" w:themeFill="background1" w:themeFillShade="F2"/>
                  <w:vAlign w:val="center"/>
                </w:tcPr>
                <w:p w14:paraId="25735752" w14:textId="77777777" w:rsidR="00E8424E" w:rsidRPr="008958B5" w:rsidRDefault="00E8424E" w:rsidP="00E8424E">
                  <w:pPr>
                    <w:widowControl/>
                    <w:spacing w:line="240" w:lineRule="exact"/>
                    <w:ind w:leftChars="24" w:left="58" w:rightChars="14" w:right="34"/>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lastRenderedPageBreak/>
                    <w:t>參與率</w:t>
                  </w:r>
                </w:p>
              </w:tc>
              <w:tc>
                <w:tcPr>
                  <w:tcW w:w="992" w:type="dxa"/>
                  <w:shd w:val="clear" w:color="auto" w:fill="F2F2F2" w:themeFill="background1" w:themeFillShade="F2"/>
                  <w:vAlign w:val="center"/>
                </w:tcPr>
                <w:p w14:paraId="54E9BB08" w14:textId="77777777" w:rsidR="00E8424E" w:rsidRPr="008958B5" w:rsidRDefault="00E8424E" w:rsidP="00E8424E">
                  <w:pPr>
                    <w:widowControl/>
                    <w:spacing w:line="240" w:lineRule="exact"/>
                    <w:ind w:leftChars="24" w:left="58" w:rightChars="14" w:right="34"/>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連結標的</w:t>
                  </w:r>
                </w:p>
                <w:p w14:paraId="25B8FE5F" w14:textId="77777777" w:rsidR="00E8424E" w:rsidRPr="008958B5" w:rsidRDefault="00E8424E" w:rsidP="00E8424E">
                  <w:pPr>
                    <w:widowControl/>
                    <w:spacing w:line="240" w:lineRule="exact"/>
                    <w:ind w:leftChars="24" w:left="58" w:rightChars="14" w:right="34"/>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前手息</w:t>
                  </w:r>
                </w:p>
                <w:p w14:paraId="45033B88" w14:textId="77777777" w:rsidR="00E8424E" w:rsidRPr="008958B5" w:rsidRDefault="00E8424E" w:rsidP="00E8424E">
                  <w:pPr>
                    <w:widowControl/>
                    <w:spacing w:line="240" w:lineRule="exact"/>
                    <w:ind w:leftChars="24" w:left="58" w:rightChars="14" w:right="34"/>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lastRenderedPageBreak/>
                    <w:t>(</w:t>
                  </w:r>
                  <w:r w:rsidRPr="008958B5">
                    <w:rPr>
                      <w:rFonts w:ascii="Times New Roman" w:eastAsia="標楷體" w:hAnsi="Times New Roman" w:cs="Times New Roman" w:hint="eastAsia"/>
                      <w:kern w:val="0"/>
                      <w:sz w:val="18"/>
                      <w:szCs w:val="18"/>
                    </w:rPr>
                    <w:t>新臺幣元</w:t>
                  </w:r>
                  <w:r w:rsidRPr="008958B5">
                    <w:rPr>
                      <w:rFonts w:ascii="Times New Roman" w:eastAsia="標楷體" w:hAnsi="Times New Roman" w:cs="Times New Roman"/>
                      <w:kern w:val="0"/>
                      <w:sz w:val="18"/>
                      <w:szCs w:val="18"/>
                    </w:rPr>
                    <w:t>)</w:t>
                  </w:r>
                </w:p>
              </w:tc>
              <w:tc>
                <w:tcPr>
                  <w:tcW w:w="992" w:type="dxa"/>
                  <w:shd w:val="clear" w:color="auto" w:fill="F2F2F2" w:themeFill="background1" w:themeFillShade="F2"/>
                  <w:vAlign w:val="center"/>
                </w:tcPr>
                <w:p w14:paraId="280FB303" w14:textId="77777777" w:rsidR="00E8424E" w:rsidRPr="008958B5" w:rsidRDefault="00E8424E" w:rsidP="00E8424E">
                  <w:pPr>
                    <w:widowControl/>
                    <w:spacing w:line="240" w:lineRule="exact"/>
                    <w:ind w:leftChars="24" w:left="58" w:rightChars="14" w:right="34"/>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lastRenderedPageBreak/>
                    <w:t>期初交割</w:t>
                  </w:r>
                </w:p>
                <w:p w14:paraId="7D53556D" w14:textId="77777777" w:rsidR="00E8424E" w:rsidRPr="008958B5" w:rsidRDefault="00E8424E" w:rsidP="00E8424E">
                  <w:pPr>
                    <w:widowControl/>
                    <w:spacing w:line="240" w:lineRule="exact"/>
                    <w:ind w:leftChars="24" w:left="58" w:rightChars="14" w:right="34"/>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金額</w:t>
                  </w:r>
                </w:p>
                <w:p w14:paraId="0101208D" w14:textId="77777777" w:rsidR="00E8424E" w:rsidRPr="008958B5" w:rsidRDefault="00E8424E" w:rsidP="00E8424E">
                  <w:pPr>
                    <w:widowControl/>
                    <w:spacing w:line="240" w:lineRule="exact"/>
                    <w:ind w:leftChars="24" w:left="58" w:rightChars="14" w:right="34"/>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lastRenderedPageBreak/>
                    <w:t>(</w:t>
                  </w:r>
                  <w:r w:rsidRPr="008958B5">
                    <w:rPr>
                      <w:rFonts w:ascii="Times New Roman" w:eastAsia="標楷體" w:hAnsi="Times New Roman" w:cs="Times New Roman" w:hint="eastAsia"/>
                      <w:kern w:val="0"/>
                      <w:sz w:val="18"/>
                      <w:szCs w:val="18"/>
                    </w:rPr>
                    <w:t>新臺幣元</w:t>
                  </w:r>
                  <w:r w:rsidRPr="008958B5">
                    <w:rPr>
                      <w:rFonts w:ascii="Times New Roman" w:eastAsia="標楷體" w:hAnsi="Times New Roman" w:cs="Times New Roman"/>
                      <w:kern w:val="0"/>
                      <w:sz w:val="18"/>
                      <w:szCs w:val="18"/>
                    </w:rPr>
                    <w:t>)</w:t>
                  </w:r>
                </w:p>
              </w:tc>
              <w:tc>
                <w:tcPr>
                  <w:tcW w:w="838" w:type="dxa"/>
                  <w:shd w:val="clear" w:color="auto" w:fill="F2F2F2" w:themeFill="background1" w:themeFillShade="F2"/>
                  <w:vAlign w:val="center"/>
                </w:tcPr>
                <w:p w14:paraId="234A6EB5" w14:textId="77777777" w:rsidR="00E8424E" w:rsidRPr="008958B5" w:rsidRDefault="00E8424E" w:rsidP="00E8424E">
                  <w:pPr>
                    <w:widowControl/>
                    <w:spacing w:line="240" w:lineRule="exact"/>
                    <w:ind w:leftChars="24" w:left="58" w:rightChars="14" w:right="34"/>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lastRenderedPageBreak/>
                    <w:t>原始連結標的張數</w:t>
                  </w:r>
                </w:p>
              </w:tc>
              <w:tc>
                <w:tcPr>
                  <w:tcW w:w="838" w:type="dxa"/>
                  <w:shd w:val="clear" w:color="auto" w:fill="F2F2F2" w:themeFill="background1" w:themeFillShade="F2"/>
                  <w:vAlign w:val="center"/>
                </w:tcPr>
                <w:p w14:paraId="7985D30B" w14:textId="77777777" w:rsidR="00E8424E" w:rsidRPr="008958B5" w:rsidRDefault="00E8424E" w:rsidP="00E8424E">
                  <w:pPr>
                    <w:widowControl/>
                    <w:spacing w:line="240" w:lineRule="exact"/>
                    <w:ind w:leftChars="24" w:left="58" w:rightChars="14" w:right="34"/>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表彰可結算張數</w:t>
                  </w:r>
                </w:p>
              </w:tc>
            </w:tr>
            <w:tr w:rsidR="00E8424E" w:rsidRPr="008958B5" w14:paraId="0AA7879A" w14:textId="77777777" w:rsidTr="00A87AC6">
              <w:tc>
                <w:tcPr>
                  <w:tcW w:w="1090" w:type="dxa"/>
                  <w:vAlign w:val="center"/>
                </w:tcPr>
                <w:p w14:paraId="3F368723" w14:textId="77777777" w:rsidR="00E8424E" w:rsidRPr="008958B5" w:rsidRDefault="00E8424E" w:rsidP="00E8424E">
                  <w:pPr>
                    <w:autoSpaceDE w:val="0"/>
                    <w:autoSpaceDN w:val="0"/>
                    <w:adjustRightInd w:val="0"/>
                    <w:spacing w:line="280" w:lineRule="atLeast"/>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t>2024/7/24</w:t>
                  </w:r>
                </w:p>
              </w:tc>
              <w:tc>
                <w:tcPr>
                  <w:tcW w:w="1091" w:type="dxa"/>
                  <w:vAlign w:val="center"/>
                </w:tcPr>
                <w:p w14:paraId="29EB1A57" w14:textId="3C19B5FE" w:rsidR="00E8424E" w:rsidRPr="008958B5" w:rsidRDefault="00E8424E" w:rsidP="00E8424E">
                  <w:pPr>
                    <w:autoSpaceDE w:val="0"/>
                    <w:autoSpaceDN w:val="0"/>
                    <w:adjustRightInd w:val="0"/>
                    <w:spacing w:line="280" w:lineRule="atLeast"/>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t>202</w:t>
                  </w:r>
                  <w:r w:rsidR="00A5132E" w:rsidRPr="008958B5">
                    <w:rPr>
                      <w:rFonts w:ascii="Times New Roman" w:eastAsia="標楷體" w:hAnsi="Times New Roman" w:cs="Times New Roman" w:hint="eastAsia"/>
                      <w:kern w:val="0"/>
                      <w:sz w:val="18"/>
                      <w:szCs w:val="18"/>
                    </w:rPr>
                    <w:t>8</w:t>
                  </w:r>
                  <w:r w:rsidRPr="008958B5">
                    <w:rPr>
                      <w:rFonts w:ascii="Times New Roman" w:eastAsia="標楷體" w:hAnsi="Times New Roman" w:cs="Times New Roman"/>
                      <w:kern w:val="0"/>
                      <w:sz w:val="18"/>
                      <w:szCs w:val="18"/>
                    </w:rPr>
                    <w:t>/4/24</w:t>
                  </w:r>
                </w:p>
              </w:tc>
              <w:tc>
                <w:tcPr>
                  <w:tcW w:w="992" w:type="dxa"/>
                  <w:vAlign w:val="center"/>
                </w:tcPr>
                <w:p w14:paraId="3B5E402A" w14:textId="77777777" w:rsidR="00E8424E" w:rsidRPr="008958B5" w:rsidRDefault="00E8424E" w:rsidP="00E8424E">
                  <w:pPr>
                    <w:autoSpaceDE w:val="0"/>
                    <w:autoSpaceDN w:val="0"/>
                    <w:adjustRightInd w:val="0"/>
                    <w:spacing w:line="280" w:lineRule="atLeast"/>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t>2,000,000</w:t>
                  </w:r>
                </w:p>
              </w:tc>
              <w:tc>
                <w:tcPr>
                  <w:tcW w:w="992" w:type="dxa"/>
                  <w:vAlign w:val="center"/>
                </w:tcPr>
                <w:p w14:paraId="29D06CD1" w14:textId="77777777" w:rsidR="00E8424E" w:rsidRPr="008958B5" w:rsidRDefault="00E8424E" w:rsidP="00E8424E">
                  <w:pPr>
                    <w:autoSpaceDE w:val="0"/>
                    <w:autoSpaceDN w:val="0"/>
                    <w:adjustRightInd w:val="0"/>
                    <w:spacing w:line="280" w:lineRule="atLeast"/>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t>100</w:t>
                  </w:r>
                </w:p>
              </w:tc>
              <w:tc>
                <w:tcPr>
                  <w:tcW w:w="709" w:type="dxa"/>
                </w:tcPr>
                <w:p w14:paraId="3BEB546F" w14:textId="77777777" w:rsidR="00E8424E" w:rsidRPr="008958B5" w:rsidRDefault="00E8424E" w:rsidP="00E8424E">
                  <w:pPr>
                    <w:autoSpaceDE w:val="0"/>
                    <w:autoSpaceDN w:val="0"/>
                    <w:adjustRightInd w:val="0"/>
                    <w:spacing w:line="280" w:lineRule="atLeast"/>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t>500%</w:t>
                  </w:r>
                </w:p>
              </w:tc>
              <w:tc>
                <w:tcPr>
                  <w:tcW w:w="992" w:type="dxa"/>
                </w:tcPr>
                <w:p w14:paraId="4E12FD3E" w14:textId="77777777" w:rsidR="00E8424E" w:rsidRPr="008958B5" w:rsidRDefault="00E8424E" w:rsidP="00E8424E">
                  <w:pPr>
                    <w:autoSpaceDE w:val="0"/>
                    <w:autoSpaceDN w:val="0"/>
                    <w:adjustRightInd w:val="0"/>
                    <w:spacing w:line="280" w:lineRule="atLeast"/>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t>18,449</w:t>
                  </w:r>
                </w:p>
              </w:tc>
              <w:tc>
                <w:tcPr>
                  <w:tcW w:w="992" w:type="dxa"/>
                </w:tcPr>
                <w:p w14:paraId="498A01F9" w14:textId="77777777" w:rsidR="00E8424E" w:rsidRPr="008958B5" w:rsidRDefault="00E8424E" w:rsidP="00E8424E">
                  <w:pPr>
                    <w:autoSpaceDE w:val="0"/>
                    <w:autoSpaceDN w:val="0"/>
                    <w:adjustRightInd w:val="0"/>
                    <w:spacing w:line="280" w:lineRule="atLeast"/>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t xml:space="preserve">2,192,245 </w:t>
                  </w:r>
                </w:p>
              </w:tc>
              <w:tc>
                <w:tcPr>
                  <w:tcW w:w="838" w:type="dxa"/>
                  <w:vAlign w:val="center"/>
                </w:tcPr>
                <w:p w14:paraId="4E7A8E1D" w14:textId="77777777" w:rsidR="00E8424E" w:rsidRPr="008958B5" w:rsidRDefault="00E8424E" w:rsidP="00E8424E">
                  <w:pPr>
                    <w:autoSpaceDE w:val="0"/>
                    <w:autoSpaceDN w:val="0"/>
                    <w:adjustRightInd w:val="0"/>
                    <w:spacing w:line="280" w:lineRule="atLeast"/>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t>2</w:t>
                  </w:r>
                  <w:r w:rsidRPr="008958B5">
                    <w:rPr>
                      <w:rFonts w:ascii="Times New Roman" w:eastAsia="標楷體" w:hAnsi="Times New Roman" w:cs="Times New Roman" w:hint="eastAsia"/>
                      <w:kern w:val="0"/>
                      <w:sz w:val="18"/>
                      <w:szCs w:val="18"/>
                    </w:rPr>
                    <w:t>張</w:t>
                  </w:r>
                </w:p>
              </w:tc>
              <w:tc>
                <w:tcPr>
                  <w:tcW w:w="838" w:type="dxa"/>
                </w:tcPr>
                <w:p w14:paraId="4EAAD483" w14:textId="77777777" w:rsidR="00E8424E" w:rsidRPr="008958B5" w:rsidRDefault="00E8424E" w:rsidP="00E8424E">
                  <w:pPr>
                    <w:autoSpaceDE w:val="0"/>
                    <w:autoSpaceDN w:val="0"/>
                    <w:adjustRightInd w:val="0"/>
                    <w:spacing w:line="280" w:lineRule="atLeast"/>
                    <w:jc w:val="center"/>
                    <w:rPr>
                      <w:rFonts w:ascii="Times New Roman" w:eastAsia="標楷體" w:hAnsi="Times New Roman" w:cs="Times New Roman"/>
                      <w:kern w:val="0"/>
                      <w:sz w:val="18"/>
                      <w:szCs w:val="18"/>
                    </w:rPr>
                  </w:pPr>
                  <w:r w:rsidRPr="008958B5">
                    <w:rPr>
                      <w:rFonts w:ascii="Times New Roman" w:eastAsia="標楷體" w:hAnsi="Times New Roman" w:cs="Times New Roman"/>
                      <w:kern w:val="0"/>
                      <w:sz w:val="18"/>
                      <w:szCs w:val="18"/>
                    </w:rPr>
                    <w:t>10</w:t>
                  </w:r>
                  <w:r w:rsidRPr="008958B5">
                    <w:rPr>
                      <w:rFonts w:ascii="Times New Roman" w:eastAsia="標楷體" w:hAnsi="Times New Roman" w:cs="Times New Roman" w:hint="eastAsia"/>
                      <w:kern w:val="0"/>
                      <w:sz w:val="18"/>
                      <w:szCs w:val="18"/>
                    </w:rPr>
                    <w:t>張</w:t>
                  </w:r>
                </w:p>
              </w:tc>
            </w:tr>
          </w:tbl>
          <w:p w14:paraId="5809C289"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計算期間如下</w:t>
            </w:r>
            <w:r w:rsidRPr="008958B5">
              <w:rPr>
                <w:rFonts w:ascii="Times New Roman" w:eastAsia="標楷體" w:hAnsi="Times New Roman" w:cs="Times New Roman"/>
                <w:color w:val="000000" w:themeColor="text1"/>
                <w:kern w:val="0"/>
                <w:sz w:val="21"/>
                <w:szCs w:val="21"/>
              </w:rPr>
              <w:t>:</w:t>
            </w:r>
          </w:p>
          <w:p w14:paraId="0978E654" w14:textId="77777777" w:rsidR="00E8424E" w:rsidRPr="008958B5" w:rsidRDefault="003C5382" w:rsidP="00E8424E">
            <w:pPr>
              <w:widowControl/>
              <w:spacing w:line="300" w:lineRule="exact"/>
              <w:ind w:leftChars="17" w:left="41" w:rightChars="28" w:right="67"/>
              <w:rPr>
                <w:rFonts w:ascii="Times New Roman" w:eastAsia="標楷體" w:hAnsi="Times New Roman" w:cs="Times New Roman"/>
                <w:color w:val="000000" w:themeColor="text1"/>
                <w:kern w:val="0"/>
                <w:sz w:val="21"/>
                <w:szCs w:val="21"/>
              </w:rPr>
            </w:pPr>
            <m:oMath>
              <m:sSub>
                <m:sSubPr>
                  <m:ctrlPr>
                    <w:rPr>
                      <w:rFonts w:ascii="Cambria Math" w:eastAsia="標楷體" w:hAnsi="Cambria Math" w:cs="Times New Roman"/>
                      <w:color w:val="000000" w:themeColor="text1"/>
                      <w:sz w:val="21"/>
                    </w:rPr>
                  </m:ctrlPr>
                </m:sSubPr>
                <m:e>
                  <m:r>
                    <m:rPr>
                      <m:sty m:val="p"/>
                    </m:rPr>
                    <w:rPr>
                      <w:rFonts w:ascii="Cambria Math" w:eastAsia="標楷體" w:hAnsi="Cambria Math" w:cs="Times New Roman" w:hint="eastAsia"/>
                      <w:color w:val="000000" w:themeColor="text1"/>
                      <w:kern w:val="0"/>
                      <w:sz w:val="21"/>
                      <w:szCs w:val="21"/>
                    </w:rPr>
                    <m:t>避險資金成本</m:t>
                  </m:r>
                </m:e>
                <m:sub>
                  <m:r>
                    <w:rPr>
                      <w:rFonts w:ascii="Cambria Math" w:eastAsia="標楷體" w:hAnsi="Cambria Math" w:cs="Times New Roman"/>
                      <w:color w:val="000000" w:themeColor="text1"/>
                      <w:kern w:val="0"/>
                      <w:sz w:val="21"/>
                      <w:szCs w:val="21"/>
                    </w:rPr>
                    <m:t>i</m:t>
                  </m:r>
                </m:sub>
              </m:sSub>
              <m:r>
                <m:rPr>
                  <m:sty m:val="p"/>
                </m:rPr>
                <w:rPr>
                  <w:rFonts w:ascii="Cambria Math" w:eastAsia="標楷體" w:hAnsi="Cambria Math" w:cs="Times New Roman"/>
                  <w:color w:val="000000" w:themeColor="text1"/>
                  <w:kern w:val="0"/>
                  <w:sz w:val="21"/>
                  <w:szCs w:val="21"/>
                </w:rPr>
                <m:t>=Max</m:t>
              </m:r>
              <m:d>
                <m:dPr>
                  <m:begChr m:val="["/>
                  <m:endChr m:val="]"/>
                  <m:ctrlPr>
                    <w:rPr>
                      <w:rFonts w:ascii="Cambria Math" w:eastAsia="標楷體" w:hAnsi="Cambria Math" w:cs="Times New Roman"/>
                      <w:color w:val="000000" w:themeColor="text1"/>
                      <w:sz w:val="21"/>
                    </w:rPr>
                  </m:ctrlPr>
                </m:dPr>
                <m:e>
                  <m:d>
                    <m:dPr>
                      <m:ctrlPr>
                        <w:rPr>
                          <w:rFonts w:ascii="Cambria Math" w:eastAsia="標楷體" w:hAnsi="Cambria Math" w:cs="Times New Roman"/>
                          <w:color w:val="000000" w:themeColor="text1"/>
                          <w:sz w:val="21"/>
                        </w:rPr>
                      </m:ctrlPr>
                    </m:dPr>
                    <m:e>
                      <m:r>
                        <m:rPr>
                          <m:sty m:val="p"/>
                        </m:rPr>
                        <w:rPr>
                          <w:rFonts w:ascii="Cambria Math" w:eastAsia="標楷體" w:hAnsi="Cambria Math" w:cs="Times New Roman" w:hint="eastAsia"/>
                          <w:color w:val="000000" w:themeColor="text1"/>
                          <w:kern w:val="0"/>
                          <w:sz w:val="21"/>
                          <w:szCs w:val="21"/>
                        </w:rPr>
                        <m:t>浮動利率指標</m:t>
                      </m:r>
                      <m:r>
                        <m:rPr>
                          <m:sty m:val="p"/>
                        </m:rPr>
                        <w:rPr>
                          <w:rFonts w:ascii="Cambria Math" w:eastAsia="標楷體" w:hAnsi="Cambria Math" w:cs="Times New Roman"/>
                          <w:color w:val="000000" w:themeColor="text1"/>
                          <w:kern w:val="0"/>
                          <w:sz w:val="21"/>
                          <w:szCs w:val="21"/>
                        </w:rPr>
                        <m:t>+1.00%</m:t>
                      </m:r>
                    </m:e>
                  </m:d>
                  <m:r>
                    <m:rPr>
                      <m:sty m:val="p"/>
                    </m:rPr>
                    <w:rPr>
                      <w:rFonts w:ascii="Cambria Math" w:eastAsia="標楷體" w:hAnsi="Cambria Math" w:cs="Times New Roman"/>
                      <w:color w:val="000000" w:themeColor="text1"/>
                      <w:kern w:val="0"/>
                      <w:sz w:val="21"/>
                      <w:szCs w:val="21"/>
                    </w:rPr>
                    <m:t>,0.1%</m:t>
                  </m:r>
                </m:e>
              </m:d>
            </m:oMath>
            <w:r w:rsidR="00E8424E" w:rsidRPr="008958B5">
              <w:rPr>
                <w:rFonts w:ascii="微軟正黑體" w:eastAsia="微軟正黑體" w:hAnsi="微軟正黑體" w:cs="Times New Roman" w:hint="eastAsia"/>
                <w:color w:val="000000" w:themeColor="text1"/>
                <w:kern w:val="0"/>
                <w:sz w:val="21"/>
                <w:szCs w:val="21"/>
              </w:rPr>
              <w:t>，</w:t>
            </w:r>
            <w:r w:rsidR="00E8424E" w:rsidRPr="008958B5">
              <w:rPr>
                <w:rFonts w:ascii="Times New Roman" w:eastAsia="標楷體" w:hAnsi="Times New Roman" w:cs="Times New Roman" w:hint="eastAsia"/>
                <w:color w:val="000000" w:themeColor="text1"/>
                <w:kern w:val="0"/>
                <w:sz w:val="21"/>
                <w:szCs w:val="21"/>
              </w:rPr>
              <w:t>浮動利率指標為</w:t>
            </w:r>
            <w:r w:rsidR="00E8424E" w:rsidRPr="008958B5">
              <w:rPr>
                <w:rFonts w:ascii="Times New Roman" w:eastAsia="標楷體" w:hAnsi="Times New Roman" w:cs="Times New Roman"/>
                <w:color w:val="000000" w:themeColor="text1"/>
                <w:kern w:val="0"/>
                <w:sz w:val="21"/>
                <w:szCs w:val="21"/>
              </w:rPr>
              <w:t>3M</w:t>
            </w:r>
          </w:p>
          <w:p w14:paraId="7E28CED9"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若浮動利率指標為</w:t>
            </w:r>
            <w:r w:rsidRPr="008958B5">
              <w:rPr>
                <w:rFonts w:ascii="Times New Roman" w:eastAsia="標楷體" w:hAnsi="Times New Roman" w:cs="Times New Roman"/>
                <w:color w:val="000000" w:themeColor="text1"/>
                <w:kern w:val="0"/>
                <w:sz w:val="21"/>
                <w:szCs w:val="21"/>
              </w:rPr>
              <w:t>1.5%</w:t>
            </w:r>
            <w:r w:rsidRPr="008958B5">
              <w:rPr>
                <w:rFonts w:ascii="Times New Roman" w:eastAsia="標楷體" w:hAnsi="Times New Roman" w:cs="Times New Roman" w:hint="eastAsia"/>
                <w:color w:val="000000" w:themeColor="text1"/>
                <w:kern w:val="0"/>
                <w:sz w:val="21"/>
                <w:szCs w:val="21"/>
              </w:rPr>
              <w:t>則</w:t>
            </w:r>
            <m:oMath>
              <m:sSub>
                <m:sSubPr>
                  <m:ctrlPr>
                    <w:rPr>
                      <w:rFonts w:ascii="Cambria Math" w:eastAsia="標楷體" w:hAnsi="Cambria Math" w:cs="Times New Roman"/>
                      <w:color w:val="000000" w:themeColor="text1"/>
                      <w:sz w:val="21"/>
                    </w:rPr>
                  </m:ctrlPr>
                </m:sSubPr>
                <m:e>
                  <m:r>
                    <m:rPr>
                      <m:sty m:val="p"/>
                    </m:rPr>
                    <w:rPr>
                      <w:rFonts w:ascii="Cambria Math" w:eastAsia="標楷體" w:hAnsi="Cambria Math" w:cs="Times New Roman" w:hint="eastAsia"/>
                      <w:color w:val="000000" w:themeColor="text1"/>
                      <w:kern w:val="0"/>
                      <w:sz w:val="21"/>
                      <w:szCs w:val="21"/>
                    </w:rPr>
                    <m:t>避險資金成本</m:t>
                  </m:r>
                </m:e>
                <m:sub>
                  <m:r>
                    <w:rPr>
                      <w:rFonts w:ascii="Cambria Math" w:eastAsia="標楷體" w:hAnsi="Cambria Math" w:cs="Times New Roman"/>
                      <w:color w:val="000000" w:themeColor="text1"/>
                      <w:kern w:val="0"/>
                      <w:sz w:val="21"/>
                      <w:szCs w:val="21"/>
                    </w:rPr>
                    <m:t>i</m:t>
                  </m:r>
                </m:sub>
              </m:sSub>
              <m:r>
                <m:rPr>
                  <m:sty m:val="p"/>
                </m:rPr>
                <w:rPr>
                  <w:rFonts w:ascii="Cambria Math" w:eastAsia="標楷體" w:hAnsi="Cambria Math" w:cs="Times New Roman"/>
                  <w:color w:val="000000" w:themeColor="text1"/>
                  <w:kern w:val="0"/>
                  <w:sz w:val="21"/>
                  <w:szCs w:val="21"/>
                </w:rPr>
                <m:t>= Max</m:t>
              </m:r>
              <m:d>
                <m:dPr>
                  <m:begChr m:val="["/>
                  <m:endChr m:val="]"/>
                  <m:ctrlPr>
                    <w:rPr>
                      <w:rFonts w:ascii="Cambria Math" w:eastAsia="標楷體" w:hAnsi="Cambria Math" w:cs="Times New Roman"/>
                      <w:color w:val="000000" w:themeColor="text1"/>
                      <w:sz w:val="21"/>
                    </w:rPr>
                  </m:ctrlPr>
                </m:dPr>
                <m:e>
                  <m:d>
                    <m:dPr>
                      <m:ctrlPr>
                        <w:rPr>
                          <w:rFonts w:ascii="Cambria Math" w:eastAsia="標楷體" w:hAnsi="Cambria Math" w:cs="Times New Roman"/>
                          <w:color w:val="000000" w:themeColor="text1"/>
                          <w:sz w:val="21"/>
                        </w:rPr>
                      </m:ctrlPr>
                    </m:dPr>
                    <m:e>
                      <m:r>
                        <m:rPr>
                          <m:sty m:val="p"/>
                        </m:rPr>
                        <w:rPr>
                          <w:rFonts w:ascii="Cambria Math" w:eastAsia="標楷體" w:hAnsi="Cambria Math" w:cs="Times New Roman"/>
                          <w:color w:val="000000" w:themeColor="text1"/>
                          <w:kern w:val="0"/>
                          <w:sz w:val="21"/>
                          <w:szCs w:val="21"/>
                        </w:rPr>
                        <m:t>1.5%+1.00%</m:t>
                      </m:r>
                    </m:e>
                  </m:d>
                  <m:r>
                    <m:rPr>
                      <m:sty m:val="p"/>
                    </m:rPr>
                    <w:rPr>
                      <w:rFonts w:ascii="Cambria Math" w:eastAsia="標楷體" w:hAnsi="Cambria Math" w:cs="Times New Roman"/>
                      <w:color w:val="000000" w:themeColor="text1"/>
                      <w:kern w:val="0"/>
                      <w:sz w:val="21"/>
                      <w:szCs w:val="21"/>
                    </w:rPr>
                    <m:t>,0.1%</m:t>
                  </m:r>
                </m:e>
              </m:d>
            </m:oMath>
            <w:r w:rsidRPr="008958B5">
              <w:rPr>
                <w:rFonts w:ascii="Times New Roman" w:eastAsia="標楷體" w:hAnsi="Times New Roman" w:cs="Times New Roman"/>
                <w:color w:val="000000" w:themeColor="text1"/>
                <w:kern w:val="0"/>
                <w:sz w:val="21"/>
                <w:szCs w:val="21"/>
              </w:rPr>
              <w:t xml:space="preserve"> = 2.5%</w:t>
            </w:r>
          </w:p>
          <w:p w14:paraId="7E944CB8" w14:textId="77777777" w:rsidR="00E8424E" w:rsidRPr="008958B5" w:rsidRDefault="00E8424E" w:rsidP="00E8424E">
            <w:pPr>
              <w:widowControl/>
              <w:spacing w:line="300" w:lineRule="exact"/>
              <w:ind w:leftChars="17" w:left="41" w:rightChars="28" w:right="67"/>
              <w:rPr>
                <w:rFonts w:ascii="Times New Roman" w:eastAsia="標楷體" w:hAnsi="Times New Roman" w:cs="Times New Roman"/>
                <w:color w:val="000000" w:themeColor="text1"/>
                <w:kern w:val="0"/>
                <w:sz w:val="21"/>
                <w:szCs w:val="21"/>
              </w:rPr>
            </w:pPr>
          </w:p>
          <w:tbl>
            <w:tblPr>
              <w:tblStyle w:val="1"/>
              <w:tblW w:w="8457" w:type="dxa"/>
              <w:tblInd w:w="124" w:type="dxa"/>
              <w:tblLayout w:type="fixed"/>
              <w:tblLook w:val="04A0" w:firstRow="1" w:lastRow="0" w:firstColumn="1" w:lastColumn="0" w:noHBand="0" w:noVBand="1"/>
            </w:tblPr>
            <w:tblGrid>
              <w:gridCol w:w="992"/>
              <w:gridCol w:w="1684"/>
              <w:gridCol w:w="1417"/>
              <w:gridCol w:w="1378"/>
              <w:gridCol w:w="1493"/>
              <w:gridCol w:w="1493"/>
            </w:tblGrid>
            <w:tr w:rsidR="00E8424E" w:rsidRPr="008958B5" w14:paraId="64A94D0B" w14:textId="77777777" w:rsidTr="00A87AC6">
              <w:trPr>
                <w:trHeight w:val="170"/>
              </w:trPr>
              <w:tc>
                <w:tcPr>
                  <w:tcW w:w="992" w:type="dxa"/>
                  <w:shd w:val="clear" w:color="auto" w:fill="F2F2F2" w:themeFill="background1" w:themeFillShade="F2"/>
                </w:tcPr>
                <w:p w14:paraId="1A5032A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p>
                <w:p w14:paraId="11B3AAE7"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計算期間</w:t>
                  </w:r>
                </w:p>
              </w:tc>
              <w:tc>
                <w:tcPr>
                  <w:tcW w:w="1684" w:type="dxa"/>
                  <w:shd w:val="clear" w:color="auto" w:fill="F2F2F2" w:themeFill="background1" w:themeFillShade="F2"/>
                </w:tcPr>
                <w:p w14:paraId="34B013EB"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計算期間</w:t>
                  </w:r>
                </w:p>
                <w:p w14:paraId="61F8FA7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起始日</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w:t>
                  </w:r>
                </w:p>
              </w:tc>
              <w:tc>
                <w:tcPr>
                  <w:tcW w:w="1417" w:type="dxa"/>
                  <w:shd w:val="clear" w:color="auto" w:fill="F2F2F2" w:themeFill="background1" w:themeFillShade="F2"/>
                </w:tcPr>
                <w:p w14:paraId="27AD3D69"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計算期間</w:t>
                  </w:r>
                </w:p>
                <w:p w14:paraId="3C19B5FE"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終止日</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p>
              </w:tc>
              <w:tc>
                <w:tcPr>
                  <w:tcW w:w="1378" w:type="dxa"/>
                  <w:shd w:val="clear" w:color="auto" w:fill="F2F2F2" w:themeFill="background1" w:themeFillShade="F2"/>
                </w:tcPr>
                <w:p w14:paraId="4167AABD"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p>
                <w:p w14:paraId="410DE9DB"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計算期間</w:t>
                  </w:r>
                </w:p>
              </w:tc>
              <w:tc>
                <w:tcPr>
                  <w:tcW w:w="1493" w:type="dxa"/>
                  <w:shd w:val="clear" w:color="auto" w:fill="F2F2F2" w:themeFill="background1" w:themeFillShade="F2"/>
                </w:tcPr>
                <w:p w14:paraId="4DD13E3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計算期間</w:t>
                  </w:r>
                </w:p>
                <w:p w14:paraId="6F4BAA2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起始日</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w:t>
                  </w:r>
                </w:p>
              </w:tc>
              <w:tc>
                <w:tcPr>
                  <w:tcW w:w="1493" w:type="dxa"/>
                  <w:shd w:val="clear" w:color="auto" w:fill="F2F2F2" w:themeFill="background1" w:themeFillShade="F2"/>
                </w:tcPr>
                <w:p w14:paraId="44CB7787"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計算期間</w:t>
                  </w:r>
                </w:p>
                <w:p w14:paraId="4CB55C78"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終止日</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p>
              </w:tc>
            </w:tr>
            <w:tr w:rsidR="00E8424E" w:rsidRPr="008958B5" w14:paraId="48017F98" w14:textId="77777777" w:rsidTr="00A87AC6">
              <w:trPr>
                <w:trHeight w:val="170"/>
              </w:trPr>
              <w:tc>
                <w:tcPr>
                  <w:tcW w:w="992" w:type="dxa"/>
                  <w:vAlign w:val="center"/>
                </w:tcPr>
                <w:p w14:paraId="4DFD9CF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=1</w:t>
                  </w:r>
                </w:p>
              </w:tc>
              <w:tc>
                <w:tcPr>
                  <w:tcW w:w="1684" w:type="dxa"/>
                </w:tcPr>
                <w:p w14:paraId="157AFD1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kern w:val="0"/>
                      <w:sz w:val="18"/>
                      <w:szCs w:val="18"/>
                    </w:rPr>
                    <w:t>2024/07/24</w:t>
                  </w:r>
                </w:p>
              </w:tc>
              <w:tc>
                <w:tcPr>
                  <w:tcW w:w="1417" w:type="dxa"/>
                </w:tcPr>
                <w:p w14:paraId="2A4BCA3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kern w:val="0"/>
                      <w:sz w:val="18"/>
                      <w:szCs w:val="18"/>
                    </w:rPr>
                    <w:t>2024/10/24</w:t>
                  </w:r>
                </w:p>
              </w:tc>
              <w:tc>
                <w:tcPr>
                  <w:tcW w:w="1378" w:type="dxa"/>
                  <w:vAlign w:val="center"/>
                </w:tcPr>
                <w:p w14:paraId="3898C984"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=9</w:t>
                  </w:r>
                </w:p>
              </w:tc>
              <w:tc>
                <w:tcPr>
                  <w:tcW w:w="1493" w:type="dxa"/>
                </w:tcPr>
                <w:p w14:paraId="58778F43"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2026/7/24</w:t>
                  </w:r>
                </w:p>
              </w:tc>
              <w:tc>
                <w:tcPr>
                  <w:tcW w:w="1493" w:type="dxa"/>
                </w:tcPr>
                <w:p w14:paraId="7DBFF406"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2026/10/24</w:t>
                  </w:r>
                  <w:r w:rsidRPr="008958B5" w:rsidDel="005939DC">
                    <w:rPr>
                      <w:rFonts w:ascii="Times New Roman" w:eastAsia="標楷體" w:hAnsi="Times New Roman" w:cs="Times New Roman"/>
                      <w:snapToGrid w:val="0"/>
                      <w:sz w:val="18"/>
                      <w:szCs w:val="18"/>
                    </w:rPr>
                    <w:t xml:space="preserve">  </w:t>
                  </w:r>
                </w:p>
              </w:tc>
            </w:tr>
            <w:tr w:rsidR="00E8424E" w:rsidRPr="008958B5" w14:paraId="6E4CCF47" w14:textId="77777777" w:rsidTr="00A87AC6">
              <w:trPr>
                <w:trHeight w:val="170"/>
              </w:trPr>
              <w:tc>
                <w:tcPr>
                  <w:tcW w:w="992" w:type="dxa"/>
                  <w:vAlign w:val="center"/>
                </w:tcPr>
                <w:p w14:paraId="7C88B5F8"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=2</w:t>
                  </w:r>
                </w:p>
              </w:tc>
              <w:tc>
                <w:tcPr>
                  <w:tcW w:w="1684" w:type="dxa"/>
                </w:tcPr>
                <w:p w14:paraId="23B9DD70"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kern w:val="0"/>
                      <w:sz w:val="18"/>
                      <w:szCs w:val="18"/>
                    </w:rPr>
                    <w:t>2024/10/24</w:t>
                  </w:r>
                </w:p>
              </w:tc>
              <w:tc>
                <w:tcPr>
                  <w:tcW w:w="1417" w:type="dxa"/>
                </w:tcPr>
                <w:p w14:paraId="2C70CC5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kern w:val="0"/>
                      <w:sz w:val="18"/>
                      <w:szCs w:val="18"/>
                    </w:rPr>
                    <w:t>2025/01/24</w:t>
                  </w:r>
                </w:p>
              </w:tc>
              <w:tc>
                <w:tcPr>
                  <w:tcW w:w="1378" w:type="dxa"/>
                </w:tcPr>
                <w:p w14:paraId="7E5CA183"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snapToGrid w:val="0"/>
                      <w:sz w:val="18"/>
                      <w:szCs w:val="18"/>
                    </w:rPr>
                    <w:t>i</w:t>
                  </w:r>
                  <w:r w:rsidRPr="008958B5">
                    <w:rPr>
                      <w:rFonts w:ascii="Times New Roman" w:eastAsia="標楷體" w:hAnsi="Times New Roman" w:cs="Times New Roman"/>
                      <w:snapToGrid w:val="0"/>
                      <w:sz w:val="18"/>
                      <w:szCs w:val="18"/>
                    </w:rPr>
                    <w:t>=10</w:t>
                  </w:r>
                </w:p>
              </w:tc>
              <w:tc>
                <w:tcPr>
                  <w:tcW w:w="1493" w:type="dxa"/>
                </w:tcPr>
                <w:p w14:paraId="42AD125B"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2026/10/24</w:t>
                  </w:r>
                </w:p>
              </w:tc>
              <w:tc>
                <w:tcPr>
                  <w:tcW w:w="1493" w:type="dxa"/>
                </w:tcPr>
                <w:p w14:paraId="04A5F8F7"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2027/01/24</w:t>
                  </w:r>
                  <w:r w:rsidRPr="008958B5" w:rsidDel="005939DC">
                    <w:rPr>
                      <w:rFonts w:ascii="Times New Roman" w:eastAsia="標楷體" w:hAnsi="Times New Roman" w:cs="Times New Roman"/>
                      <w:snapToGrid w:val="0"/>
                      <w:sz w:val="18"/>
                      <w:szCs w:val="18"/>
                    </w:rPr>
                    <w:t xml:space="preserve">  </w:t>
                  </w:r>
                </w:p>
              </w:tc>
            </w:tr>
            <w:tr w:rsidR="00E8424E" w:rsidRPr="008958B5" w14:paraId="45248E96" w14:textId="77777777" w:rsidTr="00A87AC6">
              <w:trPr>
                <w:trHeight w:val="170"/>
              </w:trPr>
              <w:tc>
                <w:tcPr>
                  <w:tcW w:w="992" w:type="dxa"/>
                  <w:vAlign w:val="center"/>
                </w:tcPr>
                <w:p w14:paraId="13B8D5CD"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=3</w:t>
                  </w:r>
                </w:p>
              </w:tc>
              <w:tc>
                <w:tcPr>
                  <w:tcW w:w="1684" w:type="dxa"/>
                </w:tcPr>
                <w:p w14:paraId="34EEC874"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6"/>
                      <w:szCs w:val="16"/>
                    </w:rPr>
                  </w:pPr>
                  <w:r w:rsidRPr="008958B5">
                    <w:rPr>
                      <w:rFonts w:ascii="Times New Roman" w:eastAsia="標楷體" w:hAnsi="Times New Roman" w:cs="Times New Roman"/>
                      <w:kern w:val="0"/>
                      <w:sz w:val="18"/>
                      <w:szCs w:val="18"/>
                    </w:rPr>
                    <w:t>2025/01/24</w:t>
                  </w:r>
                </w:p>
              </w:tc>
              <w:tc>
                <w:tcPr>
                  <w:tcW w:w="1417" w:type="dxa"/>
                </w:tcPr>
                <w:p w14:paraId="478CDFB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6"/>
                      <w:szCs w:val="16"/>
                    </w:rPr>
                  </w:pPr>
                  <w:r w:rsidRPr="008958B5">
                    <w:rPr>
                      <w:rFonts w:ascii="Times New Roman" w:eastAsia="標楷體" w:hAnsi="Times New Roman" w:cs="Times New Roman"/>
                      <w:kern w:val="0"/>
                      <w:sz w:val="18"/>
                      <w:szCs w:val="18"/>
                    </w:rPr>
                    <w:t>2025/04/24</w:t>
                  </w:r>
                </w:p>
              </w:tc>
              <w:tc>
                <w:tcPr>
                  <w:tcW w:w="1378" w:type="dxa"/>
                </w:tcPr>
                <w:p w14:paraId="026F0D3B"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snapToGrid w:val="0"/>
                      <w:sz w:val="18"/>
                      <w:szCs w:val="18"/>
                    </w:rPr>
                    <w:t>i</w:t>
                  </w:r>
                  <w:r w:rsidRPr="008958B5">
                    <w:rPr>
                      <w:rFonts w:ascii="Times New Roman" w:eastAsia="標楷體" w:hAnsi="Times New Roman" w:cs="Times New Roman"/>
                      <w:snapToGrid w:val="0"/>
                      <w:sz w:val="18"/>
                      <w:szCs w:val="18"/>
                    </w:rPr>
                    <w:t>=11</w:t>
                  </w:r>
                </w:p>
              </w:tc>
              <w:tc>
                <w:tcPr>
                  <w:tcW w:w="1493" w:type="dxa"/>
                </w:tcPr>
                <w:p w14:paraId="795B482D"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2027/01/24</w:t>
                  </w:r>
                </w:p>
              </w:tc>
              <w:tc>
                <w:tcPr>
                  <w:tcW w:w="1493" w:type="dxa"/>
                </w:tcPr>
                <w:p w14:paraId="3DECEBF3"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2027/04/24</w:t>
                  </w:r>
                </w:p>
              </w:tc>
            </w:tr>
            <w:tr w:rsidR="00E8424E" w:rsidRPr="008958B5" w14:paraId="611F1C15" w14:textId="77777777" w:rsidTr="00A87AC6">
              <w:trPr>
                <w:trHeight w:val="170"/>
              </w:trPr>
              <w:tc>
                <w:tcPr>
                  <w:tcW w:w="992" w:type="dxa"/>
                  <w:vAlign w:val="center"/>
                </w:tcPr>
                <w:p w14:paraId="267EEB0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=4</w:t>
                  </w:r>
                </w:p>
              </w:tc>
              <w:tc>
                <w:tcPr>
                  <w:tcW w:w="1684" w:type="dxa"/>
                </w:tcPr>
                <w:p w14:paraId="6E0A6F6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kern w:val="0"/>
                      <w:sz w:val="18"/>
                      <w:szCs w:val="18"/>
                    </w:rPr>
                    <w:t>2025/04/24</w:t>
                  </w:r>
                </w:p>
              </w:tc>
              <w:tc>
                <w:tcPr>
                  <w:tcW w:w="1417" w:type="dxa"/>
                </w:tcPr>
                <w:p w14:paraId="216003A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kern w:val="0"/>
                      <w:sz w:val="18"/>
                      <w:szCs w:val="18"/>
                    </w:rPr>
                    <w:t>2025/07/24</w:t>
                  </w:r>
                </w:p>
              </w:tc>
              <w:tc>
                <w:tcPr>
                  <w:tcW w:w="1378" w:type="dxa"/>
                </w:tcPr>
                <w:p w14:paraId="7B78093B"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snapToGrid w:val="0"/>
                      <w:sz w:val="18"/>
                      <w:szCs w:val="18"/>
                    </w:rPr>
                    <w:t>i</w:t>
                  </w:r>
                  <w:r w:rsidRPr="008958B5">
                    <w:rPr>
                      <w:rFonts w:ascii="Times New Roman" w:eastAsia="標楷體" w:hAnsi="Times New Roman" w:cs="Times New Roman"/>
                      <w:snapToGrid w:val="0"/>
                      <w:sz w:val="18"/>
                      <w:szCs w:val="18"/>
                    </w:rPr>
                    <w:t>=12</w:t>
                  </w:r>
                </w:p>
              </w:tc>
              <w:tc>
                <w:tcPr>
                  <w:tcW w:w="1493" w:type="dxa"/>
                </w:tcPr>
                <w:p w14:paraId="47072328"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2027/04/24</w:t>
                  </w:r>
                </w:p>
              </w:tc>
              <w:tc>
                <w:tcPr>
                  <w:tcW w:w="1493" w:type="dxa"/>
                </w:tcPr>
                <w:p w14:paraId="77DC7FC8"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2027/07/24</w:t>
                  </w:r>
                </w:p>
              </w:tc>
            </w:tr>
            <w:tr w:rsidR="00E8424E" w:rsidRPr="008958B5" w14:paraId="6BA370F5" w14:textId="77777777" w:rsidTr="00A87AC6">
              <w:trPr>
                <w:trHeight w:val="170"/>
              </w:trPr>
              <w:tc>
                <w:tcPr>
                  <w:tcW w:w="992" w:type="dxa"/>
                  <w:vAlign w:val="center"/>
                </w:tcPr>
                <w:p w14:paraId="0185385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=5</w:t>
                  </w:r>
                </w:p>
              </w:tc>
              <w:tc>
                <w:tcPr>
                  <w:tcW w:w="1684" w:type="dxa"/>
                </w:tcPr>
                <w:p w14:paraId="6ECFD60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kern w:val="0"/>
                      <w:sz w:val="18"/>
                      <w:szCs w:val="18"/>
                    </w:rPr>
                    <w:t>2025/07/24</w:t>
                  </w:r>
                </w:p>
              </w:tc>
              <w:tc>
                <w:tcPr>
                  <w:tcW w:w="1417" w:type="dxa"/>
                </w:tcPr>
                <w:p w14:paraId="36526B4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kern w:val="0"/>
                      <w:sz w:val="18"/>
                      <w:szCs w:val="18"/>
                    </w:rPr>
                    <w:t>2025/10/24</w:t>
                  </w:r>
                </w:p>
              </w:tc>
              <w:tc>
                <w:tcPr>
                  <w:tcW w:w="1378" w:type="dxa"/>
                </w:tcPr>
                <w:p w14:paraId="12EAC370"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snapToGrid w:val="0"/>
                      <w:sz w:val="18"/>
                      <w:szCs w:val="18"/>
                    </w:rPr>
                    <w:t>i</w:t>
                  </w:r>
                  <w:r w:rsidRPr="008958B5">
                    <w:rPr>
                      <w:rFonts w:ascii="Times New Roman" w:eastAsia="標楷體" w:hAnsi="Times New Roman" w:cs="Times New Roman"/>
                      <w:snapToGrid w:val="0"/>
                      <w:sz w:val="18"/>
                      <w:szCs w:val="18"/>
                    </w:rPr>
                    <w:t>=13</w:t>
                  </w:r>
                </w:p>
              </w:tc>
              <w:tc>
                <w:tcPr>
                  <w:tcW w:w="1493" w:type="dxa"/>
                </w:tcPr>
                <w:p w14:paraId="53585316"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2027/07/24</w:t>
                  </w:r>
                </w:p>
              </w:tc>
              <w:tc>
                <w:tcPr>
                  <w:tcW w:w="1493" w:type="dxa"/>
                </w:tcPr>
                <w:p w14:paraId="7E78640E"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2027/10/24</w:t>
                  </w:r>
                </w:p>
              </w:tc>
            </w:tr>
            <w:tr w:rsidR="00E8424E" w:rsidRPr="008958B5" w14:paraId="49192DFC" w14:textId="77777777" w:rsidTr="00A87AC6">
              <w:trPr>
                <w:trHeight w:val="170"/>
              </w:trPr>
              <w:tc>
                <w:tcPr>
                  <w:tcW w:w="992" w:type="dxa"/>
                  <w:vAlign w:val="center"/>
                </w:tcPr>
                <w:p w14:paraId="78315B37"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=6</w:t>
                  </w:r>
                </w:p>
              </w:tc>
              <w:tc>
                <w:tcPr>
                  <w:tcW w:w="1684" w:type="dxa"/>
                </w:tcPr>
                <w:p w14:paraId="188542B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kern w:val="0"/>
                      <w:sz w:val="18"/>
                      <w:szCs w:val="18"/>
                    </w:rPr>
                    <w:t>2025/10/24</w:t>
                  </w:r>
                </w:p>
              </w:tc>
              <w:tc>
                <w:tcPr>
                  <w:tcW w:w="1417" w:type="dxa"/>
                </w:tcPr>
                <w:p w14:paraId="4B5C67ED"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2026/01/24</w:t>
                  </w:r>
                </w:p>
              </w:tc>
              <w:tc>
                <w:tcPr>
                  <w:tcW w:w="1378" w:type="dxa"/>
                </w:tcPr>
                <w:p w14:paraId="330BD0F5"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snapToGrid w:val="0"/>
                      <w:sz w:val="18"/>
                      <w:szCs w:val="18"/>
                    </w:rPr>
                    <w:t>i</w:t>
                  </w:r>
                  <w:r w:rsidRPr="008958B5">
                    <w:rPr>
                      <w:rFonts w:ascii="Times New Roman" w:eastAsia="標楷體" w:hAnsi="Times New Roman" w:cs="Times New Roman"/>
                      <w:snapToGrid w:val="0"/>
                      <w:sz w:val="18"/>
                      <w:szCs w:val="18"/>
                    </w:rPr>
                    <w:t>=14</w:t>
                  </w:r>
                </w:p>
              </w:tc>
              <w:tc>
                <w:tcPr>
                  <w:tcW w:w="1493" w:type="dxa"/>
                </w:tcPr>
                <w:p w14:paraId="675C0305"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2027/10/24</w:t>
                  </w:r>
                </w:p>
              </w:tc>
              <w:tc>
                <w:tcPr>
                  <w:tcW w:w="1493" w:type="dxa"/>
                </w:tcPr>
                <w:p w14:paraId="4FECC39D"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2028/01/24</w:t>
                  </w:r>
                </w:p>
              </w:tc>
            </w:tr>
            <w:tr w:rsidR="00E8424E" w:rsidRPr="008958B5" w14:paraId="3D3078AC" w14:textId="77777777" w:rsidTr="00A87AC6">
              <w:trPr>
                <w:trHeight w:val="170"/>
              </w:trPr>
              <w:tc>
                <w:tcPr>
                  <w:tcW w:w="992" w:type="dxa"/>
                  <w:vAlign w:val="center"/>
                </w:tcPr>
                <w:p w14:paraId="6605EF1E"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=7</w:t>
                  </w:r>
                </w:p>
              </w:tc>
              <w:tc>
                <w:tcPr>
                  <w:tcW w:w="1684" w:type="dxa"/>
                </w:tcPr>
                <w:p w14:paraId="0CB3322F"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2026/01/24</w:t>
                  </w:r>
                </w:p>
              </w:tc>
              <w:tc>
                <w:tcPr>
                  <w:tcW w:w="1417" w:type="dxa"/>
                </w:tcPr>
                <w:p w14:paraId="5198F83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2026/04/24</w:t>
                  </w:r>
                  <w:r w:rsidRPr="008958B5" w:rsidDel="005939DC">
                    <w:rPr>
                      <w:rFonts w:ascii="Times New Roman" w:eastAsia="標楷體" w:hAnsi="Times New Roman" w:cs="Times New Roman"/>
                      <w:snapToGrid w:val="0"/>
                      <w:sz w:val="18"/>
                      <w:szCs w:val="18"/>
                    </w:rPr>
                    <w:t xml:space="preserve"> </w:t>
                  </w:r>
                </w:p>
              </w:tc>
              <w:tc>
                <w:tcPr>
                  <w:tcW w:w="1378" w:type="dxa"/>
                </w:tcPr>
                <w:p w14:paraId="7476FFDD"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snapToGrid w:val="0"/>
                      <w:sz w:val="18"/>
                      <w:szCs w:val="18"/>
                    </w:rPr>
                    <w:t>i</w:t>
                  </w:r>
                  <w:r w:rsidRPr="008958B5">
                    <w:rPr>
                      <w:rFonts w:ascii="Times New Roman" w:eastAsia="標楷體" w:hAnsi="Times New Roman" w:cs="Times New Roman"/>
                      <w:snapToGrid w:val="0"/>
                      <w:sz w:val="18"/>
                      <w:szCs w:val="18"/>
                    </w:rPr>
                    <w:t>=15</w:t>
                  </w:r>
                </w:p>
              </w:tc>
              <w:tc>
                <w:tcPr>
                  <w:tcW w:w="1493" w:type="dxa"/>
                </w:tcPr>
                <w:p w14:paraId="1442AFBC"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2028/01/24</w:t>
                  </w:r>
                </w:p>
              </w:tc>
              <w:tc>
                <w:tcPr>
                  <w:tcW w:w="1493" w:type="dxa"/>
                </w:tcPr>
                <w:p w14:paraId="5D5C68E1"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2028/04/24</w:t>
                  </w:r>
                </w:p>
              </w:tc>
            </w:tr>
            <w:tr w:rsidR="00E8424E" w:rsidRPr="008958B5" w14:paraId="5382596A" w14:textId="77777777" w:rsidTr="00A87AC6">
              <w:trPr>
                <w:trHeight w:val="170"/>
              </w:trPr>
              <w:tc>
                <w:tcPr>
                  <w:tcW w:w="992" w:type="dxa"/>
                  <w:vAlign w:val="center"/>
                </w:tcPr>
                <w:p w14:paraId="07923EC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=8</w:t>
                  </w:r>
                </w:p>
              </w:tc>
              <w:tc>
                <w:tcPr>
                  <w:tcW w:w="1684" w:type="dxa"/>
                </w:tcPr>
                <w:p w14:paraId="107ECEB5"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2026/04/24</w:t>
                  </w:r>
                </w:p>
              </w:tc>
              <w:tc>
                <w:tcPr>
                  <w:tcW w:w="1417" w:type="dxa"/>
                </w:tcPr>
                <w:p w14:paraId="6BCC9FA3"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2026/07/24</w:t>
                  </w:r>
                  <w:r w:rsidRPr="008958B5" w:rsidDel="005939DC">
                    <w:rPr>
                      <w:rFonts w:ascii="Times New Roman" w:eastAsia="標楷體" w:hAnsi="Times New Roman" w:cs="Times New Roman"/>
                      <w:snapToGrid w:val="0"/>
                      <w:sz w:val="18"/>
                      <w:szCs w:val="18"/>
                    </w:rPr>
                    <w:t xml:space="preserve">  </w:t>
                  </w:r>
                </w:p>
              </w:tc>
              <w:tc>
                <w:tcPr>
                  <w:tcW w:w="1378" w:type="dxa"/>
                </w:tcPr>
                <w:p w14:paraId="24151EA9"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i/>
                      <w:snapToGrid w:val="0"/>
                      <w:sz w:val="18"/>
                      <w:szCs w:val="18"/>
                    </w:rPr>
                    <w:t>i</w:t>
                  </w:r>
                  <w:r w:rsidRPr="008958B5">
                    <w:rPr>
                      <w:rFonts w:ascii="Times New Roman" w:eastAsia="標楷體" w:hAnsi="Times New Roman" w:cs="Times New Roman"/>
                      <w:snapToGrid w:val="0"/>
                      <w:sz w:val="18"/>
                      <w:szCs w:val="18"/>
                    </w:rPr>
                    <w:t>=16</w:t>
                  </w:r>
                </w:p>
              </w:tc>
              <w:tc>
                <w:tcPr>
                  <w:tcW w:w="1493" w:type="dxa"/>
                </w:tcPr>
                <w:p w14:paraId="59460958"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2028/04/24</w:t>
                  </w:r>
                </w:p>
              </w:tc>
              <w:tc>
                <w:tcPr>
                  <w:tcW w:w="1493" w:type="dxa"/>
                </w:tcPr>
                <w:p w14:paraId="6EE1478A" w14:textId="77777777" w:rsidR="00E8424E" w:rsidRPr="008958B5" w:rsidRDefault="00E8424E" w:rsidP="00E8424E">
                  <w:pPr>
                    <w:snapToGrid w:val="0"/>
                    <w:spacing w:line="240" w:lineRule="exact"/>
                    <w:jc w:val="center"/>
                    <w:rPr>
                      <w:rFonts w:ascii="Times New Roman" w:eastAsia="標楷體" w:hAnsi="Times New Roman" w:cs="Times New Roman"/>
                      <w:snapToGrid w:val="0"/>
                      <w:sz w:val="18"/>
                      <w:szCs w:val="18"/>
                    </w:rPr>
                  </w:pPr>
                  <w:r w:rsidRPr="008958B5">
                    <w:rPr>
                      <w:rFonts w:ascii="Times New Roman" w:eastAsia="標楷體" w:hAnsi="Times New Roman" w:cs="Times New Roman"/>
                      <w:snapToGrid w:val="0"/>
                      <w:sz w:val="18"/>
                      <w:szCs w:val="18"/>
                    </w:rPr>
                    <w:t>2028/07/24</w:t>
                  </w:r>
                </w:p>
              </w:tc>
            </w:tr>
          </w:tbl>
          <w:p w14:paraId="4AAD2115" w14:textId="77777777" w:rsidR="00E8424E" w:rsidRPr="008958B5" w:rsidRDefault="00E8424E" w:rsidP="00E8424E">
            <w:pPr>
              <w:widowControl/>
              <w:spacing w:line="280" w:lineRule="atLeast"/>
              <w:ind w:leftChars="17" w:left="41" w:rightChars="28" w:right="67"/>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假設連結標的票面利率及計息期間如下：</w:t>
            </w:r>
          </w:p>
          <w:tbl>
            <w:tblPr>
              <w:tblStyle w:val="1"/>
              <w:tblW w:w="0" w:type="auto"/>
              <w:tblInd w:w="57" w:type="dxa"/>
              <w:tblLayout w:type="fixed"/>
              <w:tblCellMar>
                <w:left w:w="57" w:type="dxa"/>
                <w:right w:w="57" w:type="dxa"/>
              </w:tblCellMar>
              <w:tblLook w:val="04A0" w:firstRow="1" w:lastRow="0" w:firstColumn="1" w:lastColumn="0" w:noHBand="0" w:noVBand="1"/>
            </w:tblPr>
            <w:tblGrid>
              <w:gridCol w:w="1374"/>
              <w:gridCol w:w="1374"/>
              <w:gridCol w:w="2126"/>
              <w:gridCol w:w="2126"/>
              <w:gridCol w:w="1418"/>
            </w:tblGrid>
            <w:tr w:rsidR="00E8424E" w:rsidRPr="008958B5" w14:paraId="7E60FA92" w14:textId="77777777" w:rsidTr="00A87AC6">
              <w:trPr>
                <w:trHeight w:val="20"/>
              </w:trPr>
              <w:tc>
                <w:tcPr>
                  <w:tcW w:w="1374" w:type="dxa"/>
                  <w:shd w:val="clear" w:color="auto" w:fill="F2F2F2" w:themeFill="background1" w:themeFillShade="F2"/>
                  <w:vAlign w:val="center"/>
                </w:tcPr>
                <w:p w14:paraId="6EDAF9D8"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連結標的計息期間</w:t>
                  </w:r>
                </w:p>
              </w:tc>
              <w:tc>
                <w:tcPr>
                  <w:tcW w:w="1374" w:type="dxa"/>
                  <w:shd w:val="clear" w:color="auto" w:fill="F2F2F2" w:themeFill="background1" w:themeFillShade="F2"/>
                  <w:vAlign w:val="center"/>
                </w:tcPr>
                <w:p w14:paraId="61AFBDC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連結標的票面利率</w:t>
                  </w:r>
                </w:p>
              </w:tc>
              <w:tc>
                <w:tcPr>
                  <w:tcW w:w="2126" w:type="dxa"/>
                  <w:shd w:val="clear" w:color="auto" w:fill="F2F2F2" w:themeFill="background1" w:themeFillShade="F2"/>
                  <w:vAlign w:val="center"/>
                </w:tcPr>
                <w:p w14:paraId="2E10E4FF"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連結標的計息期間起始日</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w:t>
                  </w:r>
                </w:p>
              </w:tc>
              <w:tc>
                <w:tcPr>
                  <w:tcW w:w="2126" w:type="dxa"/>
                  <w:shd w:val="clear" w:color="auto" w:fill="F2F2F2" w:themeFill="background1" w:themeFillShade="F2"/>
                  <w:vAlign w:val="center"/>
                </w:tcPr>
                <w:p w14:paraId="592DD2B7"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連結標的計息期間終止日</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sidDel="00D159AB">
                    <w:rPr>
                      <w:rFonts w:ascii="Times New Roman" w:eastAsia="標楷體" w:hAnsi="Times New Roman" w:cs="Times New Roman"/>
                      <w:color w:val="000000" w:themeColor="text1"/>
                      <w:kern w:val="0"/>
                      <w:sz w:val="18"/>
                      <w:szCs w:val="18"/>
                    </w:rPr>
                    <w:t xml:space="preserve"> </w:t>
                  </w:r>
                </w:p>
              </w:tc>
              <w:tc>
                <w:tcPr>
                  <w:tcW w:w="1418" w:type="dxa"/>
                  <w:shd w:val="clear" w:color="auto" w:fill="F2F2F2" w:themeFill="background1" w:themeFillShade="F2"/>
                  <w:vAlign w:val="center"/>
                </w:tcPr>
                <w:p w14:paraId="4DF9ACA4"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連結標的付息日</w:t>
                  </w:r>
                </w:p>
              </w:tc>
            </w:tr>
            <w:tr w:rsidR="00E8424E" w:rsidRPr="008958B5" w14:paraId="46455237" w14:textId="77777777" w:rsidTr="00A87AC6">
              <w:trPr>
                <w:trHeight w:val="20"/>
              </w:trPr>
              <w:tc>
                <w:tcPr>
                  <w:tcW w:w="1374" w:type="dxa"/>
                  <w:vAlign w:val="center"/>
                </w:tcPr>
                <w:p w14:paraId="6979C1ED"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=1</w:t>
                  </w:r>
                </w:p>
              </w:tc>
              <w:tc>
                <w:tcPr>
                  <w:tcW w:w="1374" w:type="dxa"/>
                  <w:vAlign w:val="center"/>
                </w:tcPr>
                <w:p w14:paraId="7F1189EB"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color w:val="000000" w:themeColor="text1"/>
                      <w:kern w:val="0"/>
                      <w:sz w:val="18"/>
                      <w:szCs w:val="18"/>
                    </w:rPr>
                  </w:pPr>
                  <w:r w:rsidRPr="008958B5">
                    <w:rPr>
                      <w:rFonts w:ascii="Times New Roman" w:eastAsia="標楷體" w:hAnsi="Times New Roman" w:cs="Times New Roman"/>
                      <w:color w:val="000000" w:themeColor="text1"/>
                      <w:kern w:val="0"/>
                      <w:sz w:val="18"/>
                      <w:szCs w:val="18"/>
                    </w:rPr>
                    <w:t>3.70%</w:t>
                  </w:r>
                </w:p>
              </w:tc>
              <w:tc>
                <w:tcPr>
                  <w:tcW w:w="2126" w:type="dxa"/>
                  <w:vAlign w:val="center"/>
                </w:tcPr>
                <w:p w14:paraId="5EE500FE"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2024/04/24</w:t>
                  </w:r>
                </w:p>
              </w:tc>
              <w:tc>
                <w:tcPr>
                  <w:tcW w:w="2126" w:type="dxa"/>
                  <w:vAlign w:val="center"/>
                </w:tcPr>
                <w:p w14:paraId="1263FD99"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2025/04/24</w:t>
                  </w:r>
                </w:p>
              </w:tc>
              <w:tc>
                <w:tcPr>
                  <w:tcW w:w="1418" w:type="dxa"/>
                  <w:vAlign w:val="center"/>
                </w:tcPr>
                <w:p w14:paraId="21048A96"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2025/04/24</w:t>
                  </w:r>
                </w:p>
              </w:tc>
            </w:tr>
            <w:tr w:rsidR="00E8424E" w:rsidRPr="008958B5" w14:paraId="75242C4C" w14:textId="77777777" w:rsidTr="00A87AC6">
              <w:trPr>
                <w:trHeight w:val="20"/>
              </w:trPr>
              <w:tc>
                <w:tcPr>
                  <w:tcW w:w="1374" w:type="dxa"/>
                  <w:vAlign w:val="center"/>
                </w:tcPr>
                <w:p w14:paraId="6C6FEAE2"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=2</w:t>
                  </w:r>
                </w:p>
              </w:tc>
              <w:tc>
                <w:tcPr>
                  <w:tcW w:w="1374" w:type="dxa"/>
                  <w:vAlign w:val="center"/>
                </w:tcPr>
                <w:p w14:paraId="1C92D751"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color w:val="000000" w:themeColor="text1"/>
                      <w:kern w:val="0"/>
                      <w:sz w:val="18"/>
                      <w:szCs w:val="18"/>
                    </w:rPr>
                  </w:pPr>
                  <w:r w:rsidRPr="008958B5">
                    <w:rPr>
                      <w:rFonts w:ascii="Times New Roman" w:eastAsia="標楷體" w:hAnsi="Times New Roman" w:cs="Times New Roman"/>
                      <w:color w:val="000000" w:themeColor="text1"/>
                      <w:kern w:val="0"/>
                      <w:sz w:val="18"/>
                      <w:szCs w:val="18"/>
                    </w:rPr>
                    <w:t>3.70%</w:t>
                  </w:r>
                </w:p>
              </w:tc>
              <w:tc>
                <w:tcPr>
                  <w:tcW w:w="2126" w:type="dxa"/>
                  <w:vAlign w:val="center"/>
                </w:tcPr>
                <w:p w14:paraId="485AF19A"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2025/04/24</w:t>
                  </w:r>
                </w:p>
              </w:tc>
              <w:tc>
                <w:tcPr>
                  <w:tcW w:w="2126" w:type="dxa"/>
                  <w:vAlign w:val="center"/>
                </w:tcPr>
                <w:p w14:paraId="63F37D1B"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2026/04/24</w:t>
                  </w:r>
                </w:p>
              </w:tc>
              <w:tc>
                <w:tcPr>
                  <w:tcW w:w="1418" w:type="dxa"/>
                  <w:vAlign w:val="center"/>
                </w:tcPr>
                <w:p w14:paraId="0F135EB0"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2026/04/24</w:t>
                  </w:r>
                </w:p>
              </w:tc>
            </w:tr>
            <w:tr w:rsidR="00E8424E" w:rsidRPr="008958B5" w14:paraId="3A891FCF" w14:textId="77777777" w:rsidTr="00A87AC6">
              <w:trPr>
                <w:trHeight w:val="20"/>
              </w:trPr>
              <w:tc>
                <w:tcPr>
                  <w:tcW w:w="1374" w:type="dxa"/>
                  <w:vAlign w:val="center"/>
                </w:tcPr>
                <w:p w14:paraId="07C45FD1"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=3</w:t>
                  </w:r>
                </w:p>
              </w:tc>
              <w:tc>
                <w:tcPr>
                  <w:tcW w:w="1374" w:type="dxa"/>
                  <w:vAlign w:val="center"/>
                </w:tcPr>
                <w:p w14:paraId="139C8050"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color w:val="000000" w:themeColor="text1"/>
                      <w:kern w:val="0"/>
                      <w:sz w:val="18"/>
                      <w:szCs w:val="18"/>
                    </w:rPr>
                  </w:pPr>
                  <w:r w:rsidRPr="008958B5">
                    <w:rPr>
                      <w:rFonts w:ascii="Times New Roman" w:eastAsia="標楷體" w:hAnsi="Times New Roman" w:cs="Times New Roman"/>
                      <w:color w:val="000000" w:themeColor="text1"/>
                      <w:kern w:val="0"/>
                      <w:sz w:val="18"/>
                      <w:szCs w:val="18"/>
                    </w:rPr>
                    <w:t>3.70%</w:t>
                  </w:r>
                </w:p>
              </w:tc>
              <w:tc>
                <w:tcPr>
                  <w:tcW w:w="2126" w:type="dxa"/>
                  <w:vAlign w:val="center"/>
                </w:tcPr>
                <w:p w14:paraId="75F3370E"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2026/04/24</w:t>
                  </w:r>
                </w:p>
              </w:tc>
              <w:tc>
                <w:tcPr>
                  <w:tcW w:w="2126" w:type="dxa"/>
                  <w:vAlign w:val="center"/>
                </w:tcPr>
                <w:p w14:paraId="0E94048F"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2027/04/24</w:t>
                  </w:r>
                </w:p>
              </w:tc>
              <w:tc>
                <w:tcPr>
                  <w:tcW w:w="1418" w:type="dxa"/>
                  <w:vAlign w:val="center"/>
                </w:tcPr>
                <w:p w14:paraId="5F7F87C9"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2027/04/24</w:t>
                  </w:r>
                </w:p>
              </w:tc>
            </w:tr>
            <w:tr w:rsidR="00E8424E" w:rsidRPr="008958B5" w14:paraId="5CDF2257" w14:textId="77777777" w:rsidTr="00A87AC6">
              <w:trPr>
                <w:trHeight w:val="20"/>
              </w:trPr>
              <w:tc>
                <w:tcPr>
                  <w:tcW w:w="1374" w:type="dxa"/>
                  <w:vAlign w:val="center"/>
                </w:tcPr>
                <w:p w14:paraId="3996105B"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i/>
                      <w:color w:val="000000" w:themeColor="text1"/>
                      <w:kern w:val="0"/>
                      <w:sz w:val="18"/>
                      <w:szCs w:val="18"/>
                    </w:rPr>
                    <w:t>i</w:t>
                  </w:r>
                  <w:r w:rsidRPr="008958B5">
                    <w:rPr>
                      <w:rFonts w:ascii="Times New Roman" w:eastAsia="標楷體" w:hAnsi="Times New Roman" w:cs="Times New Roman"/>
                      <w:color w:val="000000" w:themeColor="text1"/>
                      <w:kern w:val="0"/>
                      <w:sz w:val="18"/>
                      <w:szCs w:val="18"/>
                    </w:rPr>
                    <w:t>=4</w:t>
                  </w:r>
                </w:p>
              </w:tc>
              <w:tc>
                <w:tcPr>
                  <w:tcW w:w="1374" w:type="dxa"/>
                  <w:vAlign w:val="center"/>
                </w:tcPr>
                <w:p w14:paraId="4CFE49D3" w14:textId="77777777" w:rsidR="00E8424E" w:rsidRPr="008958B5" w:rsidRDefault="00E8424E" w:rsidP="00E8424E">
                  <w:pPr>
                    <w:adjustRightInd w:val="0"/>
                    <w:snapToGrid w:val="0"/>
                    <w:spacing w:line="260" w:lineRule="exact"/>
                    <w:jc w:val="center"/>
                    <w:rPr>
                      <w:rFonts w:ascii="Times New Roman" w:eastAsia="標楷體" w:hAnsi="Times New Roman" w:cs="Times New Roman"/>
                      <w:i/>
                      <w:color w:val="000000" w:themeColor="text1"/>
                      <w:kern w:val="0"/>
                      <w:sz w:val="18"/>
                      <w:szCs w:val="18"/>
                    </w:rPr>
                  </w:pPr>
                  <w:r w:rsidRPr="008958B5">
                    <w:rPr>
                      <w:rFonts w:ascii="Times New Roman" w:eastAsia="標楷體" w:hAnsi="Times New Roman" w:cs="Times New Roman"/>
                      <w:color w:val="000000" w:themeColor="text1"/>
                      <w:kern w:val="0"/>
                      <w:sz w:val="18"/>
                      <w:szCs w:val="18"/>
                    </w:rPr>
                    <w:t>3.70%</w:t>
                  </w:r>
                </w:p>
              </w:tc>
              <w:tc>
                <w:tcPr>
                  <w:tcW w:w="2126" w:type="dxa"/>
                  <w:vAlign w:val="center"/>
                </w:tcPr>
                <w:p w14:paraId="52630A87"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2027/04/24</w:t>
                  </w:r>
                </w:p>
              </w:tc>
              <w:tc>
                <w:tcPr>
                  <w:tcW w:w="2126" w:type="dxa"/>
                  <w:vAlign w:val="center"/>
                </w:tcPr>
                <w:p w14:paraId="3C97C5F1"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2028/04/24</w:t>
                  </w:r>
                </w:p>
              </w:tc>
              <w:tc>
                <w:tcPr>
                  <w:tcW w:w="1418" w:type="dxa"/>
                  <w:vAlign w:val="center"/>
                </w:tcPr>
                <w:p w14:paraId="259193C8" w14:textId="77777777" w:rsidR="00E8424E" w:rsidRPr="008958B5" w:rsidRDefault="00E8424E" w:rsidP="00E8424E">
                  <w:pPr>
                    <w:adjustRightInd w:val="0"/>
                    <w:snapToGri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snapToGrid w:val="0"/>
                      <w:sz w:val="18"/>
                      <w:szCs w:val="18"/>
                    </w:rPr>
                    <w:t>2028/04/24</w:t>
                  </w:r>
                </w:p>
              </w:tc>
            </w:tr>
          </w:tbl>
          <w:p w14:paraId="773556C4" w14:textId="77777777" w:rsidR="00E8424E" w:rsidRPr="008958B5" w:rsidRDefault="00E8424E" w:rsidP="00B22650">
            <w:pPr>
              <w:numPr>
                <w:ilvl w:val="0"/>
                <w:numId w:val="38"/>
              </w:numPr>
              <w:autoSpaceDE w:val="0"/>
              <w:autoSpaceDN w:val="0"/>
              <w:adjustRightInd w:val="0"/>
              <w:spacing w:line="300" w:lineRule="exact"/>
              <w:ind w:left="233" w:rightChars="28" w:right="67" w:hanging="6"/>
              <w:jc w:val="both"/>
              <w:rPr>
                <w:rFonts w:ascii="Times New Roman" w:eastAsia="標楷體" w:hAnsi="Times New Roman" w:cs="Times New Roman"/>
                <w:b/>
                <w:color w:val="000000"/>
                <w:kern w:val="0"/>
                <w:sz w:val="21"/>
                <w:szCs w:val="21"/>
              </w:rPr>
            </w:pPr>
            <w:r w:rsidRPr="008958B5">
              <w:rPr>
                <w:rFonts w:ascii="Times New Roman" w:eastAsia="標楷體" w:hAnsi="Times New Roman" w:cs="Times New Roman" w:hint="eastAsia"/>
                <w:b/>
                <w:color w:val="000000"/>
                <w:kern w:val="0"/>
                <w:sz w:val="21"/>
                <w:szCs w:val="21"/>
              </w:rPr>
              <w:t>情境分析說明</w:t>
            </w:r>
            <w:proofErr w:type="gramStart"/>
            <w:r w:rsidRPr="008958B5">
              <w:rPr>
                <w:rFonts w:ascii="Times New Roman" w:eastAsia="標楷體" w:hAnsi="Times New Roman" w:cs="Times New Roman" w:hint="eastAsia"/>
                <w:b/>
                <w:color w:val="000000"/>
                <w:kern w:val="0"/>
                <w:sz w:val="21"/>
                <w:szCs w:val="21"/>
              </w:rPr>
              <w:t>一</w:t>
            </w:r>
            <w:proofErr w:type="gramEnd"/>
            <w:r w:rsidRPr="008958B5">
              <w:rPr>
                <w:rFonts w:ascii="Times New Roman" w:eastAsia="標楷體" w:hAnsi="Times New Roman" w:cs="Times New Roman"/>
                <w:b/>
                <w:color w:val="000000"/>
                <w:kern w:val="0"/>
                <w:sz w:val="21"/>
                <w:szCs w:val="21"/>
              </w:rPr>
              <w:t>(</w:t>
            </w:r>
            <w:r w:rsidRPr="008958B5">
              <w:rPr>
                <w:rFonts w:ascii="Times New Roman" w:eastAsia="標楷體" w:hAnsi="Times New Roman" w:cs="Times New Roman" w:hint="eastAsia"/>
                <w:b/>
                <w:color w:val="000000"/>
                <w:kern w:val="0"/>
                <w:sz w:val="21"/>
                <w:szCs w:val="21"/>
              </w:rPr>
              <w:t>持有至到期且基準利率不變</w:t>
            </w:r>
            <w:r w:rsidRPr="008958B5">
              <w:rPr>
                <w:rFonts w:ascii="Times New Roman" w:eastAsia="標楷體" w:hAnsi="Times New Roman" w:cs="Times New Roman"/>
                <w:b/>
                <w:color w:val="000000"/>
                <w:kern w:val="0"/>
                <w:sz w:val="21"/>
                <w:szCs w:val="21"/>
              </w:rPr>
              <w:t>)</w:t>
            </w:r>
          </w:p>
          <w:p w14:paraId="544EA45F" w14:textId="77777777" w:rsidR="00E8424E" w:rsidRPr="008958B5" w:rsidRDefault="00E8424E" w:rsidP="00E8424E">
            <w:pPr>
              <w:autoSpaceDE w:val="0"/>
              <w:autoSpaceDN w:val="0"/>
              <w:adjustRightInd w:val="0"/>
              <w:spacing w:line="300" w:lineRule="exact"/>
              <w:ind w:left="233" w:rightChars="28" w:right="67"/>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合約期間</w:t>
            </w:r>
            <w:r w:rsidRPr="008958B5">
              <w:rPr>
                <w:rFonts w:ascii="Times New Roman" w:eastAsia="標楷體" w:hAnsi="Times New Roman" w:cs="Times New Roman"/>
                <w:color w:val="000000"/>
                <w:kern w:val="0"/>
                <w:sz w:val="21"/>
                <w:szCs w:val="21"/>
              </w:rPr>
              <w:t>2024/07/24</w:t>
            </w:r>
            <w:r w:rsidRPr="008958B5">
              <w:rPr>
                <w:rFonts w:ascii="Times New Roman" w:eastAsia="標楷體" w:hAnsi="Times New Roman" w:cs="Times New Roman" w:hint="eastAsia"/>
                <w:color w:val="000000"/>
                <w:kern w:val="0"/>
                <w:sz w:val="21"/>
                <w:szCs w:val="21"/>
              </w:rPr>
              <w:t>至</w:t>
            </w:r>
            <w:r w:rsidRPr="008958B5">
              <w:rPr>
                <w:rFonts w:ascii="Times New Roman" w:eastAsia="標楷體" w:hAnsi="Times New Roman" w:cs="Times New Roman"/>
                <w:color w:val="000000"/>
                <w:kern w:val="0"/>
                <w:sz w:val="21"/>
                <w:szCs w:val="21"/>
              </w:rPr>
              <w:t>2028/04/24</w:t>
            </w:r>
            <w:r w:rsidRPr="008958B5">
              <w:rPr>
                <w:rFonts w:ascii="Times New Roman" w:eastAsia="標楷體" w:hAnsi="Times New Roman" w:cs="Times New Roman" w:hint="eastAsia"/>
                <w:color w:val="000000"/>
                <w:kern w:val="0"/>
                <w:sz w:val="21"/>
                <w:szCs w:val="21"/>
              </w:rPr>
              <w:t>。</w:t>
            </w:r>
          </w:p>
          <w:p w14:paraId="189E9495" w14:textId="77777777" w:rsidR="0039044C" w:rsidRPr="008958B5" w:rsidRDefault="0039044C" w:rsidP="0039044C">
            <w:pPr>
              <w:autoSpaceDE w:val="0"/>
              <w:autoSpaceDN w:val="0"/>
              <w:adjustRightInd w:val="0"/>
              <w:spacing w:line="300" w:lineRule="exact"/>
              <w:ind w:left="233" w:rightChars="28" w:right="67"/>
              <w:jc w:val="both"/>
              <w:rPr>
                <w:rFonts w:ascii="標楷體" w:eastAsia="標楷體" w:hAnsi="標楷體" w:cs="Times New Roman"/>
                <w:color w:val="000000"/>
                <w:kern w:val="0"/>
                <w:sz w:val="21"/>
                <w:szCs w:val="21"/>
              </w:rPr>
            </w:pPr>
            <w:r w:rsidRPr="008958B5">
              <w:rPr>
                <w:rFonts w:ascii="標楷體" w:eastAsia="標楷體" w:hAnsi="標楷體" w:cs="Times New Roman" w:hint="eastAsia"/>
                <w:color w:val="000000"/>
                <w:kern w:val="0"/>
                <w:sz w:val="21"/>
                <w:szCs w:val="21"/>
              </w:rPr>
              <w:t>假設持有期間之避險資金成本皆為 = Max[(1.5%+1.00%),0.1%] = 2.5%</w:t>
            </w:r>
          </w:p>
          <w:p w14:paraId="16B6D63F" w14:textId="77777777" w:rsidR="0039044C" w:rsidRPr="008958B5" w:rsidRDefault="0039044C" w:rsidP="0039044C">
            <w:pPr>
              <w:autoSpaceDE w:val="0"/>
              <w:autoSpaceDN w:val="0"/>
              <w:adjustRightInd w:val="0"/>
              <w:spacing w:line="300" w:lineRule="exact"/>
              <w:ind w:left="233" w:rightChars="28" w:right="67"/>
              <w:jc w:val="both"/>
              <w:rPr>
                <w:rFonts w:ascii="標楷體" w:eastAsia="標楷體" w:hAnsi="標楷體" w:cs="Times New Roman"/>
                <w:color w:val="000000"/>
                <w:kern w:val="0"/>
                <w:sz w:val="21"/>
                <w:szCs w:val="21"/>
              </w:rPr>
            </w:pPr>
            <w:r w:rsidRPr="008958B5">
              <w:rPr>
                <w:rFonts w:ascii="標楷體" w:eastAsia="標楷體" w:hAnsi="標楷體" w:cs="Times New Roman" w:hint="eastAsia"/>
                <w:color w:val="000000"/>
                <w:kern w:val="0"/>
                <w:sz w:val="21"/>
                <w:szCs w:val="21"/>
              </w:rPr>
              <w:t>第一年利息 2,000,000 *(3.7% * 5</w:t>
            </w:r>
            <w:proofErr w:type="gramStart"/>
            <w:r w:rsidRPr="008958B5">
              <w:rPr>
                <w:rFonts w:ascii="標楷體" w:eastAsia="標楷體" w:hAnsi="標楷體" w:cs="Times New Roman" w:hint="eastAsia"/>
                <w:color w:val="000000"/>
                <w:kern w:val="0"/>
                <w:sz w:val="21"/>
                <w:szCs w:val="21"/>
              </w:rPr>
              <w:t>–</w:t>
            </w:r>
            <w:proofErr w:type="gramEnd"/>
            <w:r w:rsidRPr="008958B5">
              <w:rPr>
                <w:rFonts w:ascii="標楷體" w:eastAsia="標楷體" w:hAnsi="標楷體" w:cs="Times New Roman" w:hint="eastAsia"/>
                <w:color w:val="000000"/>
                <w:kern w:val="0"/>
                <w:sz w:val="21"/>
                <w:szCs w:val="21"/>
              </w:rPr>
              <w:t>2.5%*(500%-1)*274/365) = 219,863</w:t>
            </w:r>
          </w:p>
          <w:p w14:paraId="2C9EA66C" w14:textId="77777777" w:rsidR="0039044C" w:rsidRPr="008958B5" w:rsidRDefault="0039044C" w:rsidP="0039044C">
            <w:pPr>
              <w:autoSpaceDE w:val="0"/>
              <w:autoSpaceDN w:val="0"/>
              <w:adjustRightInd w:val="0"/>
              <w:spacing w:line="300" w:lineRule="exact"/>
              <w:ind w:left="233" w:rightChars="28" w:right="67"/>
              <w:jc w:val="both"/>
              <w:rPr>
                <w:rFonts w:ascii="標楷體" w:eastAsia="標楷體" w:hAnsi="標楷體" w:cs="Times New Roman"/>
                <w:color w:val="000000"/>
                <w:kern w:val="0"/>
                <w:sz w:val="21"/>
                <w:szCs w:val="21"/>
              </w:rPr>
            </w:pPr>
            <w:r w:rsidRPr="008958B5">
              <w:rPr>
                <w:rFonts w:ascii="標楷體" w:eastAsia="標楷體" w:hAnsi="標楷體" w:cs="Times New Roman" w:hint="eastAsia"/>
                <w:color w:val="000000"/>
                <w:kern w:val="0"/>
                <w:sz w:val="21"/>
                <w:szCs w:val="21"/>
              </w:rPr>
              <w:t>每年配息可領回共三年 2,000,000 *(3.7%+(500%-1)*(3.7%-2.5%))*3 = 510,000</w:t>
            </w:r>
          </w:p>
          <w:p w14:paraId="3620B17D" w14:textId="4DFD9CF3" w:rsidR="00E8424E" w:rsidRPr="008958B5" w:rsidRDefault="00E8424E" w:rsidP="00E8424E">
            <w:pPr>
              <w:autoSpaceDE w:val="0"/>
              <w:autoSpaceDN w:val="0"/>
              <w:adjustRightInd w:val="0"/>
              <w:spacing w:line="300" w:lineRule="exact"/>
              <w:ind w:left="233" w:rightChars="28" w:right="67"/>
              <w:jc w:val="both"/>
              <w:rPr>
                <w:rFonts w:ascii="標楷體" w:eastAsia="標楷體" w:hAnsi="標楷體" w:cs="Times New Roman"/>
                <w:color w:val="000000"/>
                <w:kern w:val="0"/>
                <w:sz w:val="21"/>
                <w:szCs w:val="21"/>
              </w:rPr>
            </w:pPr>
            <w:r w:rsidRPr="008958B5">
              <w:rPr>
                <w:rFonts w:ascii="標楷體" w:eastAsia="標楷體" w:hAnsi="標楷體" w:cs="Times New Roman" w:hint="eastAsia"/>
                <w:color w:val="000000"/>
                <w:kern w:val="0"/>
                <w:sz w:val="21"/>
                <w:szCs w:val="21"/>
              </w:rPr>
              <w:t>期間共四個配息日，總共領回</w:t>
            </w:r>
            <w:r w:rsidRPr="008958B5">
              <w:rPr>
                <w:rFonts w:ascii="標楷體" w:eastAsia="標楷體" w:hAnsi="標楷體" w:cs="Times New Roman"/>
                <w:color w:val="000000"/>
                <w:kern w:val="0"/>
                <w:sz w:val="21"/>
                <w:szCs w:val="21"/>
              </w:rPr>
              <w:t xml:space="preserve"> </w:t>
            </w:r>
            <w:r w:rsidR="0039044C" w:rsidRPr="008958B5">
              <w:rPr>
                <w:rFonts w:ascii="標楷體" w:eastAsia="標楷體" w:hAnsi="標楷體" w:cs="Times New Roman" w:hint="eastAsia"/>
                <w:color w:val="000000"/>
                <w:kern w:val="0"/>
                <w:sz w:val="21"/>
                <w:szCs w:val="21"/>
              </w:rPr>
              <w:t xml:space="preserve"> </w:t>
            </w:r>
            <w:r w:rsidR="0039044C" w:rsidRPr="008958B5">
              <w:rPr>
                <w:rFonts w:ascii="標楷體" w:eastAsia="標楷體" w:hAnsi="標楷體" w:cs="Times New Roman" w:hint="eastAsia"/>
                <w:color w:val="FF0000"/>
                <w:kern w:val="0"/>
                <w:sz w:val="21"/>
                <w:szCs w:val="21"/>
              </w:rPr>
              <w:t>729,863</w:t>
            </w:r>
          </w:p>
          <w:p w14:paraId="1F45E5EC" w14:textId="77777777" w:rsidR="00E8424E" w:rsidRPr="008958B5" w:rsidRDefault="00E8424E" w:rsidP="00E8424E">
            <w:pPr>
              <w:autoSpaceDE w:val="0"/>
              <w:autoSpaceDN w:val="0"/>
              <w:adjustRightInd w:val="0"/>
              <w:spacing w:line="300" w:lineRule="exact"/>
              <w:ind w:left="233"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負值配息總計差額</w:t>
            </w:r>
            <w:r w:rsidRPr="008958B5">
              <w:rPr>
                <w:rFonts w:ascii="Times New Roman" w:eastAsia="標楷體" w:hAnsi="Times New Roman" w:cs="Times New Roman"/>
                <w:kern w:val="0"/>
                <w:sz w:val="21"/>
                <w:szCs w:val="21"/>
              </w:rPr>
              <w:t>ND = 0</w:t>
            </w:r>
          </w:p>
          <w:p w14:paraId="4359C140" w14:textId="77777777" w:rsidR="008D678F" w:rsidRPr="00221EEE" w:rsidRDefault="008D678F" w:rsidP="008D678F">
            <w:pPr>
              <w:autoSpaceDE w:val="0"/>
              <w:autoSpaceDN w:val="0"/>
              <w:adjustRightInd w:val="0"/>
              <w:spacing w:line="300" w:lineRule="exact"/>
              <w:ind w:left="233" w:rightChars="28" w:right="67"/>
              <w:jc w:val="both"/>
              <w:rPr>
                <w:ins w:id="137" w:author="林心羽" w:date="2024-09-24T13:01:00Z"/>
                <w:rFonts w:ascii="標楷體" w:eastAsia="標楷體" w:hAnsi="標楷體" w:cs="Times New Roman"/>
                <w:color w:val="7030A0"/>
                <w:kern w:val="0"/>
                <w:sz w:val="21"/>
                <w:szCs w:val="21"/>
              </w:rPr>
            </w:pPr>
            <w:ins w:id="138" w:author="林心羽" w:date="2024-09-24T13:01:00Z">
              <w:r w:rsidRPr="00221EEE">
                <w:rPr>
                  <w:rFonts w:ascii="標楷體" w:eastAsia="標楷體" w:hAnsi="標楷體" w:cs="Times New Roman" w:hint="eastAsia"/>
                  <w:color w:val="7030A0"/>
                  <w:kern w:val="0"/>
                  <w:sz w:val="21"/>
                  <w:szCs w:val="21"/>
                </w:rPr>
                <w:t>期間共領回:729</w:t>
              </w:r>
              <w:r w:rsidRPr="00221EEE">
                <w:rPr>
                  <w:rFonts w:ascii="標楷體" w:eastAsia="標楷體" w:hAnsi="標楷體" w:cs="Times New Roman"/>
                  <w:color w:val="7030A0"/>
                  <w:kern w:val="0"/>
                  <w:sz w:val="21"/>
                  <w:szCs w:val="21"/>
                </w:rPr>
                <w:t>,</w:t>
              </w:r>
              <w:r w:rsidRPr="00221EEE">
                <w:rPr>
                  <w:rFonts w:ascii="標楷體" w:eastAsia="標楷體" w:hAnsi="標楷體" w:cs="Times New Roman" w:hint="eastAsia"/>
                  <w:color w:val="7030A0"/>
                  <w:kern w:val="0"/>
                  <w:sz w:val="21"/>
                  <w:szCs w:val="21"/>
                </w:rPr>
                <w:t>863+2</w:t>
              </w:r>
              <w:r w:rsidRPr="00221EEE">
                <w:rPr>
                  <w:rFonts w:ascii="標楷體" w:eastAsia="標楷體" w:hAnsi="標楷體" w:cs="Times New Roman"/>
                  <w:color w:val="7030A0"/>
                  <w:kern w:val="0"/>
                  <w:sz w:val="21"/>
                  <w:szCs w:val="21"/>
                </w:rPr>
                <w:t>,</w:t>
              </w:r>
              <w:r w:rsidRPr="00221EEE">
                <w:rPr>
                  <w:rFonts w:ascii="標楷體" w:eastAsia="標楷體" w:hAnsi="標楷體" w:cs="Times New Roman" w:hint="eastAsia"/>
                  <w:color w:val="7030A0"/>
                  <w:kern w:val="0"/>
                  <w:sz w:val="21"/>
                  <w:szCs w:val="21"/>
                </w:rPr>
                <w:t>000</w:t>
              </w:r>
              <w:r w:rsidRPr="00221EEE">
                <w:rPr>
                  <w:rFonts w:ascii="標楷體" w:eastAsia="標楷體" w:hAnsi="標楷體" w:cs="Times New Roman"/>
                  <w:color w:val="7030A0"/>
                  <w:kern w:val="0"/>
                  <w:sz w:val="21"/>
                  <w:szCs w:val="21"/>
                </w:rPr>
                <w:t>,</w:t>
              </w:r>
              <w:r w:rsidRPr="00221EEE">
                <w:rPr>
                  <w:rFonts w:ascii="標楷體" w:eastAsia="標楷體" w:hAnsi="標楷體" w:cs="Times New Roman" w:hint="eastAsia"/>
                  <w:color w:val="7030A0"/>
                  <w:kern w:val="0"/>
                  <w:sz w:val="21"/>
                  <w:szCs w:val="21"/>
                </w:rPr>
                <w:t>000=</w:t>
              </w:r>
              <w:r w:rsidRPr="00221EEE">
                <w:rPr>
                  <w:rFonts w:ascii="標楷體" w:eastAsia="標楷體" w:hAnsi="標楷體" w:cs="Times New Roman"/>
                  <w:color w:val="7030A0"/>
                  <w:kern w:val="0"/>
                  <w:sz w:val="21"/>
                  <w:szCs w:val="21"/>
                </w:rPr>
                <w:t>2,</w:t>
              </w:r>
              <w:r w:rsidRPr="00221EEE">
                <w:rPr>
                  <w:rFonts w:ascii="標楷體" w:eastAsia="標楷體" w:hAnsi="標楷體" w:cs="Times New Roman" w:hint="eastAsia"/>
                  <w:color w:val="7030A0"/>
                  <w:kern w:val="0"/>
                  <w:sz w:val="21"/>
                  <w:szCs w:val="21"/>
                </w:rPr>
                <w:t>729,863</w:t>
              </w:r>
            </w:ins>
          </w:p>
          <w:p w14:paraId="57925C95" w14:textId="30B97B16" w:rsidR="00E8424E" w:rsidRPr="008958B5" w:rsidDel="008D678F" w:rsidRDefault="00E8424E" w:rsidP="00E8424E">
            <w:pPr>
              <w:autoSpaceDE w:val="0"/>
              <w:autoSpaceDN w:val="0"/>
              <w:adjustRightInd w:val="0"/>
              <w:spacing w:line="300" w:lineRule="exact"/>
              <w:ind w:left="233" w:rightChars="28" w:right="67"/>
              <w:jc w:val="both"/>
              <w:rPr>
                <w:del w:id="139" w:author="林心羽" w:date="2024-09-24T13:01:00Z"/>
                <w:rFonts w:ascii="標楷體" w:eastAsia="標楷體" w:hAnsi="標楷體" w:cs="Times New Roman"/>
                <w:kern w:val="0"/>
                <w:sz w:val="21"/>
                <w:szCs w:val="21"/>
              </w:rPr>
            </w:pPr>
            <w:del w:id="140" w:author="林心羽" w:date="2024-09-24T13:01:00Z">
              <w:r w:rsidRPr="008958B5" w:rsidDel="008D678F">
                <w:rPr>
                  <w:rFonts w:ascii="Times New Roman" w:eastAsia="標楷體" w:hAnsi="Times New Roman" w:cs="Times New Roman" w:hint="eastAsia"/>
                  <w:kern w:val="0"/>
                  <w:sz w:val="21"/>
                  <w:szCs w:val="21"/>
                </w:rPr>
                <w:delText>結算手續費</w:delText>
              </w:r>
              <w:r w:rsidRPr="008958B5" w:rsidDel="008D678F">
                <w:rPr>
                  <w:rFonts w:ascii="Times New Roman" w:eastAsia="標楷體" w:hAnsi="Times New Roman" w:cs="Times New Roman"/>
                  <w:kern w:val="0"/>
                  <w:sz w:val="21"/>
                  <w:szCs w:val="21"/>
                </w:rPr>
                <w:delText>=2,000,000*5%=100,000</w:delText>
              </w:r>
            </w:del>
          </w:p>
          <w:p w14:paraId="24F6B5C5" w14:textId="63ED3F35" w:rsidR="00E8424E" w:rsidRPr="008958B5" w:rsidDel="008D678F" w:rsidRDefault="00E8424E" w:rsidP="00E8424E">
            <w:pPr>
              <w:autoSpaceDE w:val="0"/>
              <w:autoSpaceDN w:val="0"/>
              <w:adjustRightInd w:val="0"/>
              <w:spacing w:line="300" w:lineRule="exact"/>
              <w:ind w:left="233" w:rightChars="28" w:right="67"/>
              <w:jc w:val="both"/>
              <w:rPr>
                <w:del w:id="141" w:author="林心羽" w:date="2024-09-24T13:01:00Z"/>
                <w:rFonts w:ascii="標楷體" w:eastAsia="標楷體" w:hAnsi="標楷體" w:cs="Times New Roman"/>
                <w:color w:val="000000"/>
                <w:kern w:val="0"/>
                <w:sz w:val="21"/>
                <w:szCs w:val="21"/>
              </w:rPr>
            </w:pPr>
            <w:del w:id="142" w:author="林心羽" w:date="2024-09-24T13:01:00Z">
              <w:r w:rsidRPr="008958B5" w:rsidDel="008D678F">
                <w:rPr>
                  <w:rFonts w:ascii="標楷體" w:eastAsia="標楷體" w:hAnsi="標楷體" w:cs="Times New Roman" w:hint="eastAsia"/>
                  <w:color w:val="000000"/>
                  <w:kern w:val="0"/>
                  <w:sz w:val="21"/>
                  <w:szCs w:val="21"/>
                </w:rPr>
                <w:delText>到期時將可領回本金</w:delText>
              </w:r>
              <w:r w:rsidRPr="008958B5" w:rsidDel="008D678F">
                <w:rPr>
                  <w:rFonts w:ascii="標楷體" w:eastAsia="標楷體" w:hAnsi="標楷體" w:cs="Times New Roman"/>
                  <w:color w:val="000000"/>
                  <w:kern w:val="0"/>
                  <w:sz w:val="21"/>
                  <w:szCs w:val="21"/>
                </w:rPr>
                <w:delText>:2,000,000- 100,000–0 = 1,900,000</w:delText>
              </w:r>
            </w:del>
          </w:p>
          <w:p w14:paraId="27A800CA" w14:textId="357C8725" w:rsidR="00E8424E" w:rsidRPr="008958B5" w:rsidDel="008D678F" w:rsidRDefault="00E8424E" w:rsidP="00E8424E">
            <w:pPr>
              <w:autoSpaceDE w:val="0"/>
              <w:autoSpaceDN w:val="0"/>
              <w:adjustRightInd w:val="0"/>
              <w:spacing w:line="300" w:lineRule="exact"/>
              <w:ind w:left="233" w:rightChars="28" w:right="67"/>
              <w:jc w:val="both"/>
              <w:rPr>
                <w:del w:id="143" w:author="林心羽" w:date="2024-09-24T13:01:00Z"/>
                <w:rFonts w:ascii="標楷體" w:eastAsia="標楷體" w:hAnsi="標楷體" w:cs="Times New Roman"/>
                <w:color w:val="000000"/>
                <w:kern w:val="0"/>
                <w:sz w:val="21"/>
                <w:szCs w:val="21"/>
              </w:rPr>
            </w:pPr>
            <w:del w:id="144" w:author="林心羽" w:date="2024-09-24T13:01:00Z">
              <w:r w:rsidRPr="008958B5" w:rsidDel="008D678F">
                <w:rPr>
                  <w:rFonts w:ascii="標楷體" w:eastAsia="標楷體" w:hAnsi="標楷體" w:cs="Times New Roman" w:hint="eastAsia"/>
                  <w:color w:val="000000"/>
                  <w:kern w:val="0"/>
                  <w:sz w:val="21"/>
                  <w:szCs w:val="21"/>
                </w:rPr>
                <w:delText>期間共領回</w:delText>
              </w:r>
              <w:r w:rsidRPr="008958B5" w:rsidDel="008D678F">
                <w:rPr>
                  <w:rFonts w:ascii="標楷體" w:eastAsia="標楷體" w:hAnsi="標楷體" w:cs="Times New Roman"/>
                  <w:color w:val="000000"/>
                  <w:kern w:val="0"/>
                  <w:sz w:val="21"/>
                  <w:szCs w:val="21"/>
                </w:rPr>
                <w:delText>:680,000+1,900,000=2,580,000</w:delText>
              </w:r>
            </w:del>
          </w:p>
          <w:p w14:paraId="7332FE07" w14:textId="77777777" w:rsidR="00E8424E" w:rsidRPr="008958B5" w:rsidRDefault="00E8424E" w:rsidP="00E8424E">
            <w:pPr>
              <w:autoSpaceDE w:val="0"/>
              <w:autoSpaceDN w:val="0"/>
              <w:adjustRightInd w:val="0"/>
              <w:spacing w:line="300" w:lineRule="exact"/>
              <w:ind w:left="233" w:rightChars="28" w:right="67"/>
              <w:jc w:val="both"/>
              <w:rPr>
                <w:rFonts w:ascii="標楷體" w:eastAsia="標楷體" w:hAnsi="標楷體" w:cs="Times New Roman"/>
                <w:color w:val="000000"/>
                <w:kern w:val="0"/>
                <w:sz w:val="21"/>
                <w:szCs w:val="21"/>
              </w:rPr>
            </w:pPr>
          </w:p>
          <w:p w14:paraId="064838AD" w14:textId="77777777" w:rsidR="00E8424E" w:rsidRPr="008958B5" w:rsidRDefault="00E8424E" w:rsidP="00B22650">
            <w:pPr>
              <w:numPr>
                <w:ilvl w:val="0"/>
                <w:numId w:val="38"/>
              </w:numPr>
              <w:autoSpaceDE w:val="0"/>
              <w:autoSpaceDN w:val="0"/>
              <w:adjustRightInd w:val="0"/>
              <w:spacing w:line="300" w:lineRule="exact"/>
              <w:ind w:left="233" w:rightChars="28" w:right="67" w:hanging="6"/>
              <w:jc w:val="both"/>
              <w:rPr>
                <w:rFonts w:ascii="Times New Roman" w:eastAsia="標楷體" w:hAnsi="Times New Roman" w:cs="Times New Roman"/>
                <w:b/>
                <w:color w:val="000000"/>
                <w:kern w:val="0"/>
                <w:sz w:val="21"/>
                <w:szCs w:val="21"/>
              </w:rPr>
            </w:pPr>
            <w:r w:rsidRPr="008958B5">
              <w:rPr>
                <w:rFonts w:ascii="Times New Roman" w:eastAsia="標楷體" w:hAnsi="Times New Roman" w:cs="Times New Roman" w:hint="eastAsia"/>
                <w:b/>
                <w:color w:val="000000"/>
                <w:kern w:val="0"/>
                <w:sz w:val="21"/>
                <w:szCs w:val="21"/>
              </w:rPr>
              <w:t>情境分析說明二</w:t>
            </w:r>
            <w:r w:rsidRPr="008958B5">
              <w:rPr>
                <w:rFonts w:ascii="Times New Roman" w:eastAsia="標楷體" w:hAnsi="Times New Roman" w:cs="Times New Roman"/>
                <w:b/>
                <w:color w:val="000000"/>
                <w:kern w:val="0"/>
                <w:sz w:val="21"/>
                <w:szCs w:val="21"/>
              </w:rPr>
              <w:t>(</w:t>
            </w:r>
            <w:r w:rsidRPr="008958B5">
              <w:rPr>
                <w:rFonts w:ascii="Times New Roman" w:eastAsia="標楷體" w:hAnsi="Times New Roman" w:cs="Times New Roman" w:hint="eastAsia"/>
                <w:b/>
                <w:color w:val="000000"/>
                <w:kern w:val="0"/>
                <w:sz w:val="21"/>
                <w:szCs w:val="21"/>
              </w:rPr>
              <w:t>假設</w:t>
            </w:r>
            <w:r w:rsidRPr="008958B5">
              <w:rPr>
                <w:rFonts w:ascii="Times New Roman" w:eastAsia="標楷體" w:hAnsi="Times New Roman" w:cs="Times New Roman" w:hint="eastAsia"/>
                <w:b/>
                <w:kern w:val="0"/>
                <w:sz w:val="21"/>
                <w:szCs w:val="21"/>
              </w:rPr>
              <w:t>本商品生效後滿</w:t>
            </w:r>
            <w:r w:rsidRPr="008958B5">
              <w:rPr>
                <w:rFonts w:ascii="Times New Roman" w:eastAsia="標楷體" w:hAnsi="Times New Roman" w:cs="Times New Roman"/>
                <w:b/>
                <w:kern w:val="0"/>
                <w:sz w:val="21"/>
                <w:szCs w:val="21"/>
              </w:rPr>
              <w:t>1</w:t>
            </w:r>
            <w:r w:rsidRPr="008958B5">
              <w:rPr>
                <w:rFonts w:ascii="Times New Roman" w:eastAsia="標楷體" w:hAnsi="Times New Roman" w:cs="Times New Roman" w:hint="eastAsia"/>
                <w:b/>
                <w:kern w:val="0"/>
                <w:sz w:val="21"/>
                <w:szCs w:val="21"/>
              </w:rPr>
              <w:t>年發生觸發事件</w:t>
            </w:r>
            <w:r w:rsidRPr="008958B5">
              <w:rPr>
                <w:rFonts w:ascii="Times New Roman" w:eastAsia="標楷體" w:hAnsi="Times New Roman" w:cs="Times New Roman"/>
                <w:b/>
                <w:kern w:val="0"/>
                <w:sz w:val="21"/>
                <w:szCs w:val="21"/>
              </w:rPr>
              <w:t>)</w:t>
            </w:r>
          </w:p>
          <w:p w14:paraId="1BB2E824" w14:textId="77777777" w:rsidR="00E8424E" w:rsidRPr="008958B5" w:rsidRDefault="00E8424E" w:rsidP="00E8424E">
            <w:pPr>
              <w:autoSpaceDE w:val="0"/>
              <w:autoSpaceDN w:val="0"/>
              <w:adjustRightInd w:val="0"/>
              <w:spacing w:line="300" w:lineRule="exact"/>
              <w:ind w:left="249" w:rightChars="28" w:right="67"/>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若本商品生效後滿</w:t>
            </w:r>
            <w:r w:rsidRPr="008958B5">
              <w:rPr>
                <w:rFonts w:ascii="Times New Roman" w:eastAsia="標楷體" w:hAnsi="Times New Roman" w:cs="Times New Roman"/>
                <w:color w:val="000000" w:themeColor="text1"/>
                <w:kern w:val="0"/>
                <w:sz w:val="21"/>
                <w:szCs w:val="21"/>
              </w:rPr>
              <w:t>1</w:t>
            </w:r>
            <w:r w:rsidRPr="008958B5">
              <w:rPr>
                <w:rFonts w:ascii="Times New Roman" w:eastAsia="標楷體" w:hAnsi="Times New Roman" w:cs="Times New Roman" w:hint="eastAsia"/>
                <w:color w:val="000000" w:themeColor="text1"/>
                <w:kern w:val="0"/>
                <w:sz w:val="21"/>
                <w:szCs w:val="21"/>
              </w:rPr>
              <w:t>年發生觸發事件，剩餘契約名目本金為</w:t>
            </w:r>
            <w:r w:rsidRPr="008958B5">
              <w:rPr>
                <w:rFonts w:ascii="Times New Roman" w:eastAsia="標楷體" w:hAnsi="Times New Roman" w:cs="Times New Roman" w:hint="eastAsia"/>
                <w:color w:val="000000"/>
                <w:kern w:val="0"/>
                <w:sz w:val="21"/>
                <w:szCs w:val="21"/>
              </w:rPr>
              <w:t>新臺幣</w:t>
            </w:r>
            <w:r w:rsidRPr="008958B5">
              <w:rPr>
                <w:rFonts w:ascii="Times New Roman" w:hAnsi="Times New Roman" w:cs="Times New Roman"/>
                <w:color w:val="000000"/>
                <w:sz w:val="21"/>
                <w:szCs w:val="21"/>
              </w:rPr>
              <w:t>2,000,000</w:t>
            </w:r>
            <w:r w:rsidRPr="008958B5">
              <w:rPr>
                <w:rFonts w:ascii="Times New Roman" w:eastAsia="標楷體" w:hAnsi="Times New Roman" w:cs="Times New Roman" w:hint="eastAsia"/>
                <w:color w:val="000000" w:themeColor="text1"/>
                <w:kern w:val="0"/>
                <w:sz w:val="21"/>
                <w:szCs w:val="21"/>
              </w:rPr>
              <w:t>元，假設避險資金成本皆為</w:t>
            </w:r>
            <w:r w:rsidRPr="008958B5">
              <w:rPr>
                <w:rFonts w:ascii="Times New Roman" w:eastAsia="標楷體" w:hAnsi="Times New Roman" w:cs="Times New Roman"/>
                <w:color w:val="000000" w:themeColor="text1"/>
                <w:kern w:val="0"/>
                <w:sz w:val="21"/>
                <w:szCs w:val="21"/>
              </w:rPr>
              <w:t>2.5%</w:t>
            </w:r>
            <w:r w:rsidRPr="008958B5">
              <w:rPr>
                <w:rFonts w:ascii="標楷體" w:eastAsia="標楷體" w:hAnsi="標楷體" w:cs="Times New Roman" w:hint="eastAsia"/>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連結標的於各時間點之</w:t>
            </w:r>
            <w:r w:rsidRPr="008958B5">
              <w:rPr>
                <w:rFonts w:ascii="Times New Roman" w:eastAsia="標楷體" w:hAnsi="Times New Roman" w:cs="Times New Roman" w:hint="eastAsia"/>
                <w:kern w:val="0"/>
                <w:sz w:val="21"/>
                <w:szCs w:val="21"/>
              </w:rPr>
              <w:t>連結標的每日價格</w:t>
            </w:r>
            <m:oMath>
              <m:sSub>
                <m:sSubPr>
                  <m:ctrlPr>
                    <w:rPr>
                      <w:rFonts w:ascii="Cambria Math" w:eastAsia="標楷體" w:hAnsi="Cambria Math" w:cs="Times New Roman"/>
                      <w:sz w:val="21"/>
                    </w:rPr>
                  </m:ctrlPr>
                </m:sSubPr>
                <m:e>
                  <m:r>
                    <w:rPr>
                      <w:rFonts w:ascii="Cambria Math" w:eastAsia="標楷體" w:hAnsi="Cambria Math" w:cs="Times New Roman"/>
                      <w:kern w:val="0"/>
                      <w:sz w:val="21"/>
                      <w:szCs w:val="21"/>
                    </w:rPr>
                    <m:t>V</m:t>
                  </m:r>
                </m:e>
                <m:sub>
                  <m:r>
                    <w:rPr>
                      <w:rFonts w:ascii="Cambria Math" w:eastAsia="標楷體" w:hAnsi="Cambria Math" w:cs="Times New Roman"/>
                      <w:kern w:val="0"/>
                      <w:sz w:val="21"/>
                      <w:szCs w:val="21"/>
                    </w:rPr>
                    <m:t>t</m:t>
                  </m:r>
                </m:sub>
              </m:sSub>
            </m:oMath>
            <w:r w:rsidRPr="008958B5">
              <w:rPr>
                <w:rFonts w:ascii="Times New Roman" w:eastAsia="標楷體" w:hAnsi="Times New Roman" w:cs="Times New Roman" w:hint="eastAsia"/>
                <w:kern w:val="0"/>
                <w:sz w:val="21"/>
                <w:szCs w:val="21"/>
              </w:rPr>
              <w:t>及</w:t>
            </w:r>
            <w:proofErr w:type="gramStart"/>
            <w:r w:rsidRPr="008958B5">
              <w:rPr>
                <w:rFonts w:ascii="Times New Roman" w:eastAsia="標楷體" w:hAnsi="Times New Roman" w:cs="Times New Roman" w:hint="eastAsia"/>
                <w:kern w:val="0"/>
                <w:sz w:val="21"/>
                <w:szCs w:val="21"/>
              </w:rPr>
              <w:t>採</w:t>
            </w:r>
            <w:proofErr w:type="gramEnd"/>
            <w:r w:rsidRPr="008958B5">
              <w:rPr>
                <w:rFonts w:ascii="Times New Roman" w:eastAsia="標楷體" w:hAnsi="Times New Roman" w:cs="Times New Roman" w:hint="eastAsia"/>
                <w:kern w:val="0"/>
                <w:sz w:val="21"/>
                <w:szCs w:val="21"/>
              </w:rPr>
              <w:t>現金結算之連結標的期末價格</w:t>
            </w:r>
            <m:oMath>
              <m:sSub>
                <m:sSubPr>
                  <m:ctrlPr>
                    <w:rPr>
                      <w:rFonts w:ascii="Cambria Math" w:eastAsia="標楷體" w:hAnsi="Cambria Math" w:cs="Times New Roman"/>
                      <w:sz w:val="21"/>
                    </w:rPr>
                  </m:ctrlPr>
                </m:sSubPr>
                <m:e>
                  <m:r>
                    <w:rPr>
                      <w:rFonts w:ascii="Cambria Math" w:eastAsia="標楷體" w:hAnsi="Cambria Math" w:cs="Times New Roman"/>
                      <w:kern w:val="0"/>
                      <w:sz w:val="21"/>
                      <w:szCs w:val="21"/>
                    </w:rPr>
                    <m:t>S</m:t>
                  </m:r>
                </m:e>
                <m:sub>
                  <m:r>
                    <m:rPr>
                      <m:sty m:val="p"/>
                    </m:rPr>
                    <w:rPr>
                      <w:rFonts w:ascii="Cambria Math" w:eastAsia="標楷體" w:hAnsi="Cambria Math" w:cs="Times New Roman"/>
                      <w:kern w:val="0"/>
                      <w:sz w:val="21"/>
                      <w:szCs w:val="21"/>
                    </w:rPr>
                    <m:t>1</m:t>
                  </m:r>
                </m:sub>
              </m:sSub>
            </m:oMath>
            <w:r w:rsidRPr="008958B5">
              <w:rPr>
                <w:rFonts w:ascii="Times New Roman" w:eastAsia="標楷體" w:hAnsi="Times New Roman" w:cs="Times New Roman" w:hint="eastAsia"/>
                <w:color w:val="000000" w:themeColor="text1"/>
                <w:kern w:val="0"/>
                <w:sz w:val="21"/>
                <w:szCs w:val="21"/>
              </w:rPr>
              <w:t>如下：</w:t>
            </w:r>
          </w:p>
          <w:tbl>
            <w:tblPr>
              <w:tblStyle w:val="1"/>
              <w:tblW w:w="0" w:type="auto"/>
              <w:tblInd w:w="247" w:type="dxa"/>
              <w:tblLayout w:type="fixed"/>
              <w:tblLook w:val="04A0" w:firstRow="1" w:lastRow="0" w:firstColumn="1" w:lastColumn="0" w:noHBand="0" w:noVBand="1"/>
            </w:tblPr>
            <w:tblGrid>
              <w:gridCol w:w="3435"/>
              <w:gridCol w:w="2396"/>
              <w:gridCol w:w="2397"/>
            </w:tblGrid>
            <w:tr w:rsidR="00E8424E" w:rsidRPr="008958B5" w14:paraId="358A5A21" w14:textId="77777777" w:rsidTr="00A87AC6">
              <w:tc>
                <w:tcPr>
                  <w:tcW w:w="3435" w:type="dxa"/>
                  <w:shd w:val="clear" w:color="auto" w:fill="F2F2F2" w:themeFill="background1" w:themeFillShade="F2"/>
                  <w:vAlign w:val="center"/>
                </w:tcPr>
                <w:p w14:paraId="398075C2" w14:textId="77777777" w:rsidR="00E8424E" w:rsidRPr="008958B5" w:rsidRDefault="00E8424E" w:rsidP="00E8424E">
                  <w:pPr>
                    <w:autoSpaceDE w:val="0"/>
                    <w:autoSpaceDN w:val="0"/>
                    <w:adjustRightInd w:val="0"/>
                    <w:spacing w:line="300" w:lineRule="exact"/>
                    <w:jc w:val="right"/>
                    <w:rPr>
                      <w:rFonts w:ascii="Times New Roman" w:eastAsia="標楷體" w:hAnsi="Times New Roman" w:cs="Times New Roman"/>
                      <w:color w:val="000000" w:themeColor="text1"/>
                      <w:kern w:val="0"/>
                      <w:sz w:val="21"/>
                      <w:szCs w:val="21"/>
                    </w:rPr>
                  </w:pPr>
                </w:p>
              </w:tc>
              <w:tc>
                <w:tcPr>
                  <w:tcW w:w="2396" w:type="dxa"/>
                  <w:shd w:val="clear" w:color="auto" w:fill="F2F2F2" w:themeFill="background1" w:themeFillShade="F2"/>
                  <w:vAlign w:val="center"/>
                </w:tcPr>
                <w:p w14:paraId="103274A9" w14:textId="77777777" w:rsidR="00E8424E" w:rsidRPr="008958B5" w:rsidRDefault="00E8424E" w:rsidP="00E8424E">
                  <w:pPr>
                    <w:autoSpaceDE w:val="0"/>
                    <w:autoSpaceDN w:val="0"/>
                    <w:adjustRightInd w:val="0"/>
                    <w:spacing w:line="300" w:lineRule="exact"/>
                    <w:ind w:leftChars="200" w:left="480"/>
                    <w:jc w:val="center"/>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kern w:val="0"/>
                      <w:sz w:val="21"/>
                      <w:szCs w:val="21"/>
                    </w:rPr>
                    <w:t>連結標的每日價格</w:t>
                  </w:r>
                  <m:oMath>
                    <m:sSub>
                      <m:sSubPr>
                        <m:ctrlPr>
                          <w:rPr>
                            <w:rFonts w:ascii="Cambria Math" w:eastAsia="標楷體" w:hAnsi="Cambria Math" w:cs="Times New Roman"/>
                            <w:sz w:val="21"/>
                          </w:rPr>
                        </m:ctrlPr>
                      </m:sSubPr>
                      <m:e>
                        <m:r>
                          <w:rPr>
                            <w:rFonts w:ascii="Cambria Math" w:eastAsia="標楷體" w:hAnsi="Cambria Math" w:cs="Times New Roman"/>
                            <w:kern w:val="0"/>
                            <w:sz w:val="21"/>
                            <w:szCs w:val="21"/>
                          </w:rPr>
                          <m:t>V</m:t>
                        </m:r>
                      </m:e>
                      <m:sub>
                        <m:r>
                          <w:rPr>
                            <w:rFonts w:ascii="Cambria Math" w:eastAsia="標楷體" w:hAnsi="Cambria Math" w:cs="Times New Roman"/>
                            <w:kern w:val="0"/>
                            <w:sz w:val="21"/>
                            <w:szCs w:val="21"/>
                          </w:rPr>
                          <m:t>t</m:t>
                        </m:r>
                      </m:sub>
                    </m:sSub>
                  </m:oMath>
                </w:p>
              </w:tc>
              <w:tc>
                <w:tcPr>
                  <w:tcW w:w="2397" w:type="dxa"/>
                  <w:shd w:val="clear" w:color="auto" w:fill="F2F2F2" w:themeFill="background1" w:themeFillShade="F2"/>
                </w:tcPr>
                <w:p w14:paraId="7AB2416C"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bCs/>
                      <w:kern w:val="0"/>
                      <w:sz w:val="21"/>
                      <w:szCs w:val="21"/>
                    </w:rPr>
                  </w:pPr>
                  <w:proofErr w:type="gramStart"/>
                  <w:r w:rsidRPr="008958B5">
                    <w:rPr>
                      <w:rFonts w:ascii="Times New Roman" w:eastAsia="標楷體" w:hAnsi="Times New Roman" w:cs="Times New Roman" w:hint="eastAsia"/>
                      <w:bCs/>
                      <w:kern w:val="0"/>
                      <w:sz w:val="21"/>
                      <w:szCs w:val="21"/>
                    </w:rPr>
                    <w:t>採</w:t>
                  </w:r>
                  <w:proofErr w:type="gramEnd"/>
                  <w:r w:rsidRPr="008958B5">
                    <w:rPr>
                      <w:rFonts w:ascii="Times New Roman" w:eastAsia="標楷體" w:hAnsi="Times New Roman" w:cs="Times New Roman" w:hint="eastAsia"/>
                      <w:bCs/>
                      <w:kern w:val="0"/>
                      <w:sz w:val="21"/>
                      <w:szCs w:val="21"/>
                    </w:rPr>
                    <w:t>現金結算之</w:t>
                  </w:r>
                </w:p>
                <w:p w14:paraId="2384B7C2"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bCs/>
                      <w:kern w:val="0"/>
                      <w:sz w:val="21"/>
                      <w:szCs w:val="21"/>
                    </w:rPr>
                  </w:pPr>
                  <w:r w:rsidRPr="008958B5">
                    <w:rPr>
                      <w:rFonts w:ascii="Times New Roman" w:eastAsia="標楷體" w:hAnsi="Times New Roman" w:cs="Times New Roman" w:hint="eastAsia"/>
                      <w:bCs/>
                      <w:kern w:val="0"/>
                      <w:sz w:val="21"/>
                      <w:szCs w:val="21"/>
                    </w:rPr>
                    <w:t>連結標的期末價格</w:t>
                  </w:r>
                  <m:oMath>
                    <m:sSub>
                      <m:sSubPr>
                        <m:ctrlPr>
                          <w:rPr>
                            <w:rFonts w:ascii="Cambria Math" w:eastAsia="標楷體" w:hAnsi="Cambria Math" w:cs="Times New Roman"/>
                            <w:sz w:val="21"/>
                          </w:rPr>
                        </m:ctrlPr>
                      </m:sSubPr>
                      <m:e>
                        <m:r>
                          <w:rPr>
                            <w:rFonts w:ascii="Cambria Math" w:eastAsia="標楷體" w:hAnsi="Cambria Math" w:cs="Times New Roman"/>
                            <w:kern w:val="0"/>
                            <w:sz w:val="21"/>
                            <w:szCs w:val="21"/>
                          </w:rPr>
                          <m:t>S</m:t>
                        </m:r>
                      </m:e>
                      <m:sub>
                        <m:r>
                          <m:rPr>
                            <m:sty m:val="p"/>
                          </m:rPr>
                          <w:rPr>
                            <w:rFonts w:ascii="Cambria Math" w:eastAsia="標楷體" w:hAnsi="Cambria Math" w:cs="Times New Roman"/>
                            <w:kern w:val="0"/>
                            <w:sz w:val="21"/>
                            <w:szCs w:val="21"/>
                          </w:rPr>
                          <m:t>1</m:t>
                        </m:r>
                      </m:sub>
                    </m:sSub>
                  </m:oMath>
                </w:p>
              </w:tc>
            </w:tr>
            <w:tr w:rsidR="00E8424E" w:rsidRPr="008958B5" w14:paraId="21F02DE3" w14:textId="77777777" w:rsidTr="00A87AC6">
              <w:tc>
                <w:tcPr>
                  <w:tcW w:w="3435" w:type="dxa"/>
                </w:tcPr>
                <w:p w14:paraId="17B076DD" w14:textId="77777777" w:rsidR="00E8424E" w:rsidRPr="008958B5" w:rsidRDefault="00E8424E" w:rsidP="00E8424E">
                  <w:pPr>
                    <w:autoSpaceDE w:val="0"/>
                    <w:autoSpaceDN w:val="0"/>
                    <w:adjustRightInd w:val="0"/>
                    <w:spacing w:line="300" w:lineRule="exact"/>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觸發事件發生日</w:t>
                  </w:r>
                </w:p>
              </w:tc>
              <w:tc>
                <w:tcPr>
                  <w:tcW w:w="2396" w:type="dxa"/>
                  <w:vAlign w:val="center"/>
                </w:tcPr>
                <w:p w14:paraId="67CCABB6"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color w:val="000000" w:themeColor="text1"/>
                      <w:kern w:val="0"/>
                      <w:sz w:val="21"/>
                      <w:szCs w:val="21"/>
                    </w:rPr>
                    <w:t>85.50</w:t>
                  </w:r>
                </w:p>
              </w:tc>
              <w:tc>
                <w:tcPr>
                  <w:tcW w:w="2397" w:type="dxa"/>
                  <w:vAlign w:val="center"/>
                </w:tcPr>
                <w:p w14:paraId="31E4647F" w14:textId="77777777" w:rsidR="00E8424E" w:rsidRPr="008958B5" w:rsidDel="00555522" w:rsidRDefault="00E8424E" w:rsidP="00E8424E">
                  <w:pPr>
                    <w:autoSpaceDE w:val="0"/>
                    <w:autoSpaceDN w:val="0"/>
                    <w:adjustRightInd w:val="0"/>
                    <w:spacing w:line="300" w:lineRule="exact"/>
                    <w:jc w:val="center"/>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color w:val="000000" w:themeColor="text1"/>
                      <w:kern w:val="0"/>
                      <w:sz w:val="21"/>
                      <w:szCs w:val="21"/>
                    </w:rPr>
                    <w:t>--</w:t>
                  </w:r>
                </w:p>
              </w:tc>
            </w:tr>
            <w:tr w:rsidR="00E8424E" w:rsidRPr="008958B5" w14:paraId="5B8D19F2" w14:textId="77777777" w:rsidTr="00A87AC6">
              <w:tc>
                <w:tcPr>
                  <w:tcW w:w="3435" w:type="dxa"/>
                </w:tcPr>
                <w:p w14:paraId="161D1776" w14:textId="77777777" w:rsidR="00E8424E" w:rsidRPr="008958B5" w:rsidRDefault="00E8424E" w:rsidP="00E8424E">
                  <w:pPr>
                    <w:autoSpaceDE w:val="0"/>
                    <w:autoSpaceDN w:val="0"/>
                    <w:adjustRightInd w:val="0"/>
                    <w:spacing w:line="300" w:lineRule="exact"/>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觸發事件通知日</w:t>
                  </w:r>
                </w:p>
              </w:tc>
              <w:tc>
                <w:tcPr>
                  <w:tcW w:w="2396" w:type="dxa"/>
                  <w:vAlign w:val="center"/>
                </w:tcPr>
                <w:p w14:paraId="7519D3F8"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color w:val="000000" w:themeColor="text1"/>
                      <w:kern w:val="0"/>
                      <w:sz w:val="21"/>
                      <w:szCs w:val="21"/>
                    </w:rPr>
                    <w:t>--</w:t>
                  </w:r>
                </w:p>
              </w:tc>
              <w:tc>
                <w:tcPr>
                  <w:tcW w:w="2397" w:type="dxa"/>
                  <w:vAlign w:val="center"/>
                </w:tcPr>
                <w:p w14:paraId="7AE5C395"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color w:val="000000" w:themeColor="text1"/>
                      <w:kern w:val="0"/>
                      <w:sz w:val="21"/>
                      <w:szCs w:val="21"/>
                    </w:rPr>
                    <w:t>85.32</w:t>
                  </w:r>
                </w:p>
              </w:tc>
            </w:tr>
          </w:tbl>
          <w:p w14:paraId="4F294BA1" w14:textId="77777777" w:rsidR="00E8424E" w:rsidRPr="008958B5" w:rsidRDefault="00E8424E" w:rsidP="00E8424E">
            <w:pPr>
              <w:autoSpaceDE w:val="0"/>
              <w:autoSpaceDN w:val="0"/>
              <w:adjustRightInd w:val="0"/>
              <w:spacing w:beforeLines="50" w:before="180" w:line="300" w:lineRule="exact"/>
              <w:ind w:left="249" w:rightChars="28" w:right="67"/>
              <w:jc w:val="both"/>
              <w:rPr>
                <w:rFonts w:ascii="Times New Roman" w:eastAsia="標楷體" w:hAnsi="Times New Roman" w:cs="Times New Roman"/>
                <w:b/>
                <w:kern w:val="0"/>
                <w:sz w:val="21"/>
                <w:szCs w:val="21"/>
              </w:rPr>
            </w:pPr>
            <w:r w:rsidRPr="008958B5">
              <w:rPr>
                <w:rFonts w:ascii="Times New Roman" w:eastAsia="標楷體" w:hAnsi="Times New Roman" w:cs="Times New Roman" w:hint="eastAsia"/>
                <w:color w:val="000000" w:themeColor="text1"/>
                <w:kern w:val="0"/>
                <w:sz w:val="21"/>
                <w:szCs w:val="21"/>
              </w:rPr>
              <w:t>相關時程如下：</w:t>
            </w:r>
          </w:p>
          <w:tbl>
            <w:tblPr>
              <w:tblW w:w="0" w:type="auto"/>
              <w:tblInd w:w="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0"/>
              <w:gridCol w:w="2010"/>
              <w:gridCol w:w="4789"/>
            </w:tblGrid>
            <w:tr w:rsidR="00E8424E" w:rsidRPr="008958B5" w14:paraId="3D9C93A4" w14:textId="77777777" w:rsidTr="00A87AC6">
              <w:tc>
                <w:tcPr>
                  <w:tcW w:w="1420" w:type="dxa"/>
                  <w:shd w:val="clear" w:color="auto" w:fill="F2F2F2" w:themeFill="background1" w:themeFillShade="F2"/>
                  <w:vAlign w:val="center"/>
                </w:tcPr>
                <w:p w14:paraId="7E473CD8"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日期</w:t>
                  </w:r>
                </w:p>
              </w:tc>
              <w:tc>
                <w:tcPr>
                  <w:tcW w:w="2010" w:type="dxa"/>
                  <w:shd w:val="clear" w:color="auto" w:fill="F2F2F2" w:themeFill="background1" w:themeFillShade="F2"/>
                  <w:vAlign w:val="center"/>
                </w:tcPr>
                <w:p w14:paraId="0DF6371D"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定義</w:t>
                  </w:r>
                </w:p>
              </w:tc>
              <w:tc>
                <w:tcPr>
                  <w:tcW w:w="4789" w:type="dxa"/>
                  <w:shd w:val="clear" w:color="auto" w:fill="F2F2F2" w:themeFill="background1" w:themeFillShade="F2"/>
                  <w:vAlign w:val="center"/>
                </w:tcPr>
                <w:p w14:paraId="39AD04C4"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說明</w:t>
                  </w:r>
                </w:p>
              </w:tc>
            </w:tr>
            <w:tr w:rsidR="00E8424E" w:rsidRPr="008958B5" w14:paraId="5EBFCF96" w14:textId="77777777" w:rsidTr="00A87AC6">
              <w:trPr>
                <w:trHeight w:val="1200"/>
              </w:trPr>
              <w:tc>
                <w:tcPr>
                  <w:tcW w:w="1420" w:type="dxa"/>
                  <w:vAlign w:val="center"/>
                </w:tcPr>
                <w:p w14:paraId="3AD8DC83"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color w:val="000000"/>
                      <w:kern w:val="0"/>
                      <w:sz w:val="21"/>
                      <w:szCs w:val="21"/>
                    </w:rPr>
                    <w:t>2025/4/24</w:t>
                  </w:r>
                </w:p>
              </w:tc>
              <w:tc>
                <w:tcPr>
                  <w:tcW w:w="2010" w:type="dxa"/>
                  <w:vAlign w:val="center"/>
                </w:tcPr>
                <w:p w14:paraId="2C905094" w14:textId="77777777" w:rsidR="00E8424E" w:rsidRPr="008958B5" w:rsidRDefault="00E8424E" w:rsidP="00E8424E">
                  <w:pPr>
                    <w:autoSpaceDE w:val="0"/>
                    <w:autoSpaceDN w:val="0"/>
                    <w:adjustRightInd w:val="0"/>
                    <w:spacing w:line="300" w:lineRule="exact"/>
                    <w:jc w:val="both"/>
                    <w:rPr>
                      <w:rFonts w:ascii="Times New Roman" w:eastAsia="標楷體" w:hAnsi="Times New Roman" w:cs="Times New Roman"/>
                      <w:sz w:val="21"/>
                      <w:szCs w:val="21"/>
                    </w:rPr>
                  </w:pPr>
                  <w:r w:rsidRPr="008958B5">
                    <w:rPr>
                      <w:rFonts w:ascii="Times New Roman" w:eastAsia="標楷體" w:hAnsi="Times New Roman" w:cs="Times New Roman" w:hint="eastAsia"/>
                      <w:color w:val="000000"/>
                      <w:kern w:val="0"/>
                      <w:sz w:val="21"/>
                      <w:szCs w:val="21"/>
                    </w:rPr>
                    <w:t>連結標的</w:t>
                  </w:r>
                  <w:r w:rsidRPr="008958B5">
                    <w:rPr>
                      <w:rFonts w:ascii="Times New Roman" w:eastAsia="標楷體" w:hAnsi="Times New Roman" w:cs="Times New Roman" w:hint="eastAsia"/>
                      <w:sz w:val="21"/>
                      <w:szCs w:val="21"/>
                    </w:rPr>
                    <w:t>付息日</w:t>
                  </w:r>
                  <w:r w:rsidRPr="008958B5">
                    <w:rPr>
                      <w:rFonts w:ascii="Times New Roman" w:eastAsia="標楷體" w:hAnsi="Times New Roman" w:cs="Times New Roman" w:hint="eastAsia"/>
                      <w:color w:val="000000"/>
                      <w:kern w:val="0"/>
                      <w:sz w:val="21"/>
                      <w:szCs w:val="21"/>
                    </w:rPr>
                    <w:t>及本商品之配息交割日</w:t>
                  </w:r>
                </w:p>
              </w:tc>
              <w:tc>
                <w:tcPr>
                  <w:tcW w:w="4789" w:type="dxa"/>
                  <w:vAlign w:val="center"/>
                </w:tcPr>
                <w:p w14:paraId="37700014" w14:textId="77777777" w:rsidR="00E8424E" w:rsidRPr="008958B5" w:rsidRDefault="00E8424E" w:rsidP="00E8424E">
                  <w:pPr>
                    <w:autoSpaceDE w:val="0"/>
                    <w:autoSpaceDN w:val="0"/>
                    <w:adjustRightInd w:val="0"/>
                    <w:spacing w:line="300" w:lineRule="exact"/>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kern w:val="0"/>
                      <w:sz w:val="21"/>
                      <w:szCs w:val="21"/>
                    </w:rPr>
                    <w:t>發生觸發事件</w:t>
                  </w:r>
                  <w:r w:rsidRPr="008958B5">
                    <w:rPr>
                      <w:rFonts w:ascii="Times New Roman" w:eastAsia="標楷體" w:hAnsi="Times New Roman" w:cs="Times New Roman" w:hint="eastAsia"/>
                      <w:snapToGrid w:val="0"/>
                      <w:sz w:val="21"/>
                      <w:szCs w:val="21"/>
                    </w:rPr>
                    <w:t>當年度</w:t>
                  </w:r>
                  <w:r w:rsidRPr="008958B5">
                    <w:rPr>
                      <w:rFonts w:ascii="Times New Roman" w:eastAsia="標楷體" w:hAnsi="Times New Roman" w:cs="Times New Roman" w:hint="eastAsia"/>
                      <w:kern w:val="0"/>
                      <w:sz w:val="21"/>
                      <w:szCs w:val="21"/>
                    </w:rPr>
                    <w:t>，</w:t>
                  </w:r>
                  <w:r w:rsidRPr="008958B5">
                    <w:rPr>
                      <w:rFonts w:ascii="Times New Roman" w:eastAsia="標楷體" w:hAnsi="Times New Roman" w:cs="Times New Roman" w:hint="eastAsia"/>
                      <w:snapToGrid w:val="0"/>
                      <w:sz w:val="21"/>
                      <w:szCs w:val="21"/>
                    </w:rPr>
                    <w:t>觸發事件通知日晚於</w:t>
                  </w:r>
                  <w:r w:rsidRPr="008958B5">
                    <w:rPr>
                      <w:rFonts w:ascii="Times New Roman" w:eastAsia="標楷體" w:hAnsi="Times New Roman" w:cs="Times New Roman" w:hint="eastAsia"/>
                      <w:kern w:val="0"/>
                      <w:sz w:val="21"/>
                      <w:szCs w:val="21"/>
                    </w:rPr>
                    <w:t>連結標的</w:t>
                  </w:r>
                  <w:r w:rsidRPr="008958B5">
                    <w:rPr>
                      <w:rFonts w:ascii="Times New Roman" w:eastAsia="標楷體" w:hAnsi="Times New Roman" w:cs="Times New Roman" w:hint="eastAsia"/>
                      <w:sz w:val="21"/>
                      <w:szCs w:val="21"/>
                    </w:rPr>
                    <w:t>付息日</w:t>
                  </w:r>
                  <w:r w:rsidRPr="008958B5">
                    <w:rPr>
                      <w:rFonts w:ascii="Times New Roman" w:eastAsia="標楷體" w:hAnsi="Times New Roman" w:cs="Times New Roman" w:hint="eastAsia"/>
                      <w:kern w:val="0"/>
                      <w:sz w:val="21"/>
                      <w:szCs w:val="21"/>
                    </w:rPr>
                    <w:t>，不論</w:t>
                  </w:r>
                  <w:proofErr w:type="gramStart"/>
                  <w:r w:rsidRPr="008958B5">
                    <w:rPr>
                      <w:rFonts w:ascii="Times New Roman" w:eastAsia="標楷體" w:hAnsi="Times New Roman" w:cs="Times New Roman" w:hint="eastAsia"/>
                      <w:kern w:val="0"/>
                      <w:sz w:val="21"/>
                      <w:szCs w:val="21"/>
                    </w:rPr>
                    <w:t>採</w:t>
                  </w:r>
                  <w:proofErr w:type="gramEnd"/>
                  <w:r w:rsidRPr="008958B5">
                    <w:rPr>
                      <w:rFonts w:ascii="Times New Roman" w:eastAsia="標楷體" w:hAnsi="Times New Roman" w:cs="Times New Roman" w:hint="eastAsia"/>
                      <w:kern w:val="0"/>
                      <w:sz w:val="21"/>
                      <w:szCs w:val="21"/>
                    </w:rPr>
                    <w:t>現金結算或實物交割，本商品可配息連結標的張數為</w:t>
                  </w:r>
                  <m:oMath>
                    <m:r>
                      <m:rPr>
                        <m:sty m:val="p"/>
                      </m:rPr>
                      <w:rPr>
                        <w:rFonts w:ascii="Cambria Math" w:eastAsia="標楷體" w:hAnsi="Cambria Math" w:cs="Times New Roman" w:hint="eastAsia"/>
                        <w:snapToGrid w:val="0"/>
                        <w:sz w:val="21"/>
                        <w:szCs w:val="21"/>
                      </w:rPr>
                      <m:t>參與率</m:t>
                    </m:r>
                    <m:r>
                      <m:rPr>
                        <m:sty m:val="p"/>
                      </m:rPr>
                      <w:rPr>
                        <w:rFonts w:ascii="Cambria Math" w:eastAsia="標楷體" w:hAnsi="Cambria Math" w:cs="Times New Roman"/>
                        <w:snapToGrid w:val="0"/>
                        <w:sz w:val="21"/>
                        <w:szCs w:val="21"/>
                      </w:rPr>
                      <m:t>×</m:t>
                    </m:r>
                    <m:r>
                      <m:rPr>
                        <m:sty m:val="p"/>
                      </m:rPr>
                      <w:rPr>
                        <w:rFonts w:ascii="Cambria Math" w:eastAsia="標楷體" w:hAnsi="Cambria Math" w:cs="Times New Roman" w:hint="eastAsia"/>
                        <w:snapToGrid w:val="0"/>
                        <w:sz w:val="21"/>
                        <w:szCs w:val="21"/>
                      </w:rPr>
                      <m:t>剩餘連結標的張數</m:t>
                    </m:r>
                  </m:oMath>
                  <w:r w:rsidRPr="008958B5">
                    <w:rPr>
                      <w:rFonts w:ascii="Times New Roman" w:eastAsia="標楷體" w:hAnsi="Times New Roman" w:cs="Times New Roman" w:hint="eastAsia"/>
                      <w:snapToGrid w:val="0"/>
                      <w:sz w:val="21"/>
                      <w:szCs w:val="21"/>
                    </w:rPr>
                    <w:t>。</w:t>
                  </w:r>
                </w:p>
              </w:tc>
            </w:tr>
            <w:tr w:rsidR="00E8424E" w:rsidRPr="008958B5" w14:paraId="1A69529F" w14:textId="77777777" w:rsidTr="00A87AC6">
              <w:trPr>
                <w:trHeight w:val="1200"/>
              </w:trPr>
              <w:tc>
                <w:tcPr>
                  <w:tcW w:w="1420" w:type="dxa"/>
                  <w:vAlign w:val="center"/>
                </w:tcPr>
                <w:p w14:paraId="7F8BA2E7"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color w:val="000000"/>
                      <w:kern w:val="0"/>
                      <w:sz w:val="21"/>
                      <w:szCs w:val="21"/>
                    </w:rPr>
                    <w:t>2025/7/24</w:t>
                  </w:r>
                </w:p>
              </w:tc>
              <w:tc>
                <w:tcPr>
                  <w:tcW w:w="2010" w:type="dxa"/>
                  <w:vAlign w:val="center"/>
                </w:tcPr>
                <w:p w14:paraId="2AF569F6"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觸發事件發生日</w:t>
                  </w:r>
                </w:p>
              </w:tc>
              <w:tc>
                <w:tcPr>
                  <w:tcW w:w="4789" w:type="dxa"/>
                  <w:vAlign w:val="center"/>
                </w:tcPr>
                <w:p w14:paraId="23EEC787" w14:textId="77777777" w:rsidR="00E8424E" w:rsidRPr="008958B5" w:rsidRDefault="00E8424E" w:rsidP="00E8424E">
                  <w:pPr>
                    <w:autoSpaceDE w:val="0"/>
                    <w:autoSpaceDN w:val="0"/>
                    <w:adjustRightInd w:val="0"/>
                    <w:spacing w:line="300" w:lineRule="exact"/>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以</w:t>
                  </w:r>
                  <w:r w:rsidRPr="008958B5">
                    <w:rPr>
                      <w:rFonts w:ascii="Times New Roman" w:eastAsia="標楷體" w:hAnsi="Times New Roman" w:cs="Times New Roman"/>
                      <w:color w:val="000000"/>
                      <w:kern w:val="0"/>
                      <w:sz w:val="21"/>
                      <w:szCs w:val="21"/>
                    </w:rPr>
                    <w:t>2025/7/24</w:t>
                  </w:r>
                  <w:r w:rsidRPr="008958B5">
                    <w:rPr>
                      <w:rFonts w:ascii="Times New Roman" w:eastAsia="標楷體" w:hAnsi="Times New Roman" w:cs="Times New Roman" w:hint="eastAsia"/>
                      <w:kern w:val="0"/>
                      <w:sz w:val="21"/>
                      <w:szCs w:val="21"/>
                    </w:rPr>
                    <w:t>連結標的每日價格</w:t>
                  </w:r>
                  <m:oMath>
                    <m:sSub>
                      <m:sSubPr>
                        <m:ctrlPr>
                          <w:rPr>
                            <w:rFonts w:ascii="Cambria Math" w:eastAsia="標楷體" w:hAnsi="Cambria Math" w:cs="Times New Roman"/>
                            <w:sz w:val="21"/>
                          </w:rPr>
                        </m:ctrlPr>
                      </m:sSubPr>
                      <m:e>
                        <m:r>
                          <w:rPr>
                            <w:rFonts w:ascii="Cambria Math" w:eastAsia="標楷體" w:hAnsi="Cambria Math" w:cs="Times New Roman"/>
                            <w:kern w:val="0"/>
                            <w:sz w:val="21"/>
                            <w:szCs w:val="21"/>
                          </w:rPr>
                          <m:t>V</m:t>
                        </m:r>
                      </m:e>
                      <m:sub>
                        <m:r>
                          <w:rPr>
                            <w:rFonts w:ascii="Cambria Math" w:eastAsia="標楷體" w:hAnsi="Cambria Math" w:cs="Times New Roman"/>
                            <w:kern w:val="0"/>
                            <w:sz w:val="21"/>
                            <w:szCs w:val="21"/>
                          </w:rPr>
                          <m:t>t</m:t>
                        </m:r>
                      </m:sub>
                    </m:sSub>
                  </m:oMath>
                  <w:r w:rsidRPr="008958B5">
                    <w:rPr>
                      <w:rFonts w:ascii="Times New Roman" w:eastAsia="標楷體" w:hAnsi="Times New Roman" w:cs="Times New Roman" w:hint="eastAsia"/>
                      <w:color w:val="000000"/>
                      <w:kern w:val="0"/>
                      <w:sz w:val="21"/>
                      <w:szCs w:val="21"/>
                    </w:rPr>
                    <w:t>納入本商品評價公</w:t>
                  </w:r>
                  <w:r w:rsidRPr="008958B5">
                    <w:rPr>
                      <w:rFonts w:ascii="Times New Roman" w:eastAsia="標楷體" w:hAnsi="Times New Roman" w:cs="Times New Roman" w:hint="eastAsia"/>
                      <w:color w:val="000000" w:themeColor="text1"/>
                      <w:kern w:val="0"/>
                      <w:sz w:val="21"/>
                      <w:szCs w:val="21"/>
                    </w:rPr>
                    <w:t>式計算之契約價格為</w:t>
                  </w:r>
                  <w:r w:rsidRPr="008958B5">
                    <w:rPr>
                      <w:rFonts w:ascii="Times New Roman" w:eastAsia="標楷體" w:hAnsi="Times New Roman" w:cs="Times New Roman"/>
                      <w:color w:val="000000" w:themeColor="text1"/>
                      <w:kern w:val="0"/>
                      <w:sz w:val="21"/>
                      <w:szCs w:val="21"/>
                    </w:rPr>
                    <w:t>29.6%(</w:t>
                  </w:r>
                  <w:proofErr w:type="gramStart"/>
                  <w:r w:rsidRPr="008958B5">
                    <w:rPr>
                      <w:rFonts w:ascii="Times New Roman" w:eastAsia="標楷體" w:hAnsi="Times New Roman" w:cs="Times New Roman" w:hint="eastAsia"/>
                      <w:color w:val="000000" w:themeColor="text1"/>
                      <w:kern w:val="0"/>
                      <w:sz w:val="21"/>
                      <w:szCs w:val="21"/>
                    </w:rPr>
                    <w:t>註</w:t>
                  </w:r>
                  <w:proofErr w:type="gramEnd"/>
                  <w:r w:rsidRPr="008958B5">
                    <w:rPr>
                      <w:rFonts w:ascii="Times New Roman" w:eastAsia="標楷體" w:hAnsi="Times New Roman" w:cs="Times New Roman"/>
                      <w:color w:val="000000" w:themeColor="text1"/>
                      <w:kern w:val="0"/>
                      <w:sz w:val="21"/>
                      <w:szCs w:val="21"/>
                    </w:rPr>
                    <w:t>1)</w:t>
                  </w:r>
                  <w:r w:rsidRPr="008958B5">
                    <w:rPr>
                      <w:rFonts w:ascii="Times New Roman" w:eastAsia="標楷體" w:hAnsi="Times New Roman" w:cs="Times New Roman" w:hint="eastAsia"/>
                      <w:color w:val="000000" w:themeColor="text1"/>
                      <w:kern w:val="0"/>
                      <w:sz w:val="21"/>
                      <w:szCs w:val="21"/>
                    </w:rPr>
                    <w:t>，小於觸發價格</w:t>
                  </w:r>
                  <w:r w:rsidRPr="008958B5">
                    <w:rPr>
                      <w:rFonts w:ascii="Times New Roman" w:eastAsia="標楷體" w:hAnsi="Times New Roman" w:cs="Times New Roman"/>
                      <w:color w:val="000000" w:themeColor="text1"/>
                      <w:kern w:val="0"/>
                      <w:sz w:val="21"/>
                      <w:szCs w:val="21"/>
                    </w:rPr>
                    <w:t>30%(</w:t>
                  </w:r>
                  <w:r w:rsidRPr="008958B5">
                    <w:rPr>
                      <w:rFonts w:ascii="Times New Roman" w:eastAsia="標楷體" w:hAnsi="Times New Roman" w:cs="Times New Roman" w:hint="eastAsia"/>
                      <w:color w:val="000000" w:themeColor="text1"/>
                      <w:kern w:val="0"/>
                      <w:sz w:val="21"/>
                      <w:szCs w:val="21"/>
                    </w:rPr>
                    <w:t>期初契約價格</w:t>
                  </w:r>
                  <w:r w:rsidRPr="008958B5">
                    <w:rPr>
                      <w:rFonts w:ascii="Times New Roman" w:eastAsia="標楷體" w:hAnsi="Times New Roman" w:cs="Times New Roman"/>
                      <w:color w:val="000000" w:themeColor="text1"/>
                      <w:kern w:val="0"/>
                      <w:sz w:val="21"/>
                      <w:szCs w:val="21"/>
                    </w:rPr>
                    <w:t>100%</w:t>
                  </w:r>
                  <w:r w:rsidRPr="008958B5">
                    <w:rPr>
                      <w:rFonts w:ascii="Times New Roman" w:eastAsia="標楷體" w:hAnsi="Times New Roman" w:cs="Times New Roman" w:hint="eastAsia"/>
                      <w:color w:val="000000" w:themeColor="text1"/>
                      <w:kern w:val="0"/>
                      <w:sz w:val="21"/>
                      <w:szCs w:val="21"/>
                    </w:rPr>
                    <w:t>之</w:t>
                  </w:r>
                  <w:r w:rsidRPr="008958B5">
                    <w:rPr>
                      <w:rFonts w:ascii="Times New Roman" w:eastAsia="標楷體" w:hAnsi="Times New Roman" w:cs="Times New Roman"/>
                      <w:color w:val="000000" w:themeColor="text1"/>
                      <w:kern w:val="0"/>
                      <w:sz w:val="21"/>
                      <w:szCs w:val="21"/>
                    </w:rPr>
                    <w:t>30%)</w:t>
                  </w:r>
                  <w:r w:rsidRPr="008958B5">
                    <w:rPr>
                      <w:rFonts w:ascii="Times New Roman" w:eastAsia="標楷體" w:hAnsi="Times New Roman" w:cs="Times New Roman" w:hint="eastAsia"/>
                      <w:color w:val="000000" w:themeColor="text1"/>
                      <w:kern w:val="0"/>
                      <w:sz w:val="21"/>
                      <w:szCs w:val="21"/>
                    </w:rPr>
                    <w:t>，</w:t>
                  </w:r>
                  <w:r w:rsidRPr="008958B5">
                    <w:rPr>
                      <w:rFonts w:ascii="Times New Roman" w:eastAsia="標楷體" w:hAnsi="Times New Roman" w:cs="Times New Roman" w:hint="eastAsia"/>
                      <w:color w:val="000000"/>
                      <w:kern w:val="0"/>
                      <w:sz w:val="21"/>
                      <w:szCs w:val="21"/>
                    </w:rPr>
                    <w:t>本商品提前到期。</w:t>
                  </w:r>
                </w:p>
              </w:tc>
            </w:tr>
            <w:tr w:rsidR="00E8424E" w:rsidRPr="008958B5" w14:paraId="323B6ECB" w14:textId="77777777" w:rsidTr="00A87AC6">
              <w:trPr>
                <w:trHeight w:val="1200"/>
              </w:trPr>
              <w:tc>
                <w:tcPr>
                  <w:tcW w:w="1420" w:type="dxa"/>
                  <w:vAlign w:val="center"/>
                </w:tcPr>
                <w:p w14:paraId="559369AA" w14:textId="157AFD15"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color w:val="000000"/>
                      <w:kern w:val="0"/>
                      <w:sz w:val="21"/>
                      <w:szCs w:val="21"/>
                    </w:rPr>
                    <w:lastRenderedPageBreak/>
                    <w:t>2025/7/2</w:t>
                  </w:r>
                  <w:r w:rsidR="00191261" w:rsidRPr="008958B5">
                    <w:rPr>
                      <w:rFonts w:ascii="Times New Roman" w:eastAsia="標楷體" w:hAnsi="Times New Roman" w:cs="Times New Roman"/>
                      <w:color w:val="000000"/>
                      <w:kern w:val="0"/>
                      <w:sz w:val="21"/>
                      <w:szCs w:val="21"/>
                    </w:rPr>
                    <w:t>4</w:t>
                  </w:r>
                </w:p>
              </w:tc>
              <w:tc>
                <w:tcPr>
                  <w:tcW w:w="2010" w:type="dxa"/>
                  <w:vAlign w:val="center"/>
                </w:tcPr>
                <w:p w14:paraId="134978AD"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觸發事件通知日</w:t>
                  </w:r>
                </w:p>
                <w:p w14:paraId="04A73721"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即提前到期日</w:t>
                  </w:r>
                  <w:r w:rsidRPr="008958B5">
                    <w:rPr>
                      <w:rFonts w:ascii="Times New Roman" w:eastAsia="標楷體" w:hAnsi="Times New Roman" w:cs="Times New Roman"/>
                      <w:color w:val="000000"/>
                      <w:kern w:val="0"/>
                      <w:sz w:val="21"/>
                      <w:szCs w:val="21"/>
                    </w:rPr>
                    <w:t>)</w:t>
                  </w:r>
                </w:p>
              </w:tc>
              <w:tc>
                <w:tcPr>
                  <w:tcW w:w="4789" w:type="dxa"/>
                  <w:vAlign w:val="center"/>
                </w:tcPr>
                <w:p w14:paraId="1DFA9BE5" w14:textId="77777777" w:rsidR="00E8424E" w:rsidRPr="008958B5" w:rsidRDefault="00E8424E" w:rsidP="00E8424E">
                  <w:pPr>
                    <w:autoSpaceDE w:val="0"/>
                    <w:autoSpaceDN w:val="0"/>
                    <w:adjustRightInd w:val="0"/>
                    <w:spacing w:line="300" w:lineRule="exact"/>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發行機構通知交易人</w:t>
                  </w:r>
                  <w:r w:rsidRPr="008958B5">
                    <w:rPr>
                      <w:rFonts w:ascii="Times New Roman" w:eastAsia="標楷體" w:hAnsi="Times New Roman" w:cs="Times New Roman" w:hint="eastAsia"/>
                      <w:color w:val="000000" w:themeColor="text1"/>
                      <w:kern w:val="0"/>
                      <w:sz w:val="21"/>
                      <w:szCs w:val="21"/>
                    </w:rPr>
                    <w:t>，交易人於接獲通知後應於當日擇定交割方式</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現金結算或實物交割</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kern w:val="0"/>
                      <w:sz w:val="21"/>
                      <w:szCs w:val="21"/>
                    </w:rPr>
                    <w:t>。</w:t>
                  </w:r>
                  <w:r w:rsidRPr="008958B5">
                    <w:rPr>
                      <w:rFonts w:ascii="Times New Roman" w:eastAsia="標楷體" w:hAnsi="Times New Roman" w:cs="Times New Roman" w:hint="eastAsia"/>
                      <w:color w:val="000000" w:themeColor="text1"/>
                      <w:kern w:val="0"/>
                      <w:sz w:val="21"/>
                      <w:szCs w:val="21"/>
                    </w:rPr>
                    <w:t>交易人</w:t>
                  </w:r>
                  <w:r w:rsidRPr="008958B5">
                    <w:rPr>
                      <w:rFonts w:ascii="Times New Roman" w:eastAsia="標楷體" w:hAnsi="Times New Roman" w:cs="Times New Roman" w:hint="eastAsia"/>
                      <w:color w:val="000000"/>
                      <w:kern w:val="0"/>
                      <w:sz w:val="21"/>
                      <w:szCs w:val="21"/>
                    </w:rPr>
                    <w:t>擇定後，未經發行機構同意，不得變更交割方式。</w:t>
                  </w:r>
                </w:p>
              </w:tc>
            </w:tr>
            <w:tr w:rsidR="00E8424E" w:rsidRPr="008958B5" w14:paraId="33BDF5E1" w14:textId="77777777" w:rsidTr="00A87AC6">
              <w:trPr>
                <w:trHeight w:val="1200"/>
              </w:trPr>
              <w:tc>
                <w:tcPr>
                  <w:tcW w:w="1420" w:type="dxa"/>
                  <w:vAlign w:val="center"/>
                </w:tcPr>
                <w:p w14:paraId="2D1629FA" w14:textId="2A4BCA33" w:rsidR="00E8424E" w:rsidRPr="008958B5" w:rsidRDefault="00E8424E" w:rsidP="00E8424E">
                  <w:pPr>
                    <w:autoSpaceDE w:val="0"/>
                    <w:autoSpaceDN w:val="0"/>
                    <w:adjustRightInd w:val="0"/>
                    <w:spacing w:line="300" w:lineRule="exact"/>
                    <w:jc w:val="center"/>
                    <w:rPr>
                      <w:rFonts w:ascii="Times New Roman" w:eastAsia="標楷體" w:hAnsi="Times New Roman" w:cs="Times New Roman"/>
                      <w:kern w:val="0"/>
                      <w:sz w:val="21"/>
                      <w:szCs w:val="21"/>
                    </w:rPr>
                  </w:pPr>
                  <w:r w:rsidRPr="008958B5">
                    <w:rPr>
                      <w:rFonts w:ascii="Times New Roman" w:eastAsia="標楷體" w:hAnsi="Times New Roman" w:cs="Times New Roman"/>
                      <w:color w:val="000000"/>
                      <w:kern w:val="0"/>
                      <w:sz w:val="21"/>
                      <w:szCs w:val="21"/>
                    </w:rPr>
                    <w:t>2025/7/2</w:t>
                  </w:r>
                  <w:r w:rsidR="00191261" w:rsidRPr="008958B5">
                    <w:rPr>
                      <w:rFonts w:ascii="Times New Roman" w:eastAsia="標楷體" w:hAnsi="Times New Roman" w:cs="Times New Roman"/>
                      <w:color w:val="000000"/>
                      <w:kern w:val="0"/>
                      <w:sz w:val="21"/>
                      <w:szCs w:val="21"/>
                    </w:rPr>
                    <w:t>8</w:t>
                  </w:r>
                </w:p>
              </w:tc>
              <w:tc>
                <w:tcPr>
                  <w:tcW w:w="2010" w:type="dxa"/>
                  <w:vAlign w:val="center"/>
                </w:tcPr>
                <w:p w14:paraId="4655398E"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淨額交割日</w:t>
                  </w:r>
                </w:p>
              </w:tc>
              <w:tc>
                <w:tcPr>
                  <w:tcW w:w="4789" w:type="dxa"/>
                  <w:vAlign w:val="center"/>
                </w:tcPr>
                <w:p w14:paraId="4E8DDF57" w14:textId="77777777" w:rsidR="00E8424E" w:rsidRPr="008958B5" w:rsidRDefault="00E8424E" w:rsidP="00E8424E">
                  <w:pPr>
                    <w:autoSpaceDE w:val="0"/>
                    <w:autoSpaceDN w:val="0"/>
                    <w:adjustRightInd w:val="0"/>
                    <w:spacing w:line="300" w:lineRule="exact"/>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如交易人選定現金結算者，淨額交割日為觸發事件通知日</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不含</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後第二</w:t>
                  </w:r>
                  <w:proofErr w:type="gramStart"/>
                  <w:r w:rsidRPr="008958B5">
                    <w:rPr>
                      <w:rFonts w:ascii="Times New Roman" w:eastAsia="標楷體" w:hAnsi="Times New Roman" w:cs="Times New Roman" w:hint="eastAsia"/>
                      <w:color w:val="000000"/>
                      <w:kern w:val="0"/>
                      <w:sz w:val="21"/>
                      <w:szCs w:val="21"/>
                    </w:rPr>
                    <w:t>個</w:t>
                  </w:r>
                  <w:proofErr w:type="gramEnd"/>
                  <w:r w:rsidRPr="008958B5">
                    <w:rPr>
                      <w:rFonts w:ascii="Times New Roman" w:eastAsia="標楷體" w:hAnsi="Times New Roman" w:cs="Times New Roman" w:hint="eastAsia"/>
                      <w:color w:val="000000"/>
                      <w:kern w:val="0"/>
                      <w:sz w:val="21"/>
                      <w:szCs w:val="21"/>
                    </w:rPr>
                    <w:t>交割營業日，收到按本商品</w:t>
                  </w:r>
                  <w:r w:rsidRPr="008958B5">
                    <w:rPr>
                      <w:rFonts w:ascii="Times New Roman" w:eastAsia="標楷體" w:hAnsi="Times New Roman" w:cs="Times New Roman" w:hint="eastAsia"/>
                      <w:kern w:val="0"/>
                      <w:sz w:val="21"/>
                      <w:szCs w:val="21"/>
                    </w:rPr>
                    <w:t>現金結算價格計算</w:t>
                  </w:r>
                  <w:r w:rsidRPr="008958B5">
                    <w:rPr>
                      <w:rFonts w:ascii="Times New Roman" w:eastAsia="標楷體" w:hAnsi="Times New Roman" w:cs="Times New Roman" w:hint="eastAsia"/>
                      <w:color w:val="000000"/>
                      <w:kern w:val="0"/>
                      <w:sz w:val="21"/>
                      <w:szCs w:val="21"/>
                    </w:rPr>
                    <w:t>之結算款項。</w:t>
                  </w:r>
                </w:p>
              </w:tc>
            </w:tr>
            <w:tr w:rsidR="00E8424E" w:rsidRPr="008958B5" w14:paraId="52C29DC8" w14:textId="77777777" w:rsidTr="00A87AC6">
              <w:trPr>
                <w:trHeight w:val="1200"/>
              </w:trPr>
              <w:tc>
                <w:tcPr>
                  <w:tcW w:w="1420" w:type="dxa"/>
                  <w:vAlign w:val="center"/>
                </w:tcPr>
                <w:p w14:paraId="198E9A73" w14:textId="0636999D" w:rsidR="00E8424E" w:rsidRPr="008958B5" w:rsidRDefault="00E8424E" w:rsidP="00191261">
                  <w:pPr>
                    <w:autoSpaceDE w:val="0"/>
                    <w:autoSpaceDN w:val="0"/>
                    <w:adjustRightInd w:val="0"/>
                    <w:spacing w:line="300" w:lineRule="exact"/>
                    <w:jc w:val="center"/>
                    <w:rPr>
                      <w:rFonts w:ascii="Times New Roman" w:eastAsia="標楷體" w:hAnsi="Times New Roman" w:cs="Times New Roman"/>
                      <w:kern w:val="0"/>
                      <w:sz w:val="21"/>
                      <w:szCs w:val="21"/>
                    </w:rPr>
                  </w:pPr>
                  <w:r w:rsidRPr="008958B5">
                    <w:rPr>
                      <w:rFonts w:ascii="Times New Roman" w:eastAsia="標楷體" w:hAnsi="Times New Roman" w:cs="Times New Roman"/>
                      <w:color w:val="000000"/>
                      <w:kern w:val="0"/>
                      <w:sz w:val="21"/>
                      <w:szCs w:val="21"/>
                    </w:rPr>
                    <w:t>2025/7/2</w:t>
                  </w:r>
                  <w:ins w:id="145" w:author="林心羽" w:date="2024-10-18T12:46:00Z">
                    <w:r w:rsidR="00F62F4C">
                      <w:rPr>
                        <w:rFonts w:ascii="Times New Roman" w:eastAsia="標楷體" w:hAnsi="Times New Roman" w:cs="Times New Roman" w:hint="eastAsia"/>
                        <w:color w:val="000000"/>
                        <w:kern w:val="0"/>
                        <w:sz w:val="21"/>
                        <w:szCs w:val="21"/>
                      </w:rPr>
                      <w:t>9</w:t>
                    </w:r>
                  </w:ins>
                  <w:del w:id="146" w:author="林心羽" w:date="2024-10-18T12:46:00Z">
                    <w:r w:rsidR="00191261" w:rsidRPr="008958B5" w:rsidDel="00F62F4C">
                      <w:rPr>
                        <w:rFonts w:ascii="Times New Roman" w:eastAsia="標楷體" w:hAnsi="Times New Roman" w:cs="Times New Roman"/>
                        <w:color w:val="000000"/>
                        <w:kern w:val="0"/>
                        <w:sz w:val="21"/>
                        <w:szCs w:val="21"/>
                      </w:rPr>
                      <w:delText>8</w:delText>
                    </w:r>
                  </w:del>
                </w:p>
              </w:tc>
              <w:tc>
                <w:tcPr>
                  <w:tcW w:w="2010" w:type="dxa"/>
                  <w:vAlign w:val="center"/>
                </w:tcPr>
                <w:p w14:paraId="0EC7DBDD"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實物交割日</w:t>
                  </w:r>
                </w:p>
              </w:tc>
              <w:tc>
                <w:tcPr>
                  <w:tcW w:w="4789" w:type="dxa"/>
                  <w:vAlign w:val="center"/>
                </w:tcPr>
                <w:p w14:paraId="244A5599" w14:textId="77777777" w:rsidR="00E8424E" w:rsidRPr="008958B5" w:rsidRDefault="00E8424E" w:rsidP="00E8424E">
                  <w:pPr>
                    <w:autoSpaceDE w:val="0"/>
                    <w:autoSpaceDN w:val="0"/>
                    <w:adjustRightInd w:val="0"/>
                    <w:spacing w:line="300" w:lineRule="exact"/>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如交易人選定實物交割者，實物交割日</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即觸發事件通知日</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不含</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後第二</w:t>
                  </w:r>
                  <w:proofErr w:type="gramStart"/>
                  <w:r w:rsidRPr="008958B5">
                    <w:rPr>
                      <w:rFonts w:ascii="Times New Roman" w:eastAsia="標楷體" w:hAnsi="Times New Roman" w:cs="Times New Roman" w:hint="eastAsia"/>
                      <w:color w:val="000000"/>
                      <w:kern w:val="0"/>
                      <w:sz w:val="21"/>
                      <w:szCs w:val="21"/>
                    </w:rPr>
                    <w:t>個</w:t>
                  </w:r>
                  <w:proofErr w:type="gramEnd"/>
                  <w:r w:rsidRPr="008958B5">
                    <w:rPr>
                      <w:rFonts w:ascii="Times New Roman" w:eastAsia="標楷體" w:hAnsi="Times New Roman" w:cs="Times New Roman" w:hint="eastAsia"/>
                      <w:color w:val="000000"/>
                      <w:kern w:val="0"/>
                      <w:sz w:val="21"/>
                      <w:szCs w:val="21"/>
                    </w:rPr>
                    <w:t>交割營業日</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應支付發行機構實物交割金額</w:t>
                  </w:r>
                  <w:r w:rsidRPr="008958B5">
                    <w:rPr>
                      <w:rFonts w:ascii="Times New Roman" w:eastAsia="標楷體" w:hAnsi="Times New Roman" w:cs="Times New Roman"/>
                      <w:color w:val="000000"/>
                      <w:kern w:val="0"/>
                      <w:sz w:val="21"/>
                      <w:szCs w:val="21"/>
                    </w:rPr>
                    <w:t>(</w:t>
                  </w:r>
                  <w:proofErr w:type="gramStart"/>
                  <w:r w:rsidRPr="008958B5">
                    <w:rPr>
                      <w:rFonts w:ascii="Times New Roman" w:eastAsia="標楷體" w:hAnsi="Times New Roman" w:cs="Times New Roman" w:hint="eastAsia"/>
                      <w:color w:val="000000"/>
                      <w:kern w:val="0"/>
                      <w:sz w:val="21"/>
                      <w:szCs w:val="21"/>
                    </w:rPr>
                    <w:t>註</w:t>
                  </w:r>
                  <w:proofErr w:type="gramEnd"/>
                  <w:r w:rsidRPr="008958B5">
                    <w:rPr>
                      <w:rFonts w:ascii="Times New Roman" w:eastAsia="標楷體" w:hAnsi="Times New Roman" w:cs="Times New Roman"/>
                      <w:color w:val="000000"/>
                      <w:kern w:val="0"/>
                      <w:sz w:val="21"/>
                      <w:szCs w:val="21"/>
                    </w:rPr>
                    <w:t>2)</w:t>
                  </w:r>
                  <w:r w:rsidRPr="008958B5">
                    <w:rPr>
                      <w:rFonts w:ascii="Times New Roman" w:eastAsia="標楷體" w:hAnsi="Times New Roman" w:cs="Times New Roman" w:hint="eastAsia"/>
                      <w:color w:val="000000"/>
                      <w:kern w:val="0"/>
                      <w:sz w:val="21"/>
                      <w:szCs w:val="21"/>
                    </w:rPr>
                    <w:t>。</w:t>
                  </w:r>
                </w:p>
              </w:tc>
            </w:tr>
          </w:tbl>
          <w:p w14:paraId="0F2BDB46" w14:textId="77777777" w:rsidR="00E8424E" w:rsidRPr="008958B5" w:rsidRDefault="00E8424E" w:rsidP="00E8424E">
            <w:pPr>
              <w:autoSpaceDE w:val="0"/>
              <w:autoSpaceDN w:val="0"/>
              <w:adjustRightInd w:val="0"/>
              <w:spacing w:line="300" w:lineRule="exact"/>
              <w:ind w:left="249" w:rightChars="28" w:right="67"/>
              <w:rPr>
                <w:rFonts w:ascii="Times New Roman" w:eastAsia="標楷體" w:hAnsi="Times New Roman" w:cs="Times New Roman"/>
                <w:b/>
                <w:kern w:val="0"/>
                <w:sz w:val="20"/>
                <w:szCs w:val="20"/>
              </w:rPr>
            </w:pPr>
            <w:proofErr w:type="gramStart"/>
            <w:r w:rsidRPr="008958B5">
              <w:rPr>
                <w:rFonts w:ascii="Times New Roman" w:eastAsia="標楷體" w:hAnsi="Times New Roman" w:cs="Times New Roman" w:hint="eastAsia"/>
                <w:b/>
                <w:kern w:val="0"/>
                <w:sz w:val="20"/>
                <w:szCs w:val="20"/>
              </w:rPr>
              <w:t>註</w:t>
            </w:r>
            <w:proofErr w:type="gramEnd"/>
            <w:r w:rsidRPr="008958B5">
              <w:rPr>
                <w:rFonts w:ascii="Times New Roman" w:eastAsia="標楷體" w:hAnsi="Times New Roman" w:cs="Times New Roman"/>
                <w:b/>
                <w:kern w:val="0"/>
                <w:sz w:val="20"/>
                <w:szCs w:val="20"/>
              </w:rPr>
              <w:t>1</w:t>
            </w:r>
            <w:r w:rsidRPr="008958B5">
              <w:rPr>
                <w:rFonts w:ascii="Times New Roman" w:eastAsia="標楷體" w:hAnsi="Times New Roman" w:cs="Times New Roman" w:hint="eastAsia"/>
                <w:b/>
                <w:kern w:val="0"/>
                <w:sz w:val="20"/>
                <w:szCs w:val="20"/>
              </w:rPr>
              <w:t>：</w:t>
            </w:r>
          </w:p>
          <w:p w14:paraId="2087C933" w14:textId="77777777" w:rsidR="00E8424E" w:rsidRPr="008958B5" w:rsidRDefault="00E8424E" w:rsidP="00E8424E">
            <w:pPr>
              <w:autoSpaceDE w:val="0"/>
              <w:autoSpaceDN w:val="0"/>
              <w:adjustRightInd w:val="0"/>
              <w:spacing w:line="300" w:lineRule="exact"/>
              <w:ind w:left="249" w:rightChars="28" w:right="67"/>
              <w:rPr>
                <w:rFonts w:ascii="Times New Roman" w:eastAsia="標楷體" w:hAnsi="Times New Roman" w:cs="Times New Roman"/>
                <w:b/>
                <w:color w:val="000000"/>
                <w:kern w:val="0"/>
                <w:sz w:val="20"/>
                <w:szCs w:val="20"/>
                <w:u w:val="single"/>
              </w:rPr>
            </w:pPr>
            <w:r w:rsidRPr="008958B5">
              <w:rPr>
                <w:rFonts w:ascii="Times New Roman" w:eastAsia="標楷體" w:hAnsi="Times New Roman" w:cs="Times New Roman"/>
                <w:b/>
                <w:color w:val="000000"/>
                <w:kern w:val="0"/>
                <w:sz w:val="20"/>
                <w:szCs w:val="20"/>
                <w:u w:val="single"/>
              </w:rPr>
              <w:t>1+(85.5-100)/100*500%+100/100*3.7%*91/365*500%</w:t>
            </w:r>
          </w:p>
          <w:p w14:paraId="143E68EB" w14:textId="77777777" w:rsidR="00E8424E" w:rsidRPr="008958B5" w:rsidRDefault="00E8424E" w:rsidP="00E8424E">
            <w:pPr>
              <w:autoSpaceDE w:val="0"/>
              <w:autoSpaceDN w:val="0"/>
              <w:adjustRightInd w:val="0"/>
              <w:spacing w:line="300" w:lineRule="exact"/>
              <w:ind w:left="249" w:rightChars="28" w:right="67"/>
              <w:rPr>
                <w:rFonts w:ascii="Times New Roman" w:eastAsia="標楷體" w:hAnsi="Times New Roman" w:cs="Times New Roman"/>
                <w:b/>
                <w:color w:val="000000"/>
                <w:kern w:val="0"/>
                <w:sz w:val="20"/>
                <w:szCs w:val="20"/>
                <w:u w:val="single"/>
              </w:rPr>
            </w:pPr>
            <w:r w:rsidRPr="008958B5">
              <w:rPr>
                <w:rFonts w:ascii="Times New Roman" w:eastAsia="標楷體" w:hAnsi="Times New Roman" w:cs="Times New Roman"/>
                <w:b/>
                <w:color w:val="000000"/>
                <w:kern w:val="0"/>
                <w:sz w:val="20"/>
                <w:szCs w:val="20"/>
                <w:u w:val="single"/>
              </w:rPr>
              <w:t>-Max(1.5%+1.0%,0.1%)*(500%-1)*91/365 = 29.6%</w:t>
            </w:r>
          </w:p>
          <w:p w14:paraId="394BCC79" w14:textId="77777777" w:rsidR="00E8424E" w:rsidRPr="008958B5" w:rsidRDefault="00E8424E" w:rsidP="00E8424E">
            <w:pPr>
              <w:autoSpaceDE w:val="0"/>
              <w:autoSpaceDN w:val="0"/>
              <w:adjustRightInd w:val="0"/>
              <w:spacing w:line="300" w:lineRule="exact"/>
              <w:ind w:leftChars="100" w:left="240" w:rightChars="48" w:right="115"/>
              <w:rPr>
                <w:rFonts w:ascii="Times New Roman" w:eastAsia="標楷體" w:hAnsi="Times New Roman" w:cs="Times New Roman"/>
                <w:b/>
                <w:kern w:val="0"/>
                <w:sz w:val="20"/>
                <w:szCs w:val="20"/>
                <w:u w:val="single"/>
              </w:rPr>
            </w:pPr>
            <w:r w:rsidRPr="008958B5">
              <w:rPr>
                <w:rFonts w:ascii="Times New Roman" w:eastAsia="標楷體" w:hAnsi="Times New Roman" w:cs="Times New Roman" w:hint="eastAsia"/>
                <w:b/>
                <w:kern w:val="0"/>
                <w:sz w:val="20"/>
                <w:szCs w:val="20"/>
                <w:u w:val="single"/>
              </w:rPr>
              <w:t>現金交割</w:t>
            </w:r>
          </w:p>
          <w:p w14:paraId="2BF01447" w14:textId="77777777" w:rsidR="00E8424E" w:rsidRPr="008958B5" w:rsidRDefault="00E8424E" w:rsidP="00E8424E">
            <w:pPr>
              <w:autoSpaceDE w:val="0"/>
              <w:autoSpaceDN w:val="0"/>
              <w:adjustRightInd w:val="0"/>
              <w:spacing w:line="300" w:lineRule="exact"/>
              <w:ind w:left="233" w:rightChars="28" w:right="67"/>
              <w:jc w:val="both"/>
              <w:rPr>
                <w:rFonts w:ascii="標楷體" w:eastAsia="標楷體" w:hAnsi="標楷體" w:cs="Times New Roman"/>
                <w:kern w:val="0"/>
                <w:sz w:val="21"/>
                <w:szCs w:val="21"/>
              </w:rPr>
            </w:pPr>
            <w:r w:rsidRPr="008958B5">
              <w:rPr>
                <w:rFonts w:ascii="Times New Roman" w:eastAsia="標楷體" w:hAnsi="Times New Roman" w:cs="Times New Roman" w:hint="eastAsia"/>
                <w:kern w:val="0"/>
                <w:sz w:val="21"/>
                <w:szCs w:val="21"/>
              </w:rPr>
              <w:t>負值配息總計差額</w:t>
            </w:r>
            <w:r w:rsidRPr="008958B5">
              <w:rPr>
                <w:rFonts w:ascii="Times New Roman" w:eastAsia="標楷體" w:hAnsi="Times New Roman" w:cs="Times New Roman"/>
                <w:kern w:val="0"/>
                <w:sz w:val="21"/>
                <w:szCs w:val="21"/>
              </w:rPr>
              <w:t>ND = 0</w:t>
            </w:r>
          </w:p>
          <w:p w14:paraId="3446A4DC" w14:textId="77777777" w:rsidR="00E8424E" w:rsidRPr="008958B5" w:rsidRDefault="00E8424E" w:rsidP="00E8424E">
            <w:pPr>
              <w:autoSpaceDE w:val="0"/>
              <w:autoSpaceDN w:val="0"/>
              <w:adjustRightInd w:val="0"/>
              <w:spacing w:line="300" w:lineRule="exact"/>
              <w:ind w:left="249" w:rightChars="28" w:right="67"/>
              <w:rPr>
                <w:rFonts w:ascii="Times New Roman" w:eastAsia="標楷體" w:hAnsi="Times New Roman" w:cs="Times New Roman"/>
                <w:b/>
                <w:color w:val="000000"/>
                <w:kern w:val="0"/>
                <w:sz w:val="20"/>
                <w:szCs w:val="20"/>
                <w:u w:val="single"/>
              </w:rPr>
            </w:pPr>
            <w:r w:rsidRPr="008958B5">
              <w:rPr>
                <w:rFonts w:ascii="Times New Roman" w:eastAsia="標楷體" w:hAnsi="Times New Roman" w:cs="Times New Roman"/>
                <w:b/>
                <w:color w:val="000000"/>
                <w:kern w:val="0"/>
                <w:sz w:val="20"/>
                <w:szCs w:val="20"/>
                <w:u w:val="single"/>
              </w:rPr>
              <w:t>2,000,000*(1+(85.32-100)/100*500%+100/100*3.7%*91/365*500%</w:t>
            </w:r>
          </w:p>
          <w:p w14:paraId="152F6730" w14:textId="48017F98" w:rsidR="00E8424E" w:rsidRPr="008958B5" w:rsidRDefault="00E8424E" w:rsidP="00E8424E">
            <w:pPr>
              <w:autoSpaceDE w:val="0"/>
              <w:autoSpaceDN w:val="0"/>
              <w:adjustRightInd w:val="0"/>
              <w:spacing w:line="300" w:lineRule="exact"/>
              <w:ind w:leftChars="100" w:left="240" w:rightChars="48" w:right="115"/>
              <w:rPr>
                <w:rFonts w:ascii="Times New Roman" w:eastAsia="標楷體" w:hAnsi="Times New Roman" w:cs="Times New Roman"/>
                <w:b/>
                <w:color w:val="000000"/>
                <w:kern w:val="0"/>
                <w:sz w:val="20"/>
                <w:szCs w:val="20"/>
                <w:u w:val="single"/>
              </w:rPr>
            </w:pPr>
            <w:r w:rsidRPr="008958B5">
              <w:rPr>
                <w:rFonts w:ascii="Times New Roman" w:eastAsia="標楷體" w:hAnsi="Times New Roman" w:cs="Times New Roman"/>
                <w:b/>
                <w:color w:val="000000"/>
                <w:kern w:val="0"/>
                <w:sz w:val="20"/>
                <w:szCs w:val="20"/>
                <w:u w:val="single"/>
              </w:rPr>
              <w:t>-Max(1.5%+1.0%,0.1%)*(500%-1)*91/365)</w:t>
            </w:r>
            <w:r w:rsidRPr="008958B5">
              <w:rPr>
                <w:rFonts w:ascii="Times New Roman" w:eastAsia="標楷體" w:hAnsi="Times New Roman" w:cs="Times New Roman"/>
                <w:b/>
                <w:kern w:val="0"/>
                <w:sz w:val="20"/>
                <w:szCs w:val="20"/>
                <w:u w:val="single"/>
              </w:rPr>
              <w:t xml:space="preserve"> - 0</w:t>
            </w:r>
            <w:r w:rsidRPr="008958B5">
              <w:rPr>
                <w:rFonts w:ascii="Times New Roman" w:eastAsia="標楷體" w:hAnsi="Times New Roman" w:cs="Times New Roman"/>
                <w:b/>
                <w:color w:val="000000"/>
                <w:kern w:val="0"/>
                <w:sz w:val="20"/>
                <w:szCs w:val="20"/>
                <w:u w:val="single"/>
              </w:rPr>
              <w:t xml:space="preserve">= </w:t>
            </w:r>
            <w:r w:rsidR="00A62C24" w:rsidRPr="008958B5">
              <w:rPr>
                <w:rFonts w:ascii="Times New Roman" w:eastAsia="標楷體" w:hAnsi="Times New Roman" w:cs="Times New Roman"/>
                <w:b/>
                <w:color w:val="000000"/>
                <w:kern w:val="0"/>
                <w:sz w:val="20"/>
                <w:szCs w:val="20"/>
                <w:u w:val="single"/>
              </w:rPr>
              <w:t xml:space="preserve"> </w:t>
            </w:r>
            <w:r w:rsidR="00A62C24" w:rsidRPr="008958B5">
              <w:rPr>
                <w:rFonts w:ascii="Times New Roman" w:eastAsia="標楷體" w:hAnsi="Times New Roman" w:cs="Times New Roman" w:hint="eastAsia"/>
                <w:b/>
                <w:color w:val="000000"/>
                <w:kern w:val="0"/>
                <w:sz w:val="20"/>
                <w:szCs w:val="20"/>
                <w:u w:val="single"/>
              </w:rPr>
              <w:t>574,384</w:t>
            </w:r>
          </w:p>
          <w:p w14:paraId="5696590E" w14:textId="77777777" w:rsidR="00E8424E" w:rsidRPr="008958B5" w:rsidRDefault="00E8424E" w:rsidP="00E8424E">
            <w:pPr>
              <w:autoSpaceDE w:val="0"/>
              <w:autoSpaceDN w:val="0"/>
              <w:adjustRightInd w:val="0"/>
              <w:spacing w:line="300" w:lineRule="exact"/>
              <w:ind w:left="233" w:rightChars="28" w:right="67"/>
              <w:jc w:val="both"/>
              <w:rPr>
                <w:rFonts w:ascii="標楷體" w:eastAsia="標楷體" w:hAnsi="標楷體" w:cs="Times New Roman"/>
                <w:color w:val="000000"/>
                <w:kern w:val="0"/>
                <w:sz w:val="21"/>
                <w:szCs w:val="21"/>
              </w:rPr>
            </w:pPr>
          </w:p>
          <w:p w14:paraId="60E345E6" w14:textId="77777777" w:rsidR="00E8424E" w:rsidRPr="008958B5" w:rsidRDefault="00E8424E" w:rsidP="00E8424E">
            <w:pPr>
              <w:autoSpaceDE w:val="0"/>
              <w:autoSpaceDN w:val="0"/>
              <w:adjustRightInd w:val="0"/>
              <w:spacing w:line="300" w:lineRule="exact"/>
              <w:ind w:left="249" w:rightChars="28" w:right="67"/>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假設連結標的於本商品交易生效日起至觸發事件通知日之期間共計付息</w:t>
            </w:r>
            <w:r w:rsidRPr="008958B5">
              <w:rPr>
                <w:rFonts w:ascii="Times New Roman" w:eastAsia="標楷體" w:hAnsi="Times New Roman" w:cs="Times New Roman"/>
                <w:color w:val="000000" w:themeColor="text1"/>
                <w:kern w:val="0"/>
                <w:sz w:val="21"/>
                <w:szCs w:val="21"/>
              </w:rPr>
              <w:t>1</w:t>
            </w:r>
            <w:r w:rsidRPr="008958B5">
              <w:rPr>
                <w:rFonts w:ascii="Times New Roman" w:eastAsia="標楷體" w:hAnsi="Times New Roman" w:cs="Times New Roman" w:hint="eastAsia"/>
                <w:color w:val="000000" w:themeColor="text1"/>
                <w:kern w:val="0"/>
                <w:sz w:val="21"/>
                <w:szCs w:val="21"/>
              </w:rPr>
              <w:t>次，則本商品之配息金額為：</w:t>
            </w:r>
          </w:p>
          <w:p w14:paraId="09FD8444" w14:textId="77777777" w:rsidR="00E8424E" w:rsidRPr="008958B5" w:rsidRDefault="00E8424E" w:rsidP="00E8424E">
            <w:pPr>
              <w:autoSpaceDE w:val="0"/>
              <w:autoSpaceDN w:val="0"/>
              <w:adjustRightInd w:val="0"/>
              <w:spacing w:line="300" w:lineRule="exact"/>
              <w:ind w:left="249" w:rightChars="28" w:right="67"/>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color w:val="000000" w:themeColor="text1"/>
                <w:kern w:val="0"/>
                <w:sz w:val="21"/>
                <w:szCs w:val="21"/>
              </w:rPr>
              <w:t>2</w:t>
            </w:r>
            <w:r w:rsidRPr="008958B5">
              <w:rPr>
                <w:rFonts w:ascii="Times New Roman" w:eastAsia="標楷體" w:hAnsi="Times New Roman" w:cs="Times New Roman" w:hint="eastAsia"/>
                <w:color w:val="000000" w:themeColor="text1"/>
                <w:kern w:val="0"/>
                <w:sz w:val="21"/>
                <w:szCs w:val="21"/>
              </w:rPr>
              <w:t>張</w:t>
            </w:r>
            <w:r w:rsidRPr="008958B5">
              <w:rPr>
                <w:rFonts w:ascii="Times New Roman" w:eastAsia="標楷體" w:hAnsi="Times New Roman" w:cs="Times New Roman"/>
                <w:color w:val="000000" w:themeColor="text1"/>
                <w:kern w:val="0"/>
                <w:sz w:val="21"/>
                <w:szCs w:val="21"/>
              </w:rPr>
              <w:t>×500%×1,000,000×3.7%×365/365</w:t>
            </w:r>
            <w:proofErr w:type="gramStart"/>
            <w:r w:rsidRPr="008958B5">
              <w:rPr>
                <w:rFonts w:ascii="Times New Roman" w:hAnsi="Times New Roman" w:cs="Times New Roman"/>
                <w:kern w:val="0"/>
                <w:sz w:val="21"/>
                <w:szCs w:val="21"/>
              </w:rPr>
              <w:t>–</w:t>
            </w:r>
            <w:proofErr w:type="gramEnd"/>
            <w:r w:rsidRPr="008958B5">
              <w:rPr>
                <w:rFonts w:ascii="Times New Roman" w:hAnsi="Times New Roman" w:cs="Times New Roman"/>
                <w:color w:val="000000"/>
                <w:sz w:val="21"/>
                <w:szCs w:val="21"/>
              </w:rPr>
              <w:t>2,000,000</w:t>
            </w:r>
            <w:r w:rsidRPr="008958B5">
              <w:rPr>
                <w:rFonts w:ascii="Times New Roman" w:eastAsia="標楷體" w:hAnsi="Times New Roman" w:cs="Times New Roman" w:hint="eastAsia"/>
                <w:color w:val="000000" w:themeColor="text1"/>
                <w:kern w:val="0"/>
                <w:sz w:val="21"/>
                <w:szCs w:val="21"/>
              </w:rPr>
              <w:t>元</w:t>
            </w:r>
            <w:r w:rsidRPr="008958B5">
              <w:rPr>
                <w:rFonts w:ascii="Times New Roman" w:eastAsia="標楷體" w:hAnsi="Times New Roman" w:cs="Times New Roman"/>
                <w:color w:val="000000" w:themeColor="text1"/>
                <w:kern w:val="0"/>
                <w:sz w:val="21"/>
                <w:szCs w:val="21"/>
              </w:rPr>
              <w:t>×400%×2.5%×(274/365) = 219,863</w:t>
            </w:r>
          </w:p>
          <w:p w14:paraId="5DC7D3E8" w14:textId="77777777" w:rsidR="00E8424E" w:rsidRPr="008958B5" w:rsidRDefault="00E8424E" w:rsidP="00E8424E">
            <w:pPr>
              <w:autoSpaceDE w:val="0"/>
              <w:autoSpaceDN w:val="0"/>
              <w:adjustRightInd w:val="0"/>
              <w:spacing w:line="300" w:lineRule="exact"/>
              <w:ind w:leftChars="100" w:left="240" w:rightChars="48" w:right="115"/>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連結標的之配息均四捨五入至新臺幣元</w:t>
            </w:r>
            <w:r w:rsidRPr="008958B5">
              <w:rPr>
                <w:rFonts w:ascii="Times New Roman" w:eastAsia="標楷體" w:hAnsi="Times New Roman" w:cs="Times New Roman"/>
                <w:color w:val="000000" w:themeColor="text1"/>
                <w:kern w:val="0"/>
                <w:sz w:val="21"/>
                <w:szCs w:val="21"/>
              </w:rPr>
              <w:t>)</w:t>
            </w:r>
          </w:p>
          <w:p w14:paraId="561955C1" w14:textId="19A8F842" w:rsidR="00E8424E" w:rsidRPr="008958B5" w:rsidRDefault="00E8424E" w:rsidP="00E8424E">
            <w:pPr>
              <w:autoSpaceDE w:val="0"/>
              <w:autoSpaceDN w:val="0"/>
              <w:adjustRightInd w:val="0"/>
              <w:spacing w:line="300" w:lineRule="exact"/>
              <w:ind w:leftChars="100" w:left="240" w:rightChars="48" w:right="115"/>
              <w:rPr>
                <w:rFonts w:ascii="Times New Roman" w:eastAsia="標楷體" w:hAnsi="Times New Roman" w:cs="Times New Roman"/>
                <w:b/>
                <w:kern w:val="0"/>
                <w:sz w:val="20"/>
                <w:szCs w:val="20"/>
                <w:u w:val="single"/>
              </w:rPr>
            </w:pPr>
            <w:r w:rsidRPr="008958B5">
              <w:rPr>
                <w:rFonts w:ascii="Times New Roman" w:eastAsia="標楷體" w:hAnsi="Times New Roman" w:cs="Times New Roman" w:hint="eastAsia"/>
                <w:color w:val="000000"/>
                <w:kern w:val="0"/>
                <w:sz w:val="21"/>
                <w:szCs w:val="21"/>
              </w:rPr>
              <w:t>交易人</w:t>
            </w:r>
            <w:proofErr w:type="gramStart"/>
            <w:r w:rsidRPr="008958B5">
              <w:rPr>
                <w:rFonts w:ascii="Times New Roman" w:eastAsia="標楷體" w:hAnsi="Times New Roman" w:cs="Times New Roman" w:hint="eastAsia"/>
                <w:color w:val="000000"/>
                <w:kern w:val="0"/>
                <w:sz w:val="21"/>
                <w:szCs w:val="21"/>
              </w:rPr>
              <w:t>承作</w:t>
            </w:r>
            <w:proofErr w:type="gramEnd"/>
            <w:r w:rsidRPr="008958B5">
              <w:rPr>
                <w:rFonts w:ascii="Times New Roman" w:eastAsia="標楷體" w:hAnsi="Times New Roman" w:cs="Times New Roman" w:hint="eastAsia"/>
                <w:color w:val="000000"/>
                <w:kern w:val="0"/>
                <w:sz w:val="21"/>
                <w:szCs w:val="21"/>
              </w:rPr>
              <w:t>本商品共領回</w:t>
            </w:r>
            <w:r w:rsidRPr="008958B5">
              <w:rPr>
                <w:rFonts w:ascii="Times New Roman" w:eastAsia="標楷體" w:hAnsi="Times New Roman" w:cs="Times New Roman"/>
                <w:color w:val="000000"/>
                <w:kern w:val="0"/>
                <w:sz w:val="21"/>
                <w:szCs w:val="21"/>
              </w:rPr>
              <w:t>219,863(</w:t>
            </w:r>
            <w:r w:rsidRPr="008958B5">
              <w:rPr>
                <w:rFonts w:ascii="Times New Roman" w:eastAsia="標楷體" w:hAnsi="Times New Roman" w:cs="Times New Roman" w:hint="eastAsia"/>
                <w:color w:val="000000"/>
                <w:kern w:val="0"/>
                <w:sz w:val="21"/>
                <w:szCs w:val="21"/>
              </w:rPr>
              <w:t>於本商品配息交割日發放之配息金額</w:t>
            </w:r>
            <w:r w:rsidRPr="008958B5">
              <w:rPr>
                <w:rFonts w:ascii="Times New Roman" w:eastAsia="標楷體" w:hAnsi="Times New Roman" w:cs="Times New Roman"/>
                <w:color w:val="000000"/>
                <w:kern w:val="0"/>
                <w:sz w:val="21"/>
                <w:szCs w:val="21"/>
              </w:rPr>
              <w:t>)</w:t>
            </w:r>
            <w:r w:rsidRPr="008958B5">
              <w:rPr>
                <w:rFonts w:cs="Times New Roman"/>
              </w:rPr>
              <w:t xml:space="preserve"> +</w:t>
            </w:r>
            <w:r w:rsidR="00A62C24" w:rsidRPr="008958B5">
              <w:rPr>
                <w:rFonts w:ascii="Times New Roman" w:eastAsia="標楷體" w:hAnsi="Times New Roman" w:cs="Times New Roman"/>
                <w:color w:val="000000"/>
                <w:kern w:val="0"/>
                <w:sz w:val="21"/>
                <w:szCs w:val="21"/>
              </w:rPr>
              <w:t>574,384</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於淨額</w:t>
            </w:r>
            <w:r w:rsidRPr="008958B5">
              <w:rPr>
                <w:rFonts w:ascii="Times New Roman" w:eastAsia="標楷體" w:hAnsi="Times New Roman" w:cs="Times New Roman" w:hint="eastAsia"/>
                <w:kern w:val="0"/>
                <w:sz w:val="20"/>
                <w:szCs w:val="20"/>
              </w:rPr>
              <w:t>交割</w:t>
            </w:r>
            <w:r w:rsidRPr="008958B5">
              <w:rPr>
                <w:rFonts w:ascii="Times New Roman" w:eastAsia="標楷體" w:hAnsi="Times New Roman" w:cs="Times New Roman" w:hint="eastAsia"/>
                <w:color w:val="000000"/>
                <w:kern w:val="0"/>
                <w:sz w:val="21"/>
                <w:szCs w:val="21"/>
              </w:rPr>
              <w:t>日交付之現金結算金額</w:t>
            </w:r>
            <w:r w:rsidRPr="008958B5">
              <w:rPr>
                <w:rFonts w:ascii="Times New Roman" w:eastAsia="標楷體" w:hAnsi="Times New Roman" w:cs="Times New Roman"/>
                <w:color w:val="000000"/>
                <w:kern w:val="0"/>
                <w:sz w:val="21"/>
                <w:szCs w:val="21"/>
              </w:rPr>
              <w:t>)-100,000(</w:t>
            </w:r>
            <w:r w:rsidRPr="008958B5">
              <w:rPr>
                <w:rFonts w:ascii="Times New Roman" w:eastAsia="標楷體" w:hAnsi="Times New Roman" w:cs="Times New Roman" w:hint="eastAsia"/>
                <w:color w:val="000000"/>
                <w:kern w:val="0"/>
                <w:sz w:val="21"/>
                <w:szCs w:val="21"/>
              </w:rPr>
              <w:t>結算手續費</w:t>
            </w:r>
            <w:r w:rsidRPr="008958B5">
              <w:rPr>
                <w:rFonts w:ascii="Times New Roman" w:eastAsia="標楷體" w:hAnsi="Times New Roman" w:cs="Times New Roman"/>
                <w:color w:val="000000"/>
                <w:kern w:val="0"/>
                <w:sz w:val="21"/>
                <w:szCs w:val="21"/>
              </w:rPr>
              <w:t xml:space="preserve">)= </w:t>
            </w:r>
            <w:r w:rsidR="00421A17" w:rsidRPr="008958B5">
              <w:rPr>
                <w:rFonts w:ascii="Times New Roman" w:eastAsia="標楷體" w:hAnsi="Times New Roman" w:cs="Times New Roman" w:hint="eastAsia"/>
                <w:color w:val="000000"/>
                <w:kern w:val="0"/>
                <w:sz w:val="21"/>
                <w:szCs w:val="21"/>
              </w:rPr>
              <w:t>694,247</w:t>
            </w:r>
            <w:r w:rsidRPr="008958B5">
              <w:rPr>
                <w:rFonts w:ascii="Times New Roman" w:eastAsia="標楷體" w:hAnsi="Times New Roman" w:cs="Times New Roman" w:hint="eastAsia"/>
                <w:color w:val="000000"/>
                <w:kern w:val="0"/>
                <w:sz w:val="21"/>
                <w:szCs w:val="21"/>
              </w:rPr>
              <w:t>元，總損失約為</w:t>
            </w:r>
            <w:r w:rsidR="00421A17" w:rsidRPr="008958B5">
              <w:rPr>
                <w:rFonts w:ascii="Times New Roman" w:eastAsia="標楷體" w:hAnsi="Times New Roman" w:cs="Times New Roman" w:hint="eastAsia"/>
                <w:color w:val="000000"/>
                <w:kern w:val="0"/>
                <w:sz w:val="21"/>
                <w:szCs w:val="21"/>
              </w:rPr>
              <w:t>68.33</w:t>
            </w:r>
            <w:r w:rsidRPr="008958B5">
              <w:rPr>
                <w:rFonts w:ascii="Times New Roman" w:eastAsia="標楷體" w:hAnsi="Times New Roman" w:cs="Times New Roman"/>
                <w:color w:val="000000"/>
                <w:kern w:val="0"/>
                <w:sz w:val="21"/>
                <w:szCs w:val="21"/>
              </w:rPr>
              <w:t>%(</w:t>
            </w:r>
            <w:r w:rsidR="00421A17" w:rsidRPr="008958B5">
              <w:rPr>
                <w:rFonts w:ascii="Times New Roman" w:eastAsia="標楷體" w:hAnsi="Times New Roman" w:cs="Times New Roman"/>
                <w:color w:val="000000"/>
                <w:kern w:val="0"/>
                <w:sz w:val="21"/>
                <w:szCs w:val="21"/>
              </w:rPr>
              <w:t>694,247</w:t>
            </w:r>
            <w:r w:rsidRPr="008958B5">
              <w:rPr>
                <w:rFonts w:ascii="Times New Roman" w:eastAsia="標楷體" w:hAnsi="Times New Roman" w:cs="Times New Roman"/>
                <w:color w:val="000000"/>
                <w:kern w:val="0"/>
                <w:sz w:val="21"/>
                <w:szCs w:val="21"/>
              </w:rPr>
              <w:t>/2,192,245-1)</w:t>
            </w:r>
            <w:r w:rsidRPr="008958B5">
              <w:rPr>
                <w:rFonts w:ascii="Times New Roman" w:eastAsia="標楷體" w:hAnsi="Times New Roman" w:cs="Times New Roman" w:hint="eastAsia"/>
                <w:kern w:val="0"/>
                <w:sz w:val="21"/>
                <w:szCs w:val="21"/>
              </w:rPr>
              <w:t>，</w:t>
            </w:r>
            <w:r w:rsidRPr="008958B5">
              <w:rPr>
                <w:rFonts w:ascii="Times New Roman" w:eastAsia="標楷體" w:hAnsi="Times New Roman" w:cs="Times New Roman" w:hint="eastAsia"/>
                <w:noProof/>
                <w:kern w:val="0"/>
                <w:sz w:val="21"/>
                <w:szCs w:val="21"/>
              </w:rPr>
              <w:t>年化報酬率約為</w:t>
            </w:r>
            <w:r w:rsidR="0053645A" w:rsidRPr="008958B5">
              <w:rPr>
                <w:rFonts w:ascii="Times New Roman" w:eastAsia="標楷體" w:hAnsi="Times New Roman" w:cs="Times New Roman" w:hint="eastAsia"/>
                <w:color w:val="000000"/>
                <w:kern w:val="0"/>
                <w:sz w:val="21"/>
                <w:szCs w:val="21"/>
              </w:rPr>
              <w:t>-68.33</w:t>
            </w:r>
            <w:r w:rsidRPr="008958B5">
              <w:rPr>
                <w:rFonts w:ascii="Times New Roman" w:eastAsia="標楷體" w:hAnsi="Times New Roman" w:cs="Times New Roman"/>
                <w:noProof/>
                <w:kern w:val="0"/>
                <w:sz w:val="21"/>
                <w:szCs w:val="21"/>
              </w:rPr>
              <w:t>%</w:t>
            </w:r>
            <w:r w:rsidRPr="008958B5">
              <w:rPr>
                <w:rFonts w:ascii="Times New Roman" w:eastAsia="標楷體" w:hAnsi="Times New Roman" w:cs="Times New Roman" w:hint="eastAsia"/>
                <w:kern w:val="0"/>
                <w:sz w:val="20"/>
                <w:szCs w:val="20"/>
              </w:rPr>
              <w:t>。</w:t>
            </w:r>
          </w:p>
          <w:p w14:paraId="24FBAB3A" w14:textId="77777777" w:rsidR="00E8424E" w:rsidRPr="008958B5" w:rsidRDefault="00E8424E" w:rsidP="00E8424E">
            <w:pPr>
              <w:autoSpaceDE w:val="0"/>
              <w:autoSpaceDN w:val="0"/>
              <w:adjustRightInd w:val="0"/>
              <w:spacing w:line="300" w:lineRule="exact"/>
              <w:ind w:leftChars="100" w:left="700" w:rightChars="50" w:right="120" w:hangingChars="230" w:hanging="460"/>
              <w:jc w:val="both"/>
              <w:rPr>
                <w:rFonts w:ascii="Times New Roman" w:eastAsia="標楷體" w:hAnsi="Times New Roman" w:cs="Times New Roman"/>
                <w:b/>
                <w:kern w:val="0"/>
                <w:sz w:val="20"/>
                <w:szCs w:val="20"/>
              </w:rPr>
            </w:pPr>
            <w:proofErr w:type="gramStart"/>
            <w:r w:rsidRPr="008958B5">
              <w:rPr>
                <w:rFonts w:ascii="Times New Roman" w:eastAsia="標楷體" w:hAnsi="Times New Roman" w:cs="Times New Roman" w:hint="eastAsia"/>
                <w:b/>
                <w:kern w:val="0"/>
                <w:sz w:val="20"/>
                <w:szCs w:val="20"/>
              </w:rPr>
              <w:t>註</w:t>
            </w:r>
            <w:proofErr w:type="gramEnd"/>
            <w:r w:rsidRPr="008958B5">
              <w:rPr>
                <w:rFonts w:ascii="Times New Roman" w:eastAsia="標楷體" w:hAnsi="Times New Roman" w:cs="Times New Roman"/>
                <w:b/>
                <w:kern w:val="0"/>
                <w:sz w:val="20"/>
                <w:szCs w:val="20"/>
              </w:rPr>
              <w:t>2</w:t>
            </w:r>
            <w:r w:rsidRPr="008958B5">
              <w:rPr>
                <w:rFonts w:ascii="Times New Roman" w:eastAsia="標楷體" w:hAnsi="Times New Roman" w:cs="Times New Roman" w:hint="eastAsia"/>
                <w:b/>
                <w:kern w:val="0"/>
                <w:sz w:val="20"/>
                <w:szCs w:val="20"/>
              </w:rPr>
              <w:t>：若交易人於觸發事件通知日當日選定</w:t>
            </w:r>
            <w:proofErr w:type="gramStart"/>
            <w:r w:rsidRPr="008958B5">
              <w:rPr>
                <w:rFonts w:ascii="Times New Roman" w:eastAsia="標楷體" w:hAnsi="Times New Roman" w:cs="Times New Roman" w:hint="eastAsia"/>
                <w:b/>
                <w:kern w:val="0"/>
                <w:sz w:val="20"/>
                <w:szCs w:val="20"/>
              </w:rPr>
              <w:t>採</w:t>
            </w:r>
            <w:proofErr w:type="gramEnd"/>
            <w:r w:rsidRPr="008958B5">
              <w:rPr>
                <w:rFonts w:ascii="Times New Roman" w:eastAsia="標楷體" w:hAnsi="Times New Roman" w:cs="Times New Roman" w:hint="eastAsia"/>
                <w:b/>
                <w:kern w:val="0"/>
                <w:sz w:val="20"/>
                <w:szCs w:val="20"/>
              </w:rPr>
              <w:t>實物交割始適用。若交易人於觸發事件通知日當日選定</w:t>
            </w:r>
            <w:proofErr w:type="gramStart"/>
            <w:r w:rsidRPr="008958B5">
              <w:rPr>
                <w:rFonts w:ascii="Times New Roman" w:eastAsia="標楷體" w:hAnsi="Times New Roman" w:cs="Times New Roman" w:hint="eastAsia"/>
                <w:b/>
                <w:kern w:val="0"/>
                <w:sz w:val="20"/>
                <w:szCs w:val="20"/>
              </w:rPr>
              <w:t>採</w:t>
            </w:r>
            <w:proofErr w:type="gramEnd"/>
            <w:r w:rsidRPr="008958B5">
              <w:rPr>
                <w:rFonts w:ascii="Times New Roman" w:eastAsia="標楷體" w:hAnsi="Times New Roman" w:cs="Times New Roman" w:hint="eastAsia"/>
                <w:b/>
                <w:kern w:val="0"/>
                <w:sz w:val="20"/>
                <w:szCs w:val="20"/>
              </w:rPr>
              <w:t>現金結算，則按「投資收益本息給付及其計算方式」，交易人於淨額交割日收到本商品款項。</w:t>
            </w:r>
          </w:p>
          <w:p w14:paraId="65E488F0" w14:textId="0FCABBFA" w:rsidR="00E8424E" w:rsidRPr="008958B5" w:rsidRDefault="00E8424E" w:rsidP="00E8424E">
            <w:pPr>
              <w:autoSpaceDE w:val="0"/>
              <w:autoSpaceDN w:val="0"/>
              <w:adjustRightInd w:val="0"/>
              <w:spacing w:line="300" w:lineRule="exact"/>
              <w:ind w:left="249"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若交易人於</w:t>
            </w:r>
            <w:r w:rsidRPr="008958B5">
              <w:rPr>
                <w:rFonts w:ascii="Times New Roman" w:eastAsia="標楷體" w:hAnsi="Times New Roman" w:cs="Times New Roman"/>
                <w:color w:val="000000"/>
                <w:kern w:val="0"/>
                <w:sz w:val="21"/>
                <w:szCs w:val="21"/>
              </w:rPr>
              <w:t>2025/7/2</w:t>
            </w:r>
            <w:del w:id="147" w:author="林心羽" w:date="2024-10-01T11:04:00Z">
              <w:r w:rsidRPr="008958B5" w:rsidDel="00880C31">
                <w:rPr>
                  <w:rFonts w:ascii="Times New Roman" w:eastAsia="標楷體" w:hAnsi="Times New Roman" w:cs="Times New Roman" w:hint="eastAsia"/>
                  <w:color w:val="000000"/>
                  <w:kern w:val="0"/>
                  <w:sz w:val="21"/>
                  <w:szCs w:val="21"/>
                </w:rPr>
                <w:delText>7</w:delText>
              </w:r>
            </w:del>
            <w:ins w:id="148" w:author="林心羽" w:date="2024-10-01T11:04:00Z">
              <w:r w:rsidR="00880C31">
                <w:rPr>
                  <w:rFonts w:ascii="Times New Roman" w:eastAsia="標楷體" w:hAnsi="Times New Roman" w:cs="Times New Roman" w:hint="eastAsia"/>
                  <w:color w:val="000000"/>
                  <w:kern w:val="0"/>
                  <w:sz w:val="21"/>
                  <w:szCs w:val="21"/>
                </w:rPr>
                <w:t>4</w:t>
              </w:r>
            </w:ins>
            <w:r w:rsidRPr="008958B5">
              <w:rPr>
                <w:rFonts w:ascii="Times New Roman" w:eastAsia="標楷體" w:hAnsi="Times New Roman" w:cs="Times New Roman"/>
                <w:color w:val="000000"/>
                <w:kern w:val="0"/>
                <w:sz w:val="21"/>
                <w:szCs w:val="21"/>
              </w:rPr>
              <w:t xml:space="preserve"> (</w:t>
            </w:r>
            <w:r w:rsidRPr="008958B5">
              <w:rPr>
                <w:rFonts w:ascii="Times New Roman" w:eastAsia="標楷體" w:hAnsi="Times New Roman" w:cs="Times New Roman" w:hint="eastAsia"/>
                <w:color w:val="000000"/>
                <w:kern w:val="0"/>
                <w:sz w:val="21"/>
                <w:szCs w:val="21"/>
              </w:rPr>
              <w:t>即</w:t>
            </w:r>
            <w:r w:rsidRPr="008958B5">
              <w:rPr>
                <w:rFonts w:ascii="Times New Roman" w:eastAsia="標楷體" w:hAnsi="Times New Roman" w:cs="Times New Roman" w:hint="eastAsia"/>
                <w:kern w:val="0"/>
                <w:sz w:val="21"/>
                <w:szCs w:val="21"/>
              </w:rPr>
              <w:t>觸發事件通知日</w:t>
            </w:r>
            <w:r w:rsidRPr="008958B5">
              <w:rPr>
                <w:rFonts w:ascii="Times New Roman" w:eastAsia="標楷體" w:hAnsi="Times New Roman" w:cs="Times New Roman"/>
                <w:kern w:val="0"/>
                <w:sz w:val="20"/>
                <w:szCs w:val="20"/>
              </w:rPr>
              <w:t>)</w:t>
            </w:r>
            <w:r w:rsidRPr="008958B5">
              <w:rPr>
                <w:rFonts w:ascii="Times New Roman" w:eastAsia="標楷體" w:hAnsi="Times New Roman" w:cs="Times New Roman" w:hint="eastAsia"/>
                <w:kern w:val="0"/>
                <w:sz w:val="21"/>
                <w:szCs w:val="21"/>
              </w:rPr>
              <w:t>當日選定</w:t>
            </w:r>
            <w:proofErr w:type="gramStart"/>
            <w:r w:rsidRPr="008958B5">
              <w:rPr>
                <w:rFonts w:ascii="Times New Roman" w:eastAsia="標楷體" w:hAnsi="Times New Roman" w:cs="Times New Roman" w:hint="eastAsia"/>
                <w:kern w:val="0"/>
                <w:sz w:val="21"/>
                <w:szCs w:val="21"/>
              </w:rPr>
              <w:t>採</w:t>
            </w:r>
            <w:proofErr w:type="gramEnd"/>
            <w:r w:rsidRPr="008958B5">
              <w:rPr>
                <w:rFonts w:ascii="Times New Roman" w:eastAsia="標楷體" w:hAnsi="Times New Roman" w:cs="Times New Roman" w:hint="eastAsia"/>
                <w:kern w:val="0"/>
                <w:sz w:val="21"/>
                <w:szCs w:val="21"/>
                <w:bdr w:val="single" w:sz="4" w:space="0" w:color="auto"/>
              </w:rPr>
              <w:t>實物交割</w:t>
            </w:r>
            <w:r w:rsidRPr="008958B5">
              <w:rPr>
                <w:rFonts w:ascii="Times New Roman" w:eastAsia="標楷體" w:hAnsi="Times New Roman" w:cs="Times New Roman" w:hint="eastAsia"/>
                <w:color w:val="000000"/>
                <w:kern w:val="0"/>
                <w:sz w:val="21"/>
                <w:szCs w:val="21"/>
              </w:rPr>
              <w:t>，</w:t>
            </w:r>
            <w:r w:rsidRPr="008958B5">
              <w:rPr>
                <w:rFonts w:ascii="Times New Roman" w:eastAsia="標楷體" w:hAnsi="Times New Roman" w:cs="Times New Roman" w:hint="eastAsia"/>
                <w:kern w:val="0"/>
                <w:sz w:val="21"/>
                <w:szCs w:val="21"/>
              </w:rPr>
              <w:t>交易人應於</w:t>
            </w:r>
            <w:r w:rsidRPr="008958B5">
              <w:rPr>
                <w:rFonts w:ascii="Times New Roman" w:eastAsia="標楷體" w:hAnsi="Times New Roman" w:cs="Times New Roman" w:hint="eastAsia"/>
                <w:color w:val="000000"/>
                <w:kern w:val="0"/>
                <w:sz w:val="21"/>
                <w:szCs w:val="21"/>
              </w:rPr>
              <w:t>實物交割日</w:t>
            </w:r>
            <w:r w:rsidRPr="008958B5">
              <w:rPr>
                <w:rFonts w:ascii="Times New Roman" w:eastAsia="標楷體" w:hAnsi="Times New Roman" w:cs="Times New Roman"/>
                <w:color w:val="000000"/>
                <w:kern w:val="0"/>
                <w:sz w:val="21"/>
                <w:szCs w:val="21"/>
              </w:rPr>
              <w:t>2025/7/29</w:t>
            </w:r>
            <w:r w:rsidRPr="008958B5">
              <w:rPr>
                <w:rFonts w:ascii="Times New Roman" w:eastAsia="標楷體" w:hAnsi="Times New Roman" w:cs="Times New Roman" w:hint="eastAsia"/>
                <w:kern w:val="0"/>
                <w:sz w:val="21"/>
                <w:szCs w:val="21"/>
              </w:rPr>
              <w:t>支付發行機構下述金額，發行機構於確認款項匯入後，應於</w:t>
            </w:r>
            <w:r w:rsidRPr="008958B5">
              <w:rPr>
                <w:rFonts w:ascii="Times New Roman" w:eastAsia="標楷體" w:hAnsi="Times New Roman" w:cs="Times New Roman" w:hint="eastAsia"/>
                <w:color w:val="000000"/>
                <w:kern w:val="0"/>
                <w:sz w:val="21"/>
                <w:szCs w:val="21"/>
              </w:rPr>
              <w:t>實物交割日</w:t>
            </w:r>
            <w:r w:rsidRPr="008958B5">
              <w:rPr>
                <w:rFonts w:ascii="Times New Roman" w:eastAsia="標楷體" w:hAnsi="Times New Roman" w:cs="Times New Roman"/>
                <w:color w:val="000000"/>
                <w:kern w:val="0"/>
                <w:sz w:val="21"/>
                <w:szCs w:val="21"/>
              </w:rPr>
              <w:t>2025/7/29</w:t>
            </w:r>
            <w:r w:rsidRPr="008958B5">
              <w:rPr>
                <w:rFonts w:ascii="Times New Roman" w:eastAsia="標楷體" w:hAnsi="Times New Roman" w:cs="Times New Roman" w:hint="eastAsia"/>
                <w:kern w:val="0"/>
                <w:sz w:val="21"/>
                <w:szCs w:val="21"/>
              </w:rPr>
              <w:t>交付</w:t>
            </w:r>
            <w:r w:rsidRPr="008958B5">
              <w:rPr>
                <w:rFonts w:ascii="Times New Roman" w:eastAsia="標楷體" w:hAnsi="Times New Roman" w:cs="Times New Roman"/>
                <w:kern w:val="0"/>
                <w:sz w:val="21"/>
                <w:szCs w:val="21"/>
              </w:rPr>
              <w:t>10</w:t>
            </w:r>
            <w:r w:rsidRPr="008958B5">
              <w:rPr>
                <w:rFonts w:ascii="Times New Roman" w:eastAsia="標楷體" w:hAnsi="Times New Roman" w:cs="Times New Roman" w:hint="eastAsia"/>
                <w:kern w:val="0"/>
                <w:sz w:val="21"/>
                <w:szCs w:val="21"/>
              </w:rPr>
              <w:t>張連結標的債券至交易人集保帳戶。</w:t>
            </w:r>
          </w:p>
          <w:p w14:paraId="0B665A39" w14:textId="77777777" w:rsidR="00E8424E" w:rsidRPr="008958B5" w:rsidRDefault="00E8424E" w:rsidP="00E8424E">
            <w:pPr>
              <w:autoSpaceDE w:val="0"/>
              <w:autoSpaceDN w:val="0"/>
              <w:adjustRightInd w:val="0"/>
              <w:spacing w:line="300" w:lineRule="exact"/>
              <w:ind w:left="233" w:rightChars="28" w:right="67"/>
              <w:jc w:val="both"/>
              <w:rPr>
                <w:rFonts w:ascii="Times New Roman" w:eastAsia="標楷體" w:hAnsi="Times New Roman" w:cs="Times New Roman"/>
                <w:color w:val="FF0000"/>
                <w:kern w:val="0"/>
                <w:sz w:val="21"/>
                <w:szCs w:val="21"/>
              </w:rPr>
            </w:pPr>
            <w:r w:rsidRPr="008958B5">
              <w:rPr>
                <w:rFonts w:ascii="Times New Roman" w:eastAsia="標楷體" w:hAnsi="Times New Roman" w:cs="Times New Roman" w:hint="eastAsia"/>
                <w:kern w:val="0"/>
                <w:sz w:val="21"/>
                <w:szCs w:val="21"/>
              </w:rPr>
              <w:t>負值配息總計差額</w:t>
            </w:r>
            <w:r w:rsidRPr="008958B5">
              <w:rPr>
                <w:rFonts w:ascii="Times New Roman" w:eastAsia="標楷體" w:hAnsi="Times New Roman" w:cs="Times New Roman"/>
                <w:kern w:val="0"/>
                <w:sz w:val="21"/>
                <w:szCs w:val="21"/>
              </w:rPr>
              <w:t>ND = 0</w:t>
            </w:r>
            <w:r w:rsidRPr="008958B5">
              <w:rPr>
                <w:rFonts w:ascii="Times New Roman" w:eastAsia="標楷體" w:hAnsi="Times New Roman" w:cs="Times New Roman" w:hint="eastAsia"/>
                <w:kern w:val="0"/>
                <w:sz w:val="21"/>
                <w:szCs w:val="21"/>
              </w:rPr>
              <w:t>、</w:t>
            </w:r>
            <w:proofErr w:type="gramStart"/>
            <w:r w:rsidRPr="008958B5">
              <w:rPr>
                <w:rFonts w:ascii="Times New Roman" w:eastAsia="標楷體" w:hAnsi="Times New Roman" w:cs="Times New Roman" w:hint="eastAsia"/>
                <w:kern w:val="0"/>
                <w:sz w:val="21"/>
                <w:szCs w:val="21"/>
              </w:rPr>
              <w:t>應計避險</w:t>
            </w:r>
            <w:proofErr w:type="gramEnd"/>
            <w:r w:rsidRPr="008958B5">
              <w:rPr>
                <w:rFonts w:ascii="Times New Roman" w:eastAsia="標楷體" w:hAnsi="Times New Roman" w:cs="Times New Roman" w:hint="eastAsia"/>
                <w:kern w:val="0"/>
                <w:sz w:val="21"/>
                <w:szCs w:val="21"/>
              </w:rPr>
              <w:t>資金成本</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color w:val="FF0000"/>
                <w:kern w:val="0"/>
                <w:sz w:val="21"/>
                <w:szCs w:val="21"/>
              </w:rPr>
              <w:t xml:space="preserve"> </w:t>
            </w:r>
          </w:p>
          <w:p w14:paraId="709FF9EC" w14:textId="77777777" w:rsidR="00E8424E" w:rsidRPr="008958B5" w:rsidRDefault="00E8424E" w:rsidP="00E8424E">
            <w:pPr>
              <w:autoSpaceDE w:val="0"/>
              <w:autoSpaceDN w:val="0"/>
              <w:adjustRightInd w:val="0"/>
              <w:spacing w:line="300" w:lineRule="exact"/>
              <w:ind w:left="233" w:rightChars="28" w:right="67"/>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color w:val="000000" w:themeColor="text1"/>
                <w:kern w:val="0"/>
                <w:sz w:val="21"/>
                <w:szCs w:val="21"/>
              </w:rPr>
              <w:t>2,000,000 *(500%-1)*2.5%*91/365 = 49,863</w:t>
            </w:r>
          </w:p>
          <w:p w14:paraId="4443BBEF" w14:textId="77777777" w:rsidR="00E8424E" w:rsidRPr="008958B5" w:rsidRDefault="00E8424E" w:rsidP="00E8424E">
            <w:pPr>
              <w:autoSpaceDE w:val="0"/>
              <w:autoSpaceDN w:val="0"/>
              <w:adjustRightInd w:val="0"/>
              <w:spacing w:line="300" w:lineRule="exact"/>
              <w:ind w:left="249" w:rightChars="28" w:right="67"/>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支付金額</w:t>
            </w:r>
            <w:r w:rsidRPr="008958B5">
              <w:rPr>
                <w:rFonts w:ascii="Times New Roman" w:eastAsia="標楷體" w:hAnsi="Times New Roman" w:cs="Times New Roman"/>
                <w:color w:val="000000" w:themeColor="text1"/>
                <w:kern w:val="0"/>
                <w:sz w:val="21"/>
                <w:szCs w:val="21"/>
              </w:rPr>
              <w:t xml:space="preserve">: </w:t>
            </w:r>
          </w:p>
          <w:p w14:paraId="758D9A8F" w14:textId="77777777" w:rsidR="00E8424E" w:rsidRPr="008958B5" w:rsidRDefault="00E8424E" w:rsidP="00E8424E">
            <w:pPr>
              <w:autoSpaceDE w:val="0"/>
              <w:autoSpaceDN w:val="0"/>
              <w:adjustRightInd w:val="0"/>
              <w:spacing w:line="300" w:lineRule="exact"/>
              <w:ind w:left="249" w:rightChars="28" w:right="67"/>
              <w:jc w:val="both"/>
              <w:rPr>
                <w:rFonts w:ascii="Arial" w:hAnsi="Arial" w:cs="Arial"/>
                <w:kern w:val="0"/>
                <w:sz w:val="20"/>
                <w:szCs w:val="20"/>
              </w:rPr>
            </w:pPr>
            <w:r w:rsidRPr="008958B5">
              <w:rPr>
                <w:rFonts w:ascii="Times New Roman" w:eastAsia="標楷體" w:hAnsi="Times New Roman" w:cs="Times New Roman"/>
                <w:color w:val="000000" w:themeColor="text1"/>
                <w:kern w:val="0"/>
                <w:sz w:val="21"/>
                <w:szCs w:val="21"/>
              </w:rPr>
              <w:t>2,000,000 *(500%-1) + 49,863+ 0 =8,049,863</w:t>
            </w:r>
          </w:p>
          <w:p w14:paraId="546F5EE0" w14:textId="77777777" w:rsidR="00E8424E" w:rsidRPr="008958B5" w:rsidRDefault="00E8424E" w:rsidP="00E8424E">
            <w:pPr>
              <w:autoSpaceDE w:val="0"/>
              <w:autoSpaceDN w:val="0"/>
              <w:adjustRightInd w:val="0"/>
              <w:spacing w:line="300" w:lineRule="exact"/>
              <w:ind w:leftChars="164" w:left="394" w:rightChars="28" w:right="67"/>
              <w:jc w:val="both"/>
              <w:rPr>
                <w:rFonts w:ascii="Times New Roman" w:eastAsia="標楷體" w:hAnsi="Times New Roman" w:cs="Times New Roman"/>
                <w:noProof/>
                <w:kern w:val="0"/>
                <w:sz w:val="21"/>
                <w:szCs w:val="21"/>
              </w:rPr>
            </w:pPr>
            <w:r w:rsidRPr="008958B5">
              <w:rPr>
                <w:rFonts w:ascii="Times New Roman" w:eastAsia="標楷體" w:hAnsi="Times New Roman" w:cs="Times New Roman" w:hint="eastAsia"/>
                <w:noProof/>
                <w:kern w:val="0"/>
                <w:sz w:val="21"/>
                <w:szCs w:val="21"/>
              </w:rPr>
              <w:t>交易人需再支出</w:t>
            </w:r>
            <w:r w:rsidRPr="008958B5">
              <w:rPr>
                <w:rFonts w:ascii="Times New Roman" w:eastAsia="標楷體" w:hAnsi="Times New Roman" w:cs="Times New Roman"/>
                <w:color w:val="000000" w:themeColor="text1"/>
                <w:kern w:val="0"/>
                <w:sz w:val="21"/>
                <w:szCs w:val="21"/>
              </w:rPr>
              <w:t>49,863</w:t>
            </w:r>
            <w:r w:rsidRPr="008958B5">
              <w:rPr>
                <w:rFonts w:ascii="Times New Roman" w:eastAsia="標楷體" w:hAnsi="Times New Roman" w:cs="Times New Roman" w:hint="eastAsia"/>
                <w:noProof/>
                <w:kern w:val="0"/>
                <w:sz w:val="21"/>
                <w:szCs w:val="21"/>
              </w:rPr>
              <w:t>元與剩餘債券面額</w:t>
            </w:r>
            <w:r w:rsidRPr="008958B5">
              <w:rPr>
                <w:rFonts w:ascii="Times New Roman" w:eastAsia="標楷體" w:hAnsi="Times New Roman" w:cs="Times New Roman"/>
                <w:color w:val="000000" w:themeColor="text1"/>
                <w:kern w:val="0"/>
                <w:sz w:val="21"/>
                <w:szCs w:val="21"/>
              </w:rPr>
              <w:t>8,000,000</w:t>
            </w:r>
            <w:r w:rsidRPr="008958B5">
              <w:rPr>
                <w:rFonts w:ascii="Times New Roman" w:eastAsia="標楷體" w:hAnsi="Times New Roman" w:cs="Times New Roman" w:hint="eastAsia"/>
                <w:noProof/>
                <w:kern w:val="0"/>
                <w:sz w:val="21"/>
                <w:szCs w:val="21"/>
              </w:rPr>
              <w:t>元，於實物交割日</w:t>
            </w:r>
            <w:r w:rsidRPr="008958B5">
              <w:rPr>
                <w:rFonts w:ascii="Times New Roman" w:eastAsia="標楷體" w:hAnsi="Times New Roman" w:cs="Times New Roman"/>
                <w:color w:val="000000"/>
                <w:kern w:val="0"/>
                <w:sz w:val="21"/>
                <w:szCs w:val="21"/>
              </w:rPr>
              <w:t>2025/7/29</w:t>
            </w:r>
            <w:r w:rsidRPr="008958B5">
              <w:rPr>
                <w:rFonts w:ascii="Times New Roman" w:eastAsia="標楷體" w:hAnsi="Times New Roman" w:cs="Times New Roman" w:hint="eastAsia"/>
                <w:color w:val="000000"/>
                <w:kern w:val="0"/>
                <w:sz w:val="21"/>
                <w:szCs w:val="21"/>
              </w:rPr>
              <w:t>共</w:t>
            </w:r>
            <w:r w:rsidRPr="008958B5">
              <w:rPr>
                <w:rFonts w:ascii="Times New Roman" w:eastAsia="標楷體" w:hAnsi="Times New Roman" w:cs="Times New Roman" w:hint="eastAsia"/>
                <w:noProof/>
                <w:kern w:val="0"/>
                <w:sz w:val="21"/>
                <w:szCs w:val="21"/>
              </w:rPr>
              <w:t>給付</w:t>
            </w:r>
            <w:r w:rsidRPr="008958B5">
              <w:rPr>
                <w:rFonts w:ascii="Times New Roman" w:eastAsia="標楷體" w:hAnsi="Times New Roman" w:cs="Times New Roman"/>
                <w:color w:val="000000" w:themeColor="text1"/>
                <w:kern w:val="0"/>
                <w:sz w:val="21"/>
                <w:szCs w:val="21"/>
              </w:rPr>
              <w:t>8,049,863</w:t>
            </w:r>
            <w:r w:rsidRPr="008958B5">
              <w:rPr>
                <w:rFonts w:ascii="Times New Roman" w:eastAsia="標楷體" w:hAnsi="Times New Roman" w:cs="Times New Roman" w:hint="eastAsia"/>
                <w:noProof/>
                <w:kern w:val="0"/>
                <w:sz w:val="21"/>
                <w:szCs w:val="21"/>
              </w:rPr>
              <w:t>元後，取得</w:t>
            </w:r>
            <w:r w:rsidRPr="008958B5">
              <w:rPr>
                <w:rFonts w:ascii="Times New Roman" w:eastAsia="標楷體" w:hAnsi="Times New Roman" w:cs="Times New Roman"/>
                <w:noProof/>
                <w:kern w:val="0"/>
                <w:sz w:val="21"/>
                <w:szCs w:val="21"/>
              </w:rPr>
              <w:t>10</w:t>
            </w:r>
            <w:r w:rsidRPr="008958B5">
              <w:rPr>
                <w:rFonts w:ascii="Times New Roman" w:eastAsia="標楷體" w:hAnsi="Times New Roman" w:cs="Times New Roman" w:hint="eastAsia"/>
                <w:noProof/>
                <w:kern w:val="0"/>
                <w:sz w:val="21"/>
                <w:szCs w:val="21"/>
              </w:rPr>
              <w:t>張連結標的債券。</w:t>
            </w:r>
          </w:p>
          <w:p w14:paraId="4F97AC30" w14:textId="73988916" w:rsidR="00E8424E" w:rsidRPr="008958B5" w:rsidRDefault="00E8424E" w:rsidP="004C30BE">
            <w:pPr>
              <w:numPr>
                <w:ilvl w:val="0"/>
                <w:numId w:val="38"/>
              </w:numPr>
              <w:autoSpaceDE w:val="0"/>
              <w:autoSpaceDN w:val="0"/>
              <w:adjustRightInd w:val="0"/>
              <w:spacing w:beforeLines="50" w:before="180" w:line="300" w:lineRule="exact"/>
              <w:ind w:left="250" w:rightChars="28" w:right="67" w:hanging="55"/>
              <w:jc w:val="both"/>
              <w:rPr>
                <w:rFonts w:ascii="Times New Roman" w:eastAsia="標楷體" w:hAnsi="Times New Roman" w:cs="Times New Roman"/>
                <w:b/>
                <w:kern w:val="0"/>
                <w:sz w:val="21"/>
                <w:szCs w:val="21"/>
              </w:rPr>
            </w:pPr>
            <w:r w:rsidRPr="008958B5">
              <w:rPr>
                <w:rFonts w:ascii="Times New Roman" w:eastAsia="標楷體" w:hAnsi="Times New Roman" w:cs="Times New Roman" w:hint="eastAsia"/>
                <w:b/>
                <w:kern w:val="0"/>
                <w:sz w:val="21"/>
                <w:szCs w:val="21"/>
              </w:rPr>
              <w:t>情境分析說明三</w:t>
            </w:r>
            <w:r w:rsidRPr="008958B5">
              <w:rPr>
                <w:rFonts w:ascii="Times New Roman" w:eastAsia="標楷體" w:hAnsi="Times New Roman" w:cs="Times New Roman"/>
                <w:b/>
                <w:kern w:val="0"/>
                <w:sz w:val="21"/>
                <w:szCs w:val="21"/>
              </w:rPr>
              <w:t>(</w:t>
            </w:r>
            <w:r w:rsidRPr="008958B5">
              <w:rPr>
                <w:rFonts w:ascii="Times New Roman" w:eastAsia="標楷體" w:hAnsi="Times New Roman" w:cs="Times New Roman" w:hint="eastAsia"/>
                <w:b/>
                <w:kern w:val="0"/>
                <w:sz w:val="21"/>
                <w:szCs w:val="21"/>
              </w:rPr>
              <w:t>假設本商品交易生效日後至到期日</w:t>
            </w:r>
            <w:r w:rsidR="004C6B1F" w:rsidRPr="008958B5">
              <w:rPr>
                <w:rFonts w:ascii="Times New Roman" w:eastAsia="標楷體" w:hAnsi="Times New Roman" w:cs="Times New Roman" w:hint="eastAsia"/>
                <w:b/>
                <w:kern w:val="0"/>
                <w:sz w:val="21"/>
                <w:szCs w:val="21"/>
              </w:rPr>
              <w:t>，假設為</w:t>
            </w:r>
            <w:r w:rsidR="004C6B1F" w:rsidRPr="008958B5">
              <w:rPr>
                <w:rFonts w:ascii="Times New Roman" w:eastAsia="標楷體" w:hAnsi="Times New Roman" w:cs="Times New Roman" w:hint="eastAsia"/>
                <w:b/>
                <w:kern w:val="0"/>
                <w:sz w:val="21"/>
                <w:szCs w:val="21"/>
              </w:rPr>
              <w:t>2028/7/24</w:t>
            </w:r>
            <w:r w:rsidRPr="008958B5">
              <w:rPr>
                <w:rFonts w:ascii="Times New Roman" w:eastAsia="標楷體" w:hAnsi="Times New Roman" w:cs="Times New Roman" w:hint="eastAsia"/>
                <w:b/>
                <w:kern w:val="0"/>
                <w:sz w:val="21"/>
                <w:szCs w:val="21"/>
              </w:rPr>
              <w:t>，</w:t>
            </w:r>
            <w:proofErr w:type="gramStart"/>
            <w:r w:rsidRPr="008958B5">
              <w:rPr>
                <w:rFonts w:ascii="Times New Roman" w:eastAsia="標楷體" w:hAnsi="Times New Roman" w:cs="Times New Roman" w:hint="eastAsia"/>
                <w:b/>
                <w:kern w:val="0"/>
                <w:sz w:val="21"/>
                <w:szCs w:val="21"/>
              </w:rPr>
              <w:t>均未發生</w:t>
            </w:r>
            <w:proofErr w:type="gramEnd"/>
            <w:r w:rsidRPr="008958B5">
              <w:rPr>
                <w:rFonts w:ascii="Times New Roman" w:eastAsia="標楷體" w:hAnsi="Times New Roman" w:cs="Times New Roman" w:hint="eastAsia"/>
                <w:b/>
                <w:kern w:val="0"/>
                <w:sz w:val="21"/>
                <w:szCs w:val="21"/>
              </w:rPr>
              <w:t>觸發事件、特殊事件、發行機構提前贖回及交易人執行提前終止者</w:t>
            </w:r>
            <w:r w:rsidRPr="008958B5">
              <w:rPr>
                <w:rFonts w:ascii="Times New Roman" w:eastAsia="標楷體" w:hAnsi="Times New Roman" w:cs="Times New Roman"/>
                <w:b/>
                <w:kern w:val="0"/>
                <w:sz w:val="21"/>
                <w:szCs w:val="21"/>
              </w:rPr>
              <w:t>)</w:t>
            </w:r>
          </w:p>
          <w:p w14:paraId="08B58E19" w14:textId="262EB737" w:rsidR="00E8424E" w:rsidRPr="008958B5" w:rsidRDefault="00E8424E" w:rsidP="00E8424E">
            <w:pPr>
              <w:autoSpaceDE w:val="0"/>
              <w:autoSpaceDN w:val="0"/>
              <w:adjustRightInd w:val="0"/>
              <w:spacing w:line="300" w:lineRule="exact"/>
              <w:ind w:left="249" w:rightChars="28" w:right="67"/>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若本商品交易生效日至到期日間，發行機構依本商品評價公式計算之結果於每一交易營業日皆大於觸發價格，且未發生特殊事件</w:t>
            </w:r>
            <w:r w:rsidRPr="008958B5">
              <w:rPr>
                <w:rFonts w:ascii="標楷體" w:eastAsia="標楷體" w:hAnsi="標楷體" w:cs="Times New Roman" w:hint="eastAsia"/>
                <w:color w:val="000000" w:themeColor="text1"/>
                <w:kern w:val="0"/>
                <w:sz w:val="21"/>
                <w:szCs w:val="21"/>
              </w:rPr>
              <w:t>、發行機構</w:t>
            </w:r>
            <w:r w:rsidRPr="008958B5">
              <w:rPr>
                <w:rFonts w:ascii="Times New Roman" w:eastAsia="標楷體" w:hAnsi="Times New Roman" w:cs="Times New Roman" w:hint="eastAsia"/>
                <w:color w:val="000000" w:themeColor="text1"/>
                <w:kern w:val="0"/>
                <w:sz w:val="21"/>
                <w:szCs w:val="21"/>
              </w:rPr>
              <w:t>提前贖回或交易人</w:t>
            </w:r>
            <w:ins w:id="149" w:author="陳迎秋" w:date="2024-06-27T10:17:00Z">
              <w:r w:rsidR="00CD171E">
                <w:rPr>
                  <w:rFonts w:ascii="Times New Roman" w:eastAsia="標楷體" w:hAnsi="Times New Roman" w:cs="Times New Roman" w:hint="eastAsia"/>
                  <w:color w:val="000000" w:themeColor="text1"/>
                  <w:kern w:val="0"/>
                  <w:sz w:val="21"/>
                  <w:szCs w:val="21"/>
                </w:rPr>
                <w:t>執行</w:t>
              </w:r>
            </w:ins>
            <w:r w:rsidRPr="008958B5">
              <w:rPr>
                <w:rFonts w:ascii="Times New Roman" w:eastAsia="標楷體" w:hAnsi="Times New Roman" w:cs="Times New Roman" w:hint="eastAsia"/>
                <w:color w:val="000000" w:themeColor="text1"/>
                <w:kern w:val="0"/>
                <w:sz w:val="21"/>
                <w:szCs w:val="21"/>
              </w:rPr>
              <w:t>提前終止，則本商品到期。假設剩餘契約名目本金為</w:t>
            </w:r>
            <w:r w:rsidRPr="008958B5">
              <w:rPr>
                <w:rFonts w:ascii="Times New Roman" w:eastAsia="標楷體" w:hAnsi="Times New Roman" w:cs="Times New Roman" w:hint="eastAsia"/>
                <w:color w:val="000000"/>
                <w:kern w:val="0"/>
                <w:sz w:val="21"/>
                <w:szCs w:val="21"/>
              </w:rPr>
              <w:t>新臺幣</w:t>
            </w:r>
            <w:r w:rsidRPr="008958B5">
              <w:rPr>
                <w:rFonts w:ascii="Times New Roman" w:hAnsi="Times New Roman" w:cs="Times New Roman"/>
                <w:color w:val="000000"/>
                <w:sz w:val="21"/>
                <w:szCs w:val="21"/>
              </w:rPr>
              <w:t>2,000,000</w:t>
            </w:r>
            <w:r w:rsidRPr="008958B5">
              <w:rPr>
                <w:rFonts w:ascii="Times New Roman" w:eastAsia="標楷體" w:hAnsi="Times New Roman" w:cs="Times New Roman" w:hint="eastAsia"/>
                <w:color w:val="000000" w:themeColor="text1"/>
                <w:kern w:val="0"/>
                <w:sz w:val="21"/>
                <w:szCs w:val="21"/>
              </w:rPr>
              <w:t>元，於到期通知日，計算代理人決定之</w:t>
            </w:r>
            <w:proofErr w:type="gramStart"/>
            <w:r w:rsidRPr="008958B5">
              <w:rPr>
                <w:rFonts w:ascii="Times New Roman" w:eastAsia="標楷體" w:hAnsi="Times New Roman" w:cs="Times New Roman" w:hint="eastAsia"/>
                <w:color w:val="000000" w:themeColor="text1"/>
                <w:kern w:val="0"/>
                <w:sz w:val="21"/>
                <w:szCs w:val="21"/>
              </w:rPr>
              <w:t>採</w:t>
            </w:r>
            <w:proofErr w:type="gramEnd"/>
            <w:r w:rsidRPr="008958B5">
              <w:rPr>
                <w:rFonts w:ascii="Times New Roman" w:eastAsia="標楷體" w:hAnsi="Times New Roman" w:cs="Times New Roman" w:hint="eastAsia"/>
                <w:color w:val="000000" w:themeColor="text1"/>
                <w:kern w:val="0"/>
                <w:sz w:val="21"/>
                <w:szCs w:val="21"/>
              </w:rPr>
              <w:t>現金結算之連結標的期末價格</w:t>
            </w:r>
            <m:oMath>
              <m:sSub>
                <m:sSubPr>
                  <m:ctrlPr>
                    <w:rPr>
                      <w:rFonts w:ascii="Cambria Math" w:eastAsia="標楷體" w:hAnsi="Cambria Math" w:cs="Times New Roman"/>
                      <w:sz w:val="21"/>
                    </w:rPr>
                  </m:ctrlPr>
                </m:sSubPr>
                <m:e>
                  <m:r>
                    <w:rPr>
                      <w:rFonts w:ascii="Cambria Math" w:eastAsia="標楷體" w:hAnsi="Cambria Math" w:cs="Times New Roman"/>
                      <w:kern w:val="0"/>
                      <w:sz w:val="21"/>
                      <w:szCs w:val="21"/>
                    </w:rPr>
                    <m:t>S</m:t>
                  </m:r>
                </m:e>
                <m:sub>
                  <m:r>
                    <m:rPr>
                      <m:sty m:val="p"/>
                    </m:rPr>
                    <w:rPr>
                      <w:rFonts w:ascii="Cambria Math" w:eastAsia="標楷體" w:hAnsi="Cambria Math" w:cs="Times New Roman"/>
                      <w:kern w:val="0"/>
                      <w:sz w:val="21"/>
                      <w:szCs w:val="21"/>
                    </w:rPr>
                    <m:t>1</m:t>
                  </m:r>
                </m:sub>
              </m:sSub>
            </m:oMath>
            <w:r w:rsidRPr="008958B5">
              <w:rPr>
                <w:rFonts w:ascii="Times New Roman" w:eastAsia="標楷體" w:hAnsi="Times New Roman" w:cs="Times New Roman" w:hint="eastAsia"/>
                <w:bCs/>
                <w:kern w:val="0"/>
                <w:sz w:val="21"/>
                <w:szCs w:val="21"/>
              </w:rPr>
              <w:t>假設</w:t>
            </w:r>
            <w:r w:rsidRPr="008958B5">
              <w:rPr>
                <w:rFonts w:ascii="Times New Roman" w:eastAsia="標楷體" w:hAnsi="Times New Roman" w:cs="Times New Roman" w:hint="eastAsia"/>
                <w:color w:val="000000" w:themeColor="text1"/>
                <w:kern w:val="0"/>
                <w:sz w:val="21"/>
                <w:szCs w:val="21"/>
              </w:rPr>
              <w:t>如下：</w:t>
            </w:r>
          </w:p>
          <w:tbl>
            <w:tblPr>
              <w:tblStyle w:val="1"/>
              <w:tblW w:w="0" w:type="auto"/>
              <w:tblInd w:w="247" w:type="dxa"/>
              <w:tblLayout w:type="fixed"/>
              <w:tblLook w:val="04A0" w:firstRow="1" w:lastRow="0" w:firstColumn="1" w:lastColumn="0" w:noHBand="0" w:noVBand="1"/>
            </w:tblPr>
            <w:tblGrid>
              <w:gridCol w:w="1282"/>
              <w:gridCol w:w="6946"/>
            </w:tblGrid>
            <w:tr w:rsidR="00E8424E" w:rsidRPr="008958B5" w14:paraId="530DDA70" w14:textId="77777777" w:rsidTr="00A87AC6">
              <w:tc>
                <w:tcPr>
                  <w:tcW w:w="1282" w:type="dxa"/>
                  <w:shd w:val="clear" w:color="auto" w:fill="F2F2F2" w:themeFill="background1" w:themeFillShade="F2"/>
                  <w:vAlign w:val="center"/>
                </w:tcPr>
                <w:p w14:paraId="381914B2" w14:textId="77777777" w:rsidR="00E8424E" w:rsidRPr="008958B5" w:rsidRDefault="00E8424E" w:rsidP="00E8424E">
                  <w:pPr>
                    <w:autoSpaceDE w:val="0"/>
                    <w:autoSpaceDN w:val="0"/>
                    <w:adjustRightInd w:val="0"/>
                    <w:spacing w:line="300" w:lineRule="exact"/>
                    <w:jc w:val="right"/>
                    <w:rPr>
                      <w:rFonts w:ascii="Times New Roman" w:eastAsia="標楷體" w:hAnsi="Times New Roman" w:cs="Times New Roman"/>
                      <w:color w:val="000000" w:themeColor="text1"/>
                      <w:kern w:val="0"/>
                      <w:sz w:val="21"/>
                      <w:szCs w:val="21"/>
                    </w:rPr>
                  </w:pPr>
                </w:p>
              </w:tc>
              <w:tc>
                <w:tcPr>
                  <w:tcW w:w="6946" w:type="dxa"/>
                  <w:shd w:val="clear" w:color="auto" w:fill="F2F2F2" w:themeFill="background1" w:themeFillShade="F2"/>
                </w:tcPr>
                <w:p w14:paraId="353BD2AC"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bCs/>
                      <w:kern w:val="0"/>
                      <w:sz w:val="21"/>
                      <w:szCs w:val="21"/>
                    </w:rPr>
                  </w:pPr>
                  <w:proofErr w:type="gramStart"/>
                  <w:r w:rsidRPr="008958B5">
                    <w:rPr>
                      <w:rFonts w:ascii="Times New Roman" w:eastAsia="標楷體" w:hAnsi="Times New Roman" w:cs="Times New Roman" w:hint="eastAsia"/>
                      <w:bCs/>
                      <w:kern w:val="0"/>
                      <w:sz w:val="21"/>
                      <w:szCs w:val="21"/>
                    </w:rPr>
                    <w:t>採</w:t>
                  </w:r>
                  <w:proofErr w:type="gramEnd"/>
                  <w:r w:rsidRPr="008958B5">
                    <w:rPr>
                      <w:rFonts w:ascii="Times New Roman" w:eastAsia="標楷體" w:hAnsi="Times New Roman" w:cs="Times New Roman" w:hint="eastAsia"/>
                      <w:bCs/>
                      <w:kern w:val="0"/>
                      <w:sz w:val="21"/>
                      <w:szCs w:val="21"/>
                    </w:rPr>
                    <w:t>現金結算之連結標的期末價格</w:t>
                  </w:r>
                  <m:oMath>
                    <m:sSub>
                      <m:sSubPr>
                        <m:ctrlPr>
                          <w:rPr>
                            <w:rFonts w:ascii="Cambria Math" w:eastAsia="標楷體" w:hAnsi="Cambria Math" w:cs="Times New Roman"/>
                            <w:sz w:val="21"/>
                          </w:rPr>
                        </m:ctrlPr>
                      </m:sSubPr>
                      <m:e>
                        <m:r>
                          <w:rPr>
                            <w:rFonts w:ascii="Cambria Math" w:eastAsia="標楷體" w:hAnsi="Cambria Math" w:cs="Times New Roman"/>
                            <w:kern w:val="0"/>
                            <w:sz w:val="21"/>
                            <w:szCs w:val="21"/>
                          </w:rPr>
                          <m:t>S</m:t>
                        </m:r>
                      </m:e>
                      <m:sub>
                        <m:r>
                          <m:rPr>
                            <m:sty m:val="p"/>
                          </m:rPr>
                          <w:rPr>
                            <w:rFonts w:ascii="Cambria Math" w:eastAsia="標楷體" w:hAnsi="Cambria Math" w:cs="Times New Roman"/>
                            <w:kern w:val="0"/>
                            <w:sz w:val="21"/>
                            <w:szCs w:val="21"/>
                          </w:rPr>
                          <m:t>1</m:t>
                        </m:r>
                      </m:sub>
                    </m:sSub>
                  </m:oMath>
                </w:p>
              </w:tc>
            </w:tr>
            <w:tr w:rsidR="00E8424E" w:rsidRPr="008958B5" w14:paraId="1FBA3C3D" w14:textId="77777777" w:rsidTr="00A87AC6">
              <w:tc>
                <w:tcPr>
                  <w:tcW w:w="1282" w:type="dxa"/>
                </w:tcPr>
                <w:p w14:paraId="5581DF3E" w14:textId="77777777" w:rsidR="00E8424E" w:rsidRPr="008958B5" w:rsidRDefault="00E8424E" w:rsidP="00E8424E">
                  <w:pPr>
                    <w:autoSpaceDE w:val="0"/>
                    <w:autoSpaceDN w:val="0"/>
                    <w:adjustRightInd w:val="0"/>
                    <w:spacing w:line="300" w:lineRule="exact"/>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到期通知日</w:t>
                  </w:r>
                </w:p>
              </w:tc>
              <w:tc>
                <w:tcPr>
                  <w:tcW w:w="6946" w:type="dxa"/>
                  <w:vAlign w:val="center"/>
                </w:tcPr>
                <w:p w14:paraId="725E1E38"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color w:val="000000" w:themeColor="text1"/>
                      <w:kern w:val="0"/>
                      <w:sz w:val="21"/>
                      <w:szCs w:val="21"/>
                    </w:rPr>
                    <w:t>100.2</w:t>
                  </w:r>
                </w:p>
              </w:tc>
            </w:tr>
          </w:tbl>
          <w:p w14:paraId="46A5A73B" w14:textId="77777777" w:rsidR="00E8424E" w:rsidRPr="008958B5" w:rsidRDefault="00E8424E" w:rsidP="00E8424E">
            <w:pPr>
              <w:autoSpaceDE w:val="0"/>
              <w:autoSpaceDN w:val="0"/>
              <w:adjustRightInd w:val="0"/>
              <w:spacing w:beforeLines="50" w:before="180" w:line="300" w:lineRule="exact"/>
              <w:ind w:left="249" w:rightChars="28" w:right="67"/>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假設</w:t>
            </w:r>
            <w:proofErr w:type="gramStart"/>
            <w:r w:rsidRPr="008958B5">
              <w:rPr>
                <w:rFonts w:ascii="Times New Roman" w:eastAsia="標楷體" w:hAnsi="Times New Roman" w:cs="Times New Roman" w:hint="eastAsia"/>
                <w:color w:val="000000" w:themeColor="text1"/>
                <w:kern w:val="0"/>
                <w:sz w:val="21"/>
                <w:szCs w:val="21"/>
              </w:rPr>
              <w:t>於各避險</w:t>
            </w:r>
            <w:proofErr w:type="gramEnd"/>
            <w:r w:rsidRPr="008958B5">
              <w:rPr>
                <w:rFonts w:ascii="Times New Roman" w:eastAsia="標楷體" w:hAnsi="Times New Roman" w:cs="Times New Roman" w:hint="eastAsia"/>
                <w:color w:val="000000" w:themeColor="text1"/>
                <w:kern w:val="0"/>
                <w:sz w:val="21"/>
                <w:szCs w:val="21"/>
              </w:rPr>
              <w:t>資金成本重設基準日，重設後之避險資金成本如下：</w:t>
            </w:r>
          </w:p>
          <w:tbl>
            <w:tblPr>
              <w:tblW w:w="8220"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077"/>
              <w:gridCol w:w="1304"/>
              <w:gridCol w:w="879"/>
              <w:gridCol w:w="850"/>
              <w:gridCol w:w="1077"/>
              <w:gridCol w:w="1304"/>
              <w:gridCol w:w="879"/>
            </w:tblGrid>
            <w:tr w:rsidR="00E8424E" w:rsidRPr="008958B5" w14:paraId="4937A223" w14:textId="77777777" w:rsidTr="00A87AC6">
              <w:trPr>
                <w:trHeight w:val="113"/>
              </w:trPr>
              <w:tc>
                <w:tcPr>
                  <w:tcW w:w="850" w:type="dxa"/>
                  <w:shd w:val="clear" w:color="auto" w:fill="F2F2F2" w:themeFill="background1" w:themeFillShade="F2"/>
                  <w:vAlign w:val="center"/>
                </w:tcPr>
                <w:p w14:paraId="5C0D6FAD"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color w:val="000000" w:themeColor="text1"/>
                      <w:kern w:val="0"/>
                      <w:sz w:val="18"/>
                      <w:szCs w:val="18"/>
                    </w:rPr>
                    <w:lastRenderedPageBreak/>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計算期間</w:t>
                  </w:r>
                </w:p>
              </w:tc>
              <w:tc>
                <w:tcPr>
                  <w:tcW w:w="1077" w:type="dxa"/>
                  <w:shd w:val="clear" w:color="auto" w:fill="F2F2F2" w:themeFill="background1" w:themeFillShade="F2"/>
                  <w:vAlign w:val="center"/>
                </w:tcPr>
                <w:p w14:paraId="0A82399C"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重設</w:t>
                  </w:r>
                </w:p>
                <w:p w14:paraId="40E8CF84"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基準日</w:t>
                  </w:r>
                </w:p>
              </w:tc>
              <w:tc>
                <w:tcPr>
                  <w:tcW w:w="1304" w:type="dxa"/>
                  <w:shd w:val="clear" w:color="auto" w:fill="F2F2F2" w:themeFill="background1" w:themeFillShade="F2"/>
                  <w:vAlign w:val="center"/>
                </w:tcPr>
                <w:p w14:paraId="3E6DDD7C"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重設基準日之浮動利率指標</w:t>
                  </w:r>
                  <w:r w:rsidRPr="008958B5">
                    <w:rPr>
                      <w:rFonts w:ascii="Times New Roman" w:eastAsia="標楷體" w:hAnsi="Times New Roman" w:cs="Times New Roman"/>
                      <w:kern w:val="0"/>
                      <w:sz w:val="18"/>
                      <w:szCs w:val="18"/>
                    </w:rPr>
                    <w:t>Fixing Rate</w:t>
                  </w:r>
                </w:p>
              </w:tc>
              <w:tc>
                <w:tcPr>
                  <w:tcW w:w="879" w:type="dxa"/>
                  <w:shd w:val="clear" w:color="auto" w:fill="F2F2F2" w:themeFill="background1" w:themeFillShade="F2"/>
                  <w:vAlign w:val="center"/>
                </w:tcPr>
                <w:p w14:paraId="17D6B26B"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重設後避險資金成本</w:t>
                  </w:r>
                </w:p>
              </w:tc>
              <w:tc>
                <w:tcPr>
                  <w:tcW w:w="850" w:type="dxa"/>
                  <w:shd w:val="clear" w:color="auto" w:fill="F2F2F2" w:themeFill="background1" w:themeFillShade="F2"/>
                  <w:vAlign w:val="center"/>
                </w:tcPr>
                <w:p w14:paraId="22877A94"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color w:val="000000" w:themeColor="text1"/>
                      <w:kern w:val="0"/>
                      <w:sz w:val="18"/>
                      <w:szCs w:val="18"/>
                    </w:rPr>
                    <w:t>第</w:t>
                  </w:r>
                  <w:r w:rsidRPr="008958B5">
                    <w:rPr>
                      <w:rFonts w:ascii="Times New Roman" w:eastAsia="標楷體" w:hAnsi="Times New Roman" w:cs="Times New Roman"/>
                      <w:i/>
                      <w:color w:val="000000" w:themeColor="text1"/>
                      <w:kern w:val="0"/>
                      <w:sz w:val="18"/>
                      <w:szCs w:val="18"/>
                    </w:rPr>
                    <w:t>i</w:t>
                  </w:r>
                  <w:proofErr w:type="gramStart"/>
                  <w:r w:rsidRPr="008958B5">
                    <w:rPr>
                      <w:rFonts w:ascii="Times New Roman" w:eastAsia="標楷體" w:hAnsi="Times New Roman" w:cs="Times New Roman" w:hint="eastAsia"/>
                      <w:color w:val="000000" w:themeColor="text1"/>
                      <w:kern w:val="0"/>
                      <w:sz w:val="18"/>
                      <w:szCs w:val="18"/>
                    </w:rPr>
                    <w:t>個</w:t>
                  </w:r>
                  <w:proofErr w:type="gramEnd"/>
                  <w:r w:rsidRPr="008958B5">
                    <w:rPr>
                      <w:rFonts w:ascii="Times New Roman" w:eastAsia="標楷體" w:hAnsi="Times New Roman" w:cs="Times New Roman" w:hint="eastAsia"/>
                      <w:color w:val="000000" w:themeColor="text1"/>
                      <w:kern w:val="0"/>
                      <w:sz w:val="18"/>
                      <w:szCs w:val="18"/>
                    </w:rPr>
                    <w:t>計算期間</w:t>
                  </w:r>
                </w:p>
              </w:tc>
              <w:tc>
                <w:tcPr>
                  <w:tcW w:w="1077" w:type="dxa"/>
                  <w:shd w:val="clear" w:color="auto" w:fill="F2F2F2" w:themeFill="background1" w:themeFillShade="F2"/>
                  <w:vAlign w:val="center"/>
                </w:tcPr>
                <w:p w14:paraId="42765316"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重設</w:t>
                  </w:r>
                </w:p>
                <w:p w14:paraId="505E4C3B"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基準日</w:t>
                  </w:r>
                </w:p>
              </w:tc>
              <w:tc>
                <w:tcPr>
                  <w:tcW w:w="1304" w:type="dxa"/>
                  <w:shd w:val="clear" w:color="auto" w:fill="F2F2F2" w:themeFill="background1" w:themeFillShade="F2"/>
                  <w:vAlign w:val="center"/>
                </w:tcPr>
                <w:p w14:paraId="4C9F5A16"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重設基準日之浮動利率指標</w:t>
                  </w:r>
                  <w:r w:rsidRPr="008958B5">
                    <w:rPr>
                      <w:rFonts w:ascii="Times New Roman" w:eastAsia="標楷體" w:hAnsi="Times New Roman" w:cs="Times New Roman"/>
                      <w:kern w:val="0"/>
                      <w:sz w:val="18"/>
                      <w:szCs w:val="18"/>
                    </w:rPr>
                    <w:t>Fixing Rate</w:t>
                  </w:r>
                </w:p>
              </w:tc>
              <w:tc>
                <w:tcPr>
                  <w:tcW w:w="879" w:type="dxa"/>
                  <w:shd w:val="clear" w:color="auto" w:fill="F2F2F2" w:themeFill="background1" w:themeFillShade="F2"/>
                  <w:vAlign w:val="center"/>
                </w:tcPr>
                <w:p w14:paraId="184FD1FD"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重設後避險資金成本</w:t>
                  </w:r>
                </w:p>
              </w:tc>
            </w:tr>
            <w:tr w:rsidR="00E8424E" w:rsidRPr="008958B5" w14:paraId="1A8010C5" w14:textId="77777777" w:rsidTr="00A87AC6">
              <w:trPr>
                <w:trHeight w:val="113"/>
              </w:trPr>
              <w:tc>
                <w:tcPr>
                  <w:tcW w:w="850" w:type="dxa"/>
                  <w:vAlign w:val="center"/>
                </w:tcPr>
                <w:p w14:paraId="765400A3"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i=1</w:t>
                  </w:r>
                </w:p>
              </w:tc>
              <w:tc>
                <w:tcPr>
                  <w:tcW w:w="1077" w:type="dxa"/>
                  <w:vAlign w:val="center"/>
                </w:tcPr>
                <w:p w14:paraId="0FA96AF3"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2024/7/24</w:t>
                  </w:r>
                </w:p>
              </w:tc>
              <w:tc>
                <w:tcPr>
                  <w:tcW w:w="1304" w:type="dxa"/>
                  <w:vAlign w:val="center"/>
                </w:tcPr>
                <w:p w14:paraId="717897F5"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1.50%</w:t>
                  </w:r>
                </w:p>
              </w:tc>
              <w:tc>
                <w:tcPr>
                  <w:tcW w:w="879" w:type="dxa"/>
                  <w:vAlign w:val="center"/>
                </w:tcPr>
                <w:p w14:paraId="3A6A8E3C"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2.50%</w:t>
                  </w:r>
                </w:p>
              </w:tc>
              <w:tc>
                <w:tcPr>
                  <w:tcW w:w="850" w:type="dxa"/>
                  <w:vAlign w:val="center"/>
                </w:tcPr>
                <w:p w14:paraId="24DF73EF"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i=11</w:t>
                  </w:r>
                </w:p>
              </w:tc>
              <w:tc>
                <w:tcPr>
                  <w:tcW w:w="1077" w:type="dxa"/>
                  <w:vAlign w:val="center"/>
                </w:tcPr>
                <w:p w14:paraId="2B6F4D06"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2027/01/24</w:t>
                  </w:r>
                </w:p>
              </w:tc>
              <w:tc>
                <w:tcPr>
                  <w:tcW w:w="1304" w:type="dxa"/>
                  <w:vAlign w:val="center"/>
                </w:tcPr>
                <w:p w14:paraId="67EAB7AB"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1.50%</w:t>
                  </w:r>
                </w:p>
              </w:tc>
              <w:tc>
                <w:tcPr>
                  <w:tcW w:w="879" w:type="dxa"/>
                  <w:vAlign w:val="center"/>
                </w:tcPr>
                <w:p w14:paraId="329508D1"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2.50%</w:t>
                  </w:r>
                </w:p>
              </w:tc>
            </w:tr>
            <w:tr w:rsidR="00E8424E" w:rsidRPr="008958B5" w14:paraId="671108C4" w14:textId="77777777" w:rsidTr="00A87AC6">
              <w:trPr>
                <w:trHeight w:val="113"/>
              </w:trPr>
              <w:tc>
                <w:tcPr>
                  <w:tcW w:w="850" w:type="dxa"/>
                  <w:vAlign w:val="center"/>
                </w:tcPr>
                <w:p w14:paraId="3E101D0C"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i=2</w:t>
                  </w:r>
                </w:p>
              </w:tc>
              <w:tc>
                <w:tcPr>
                  <w:tcW w:w="1077" w:type="dxa"/>
                  <w:vAlign w:val="center"/>
                </w:tcPr>
                <w:p w14:paraId="0B373A24"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2024/10/24</w:t>
                  </w:r>
                </w:p>
              </w:tc>
              <w:tc>
                <w:tcPr>
                  <w:tcW w:w="1304" w:type="dxa"/>
                  <w:vAlign w:val="center"/>
                </w:tcPr>
                <w:p w14:paraId="60BE3651"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1.52%</w:t>
                  </w:r>
                </w:p>
              </w:tc>
              <w:tc>
                <w:tcPr>
                  <w:tcW w:w="879" w:type="dxa"/>
                  <w:vAlign w:val="center"/>
                </w:tcPr>
                <w:p w14:paraId="7C36A6F3"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2.52%</w:t>
                  </w:r>
                </w:p>
              </w:tc>
              <w:tc>
                <w:tcPr>
                  <w:tcW w:w="850" w:type="dxa"/>
                  <w:vAlign w:val="center"/>
                </w:tcPr>
                <w:p w14:paraId="57AFBD33"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i=12</w:t>
                  </w:r>
                </w:p>
              </w:tc>
              <w:tc>
                <w:tcPr>
                  <w:tcW w:w="1077" w:type="dxa"/>
                  <w:vAlign w:val="center"/>
                </w:tcPr>
                <w:p w14:paraId="0BFA305C"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2027/04/24</w:t>
                  </w:r>
                </w:p>
              </w:tc>
              <w:tc>
                <w:tcPr>
                  <w:tcW w:w="1304" w:type="dxa"/>
                  <w:vAlign w:val="center"/>
                </w:tcPr>
                <w:p w14:paraId="181E034E"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1.58%</w:t>
                  </w:r>
                </w:p>
              </w:tc>
              <w:tc>
                <w:tcPr>
                  <w:tcW w:w="879" w:type="dxa"/>
                  <w:vAlign w:val="center"/>
                </w:tcPr>
                <w:p w14:paraId="52717E8F"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2.58%</w:t>
                  </w:r>
                </w:p>
              </w:tc>
            </w:tr>
            <w:tr w:rsidR="00E8424E" w:rsidRPr="008958B5" w14:paraId="2B95E3AA" w14:textId="77777777" w:rsidTr="00A87AC6">
              <w:trPr>
                <w:trHeight w:val="113"/>
              </w:trPr>
              <w:tc>
                <w:tcPr>
                  <w:tcW w:w="850" w:type="dxa"/>
                  <w:vAlign w:val="center"/>
                </w:tcPr>
                <w:p w14:paraId="138A38B9"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i=3</w:t>
                  </w:r>
                </w:p>
              </w:tc>
              <w:tc>
                <w:tcPr>
                  <w:tcW w:w="1077" w:type="dxa"/>
                  <w:vAlign w:val="center"/>
                </w:tcPr>
                <w:p w14:paraId="38AECBCD"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2025/01/24</w:t>
                  </w:r>
                </w:p>
              </w:tc>
              <w:tc>
                <w:tcPr>
                  <w:tcW w:w="1304" w:type="dxa"/>
                  <w:vAlign w:val="center"/>
                </w:tcPr>
                <w:p w14:paraId="24CD52F6"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1.48%</w:t>
                  </w:r>
                </w:p>
              </w:tc>
              <w:tc>
                <w:tcPr>
                  <w:tcW w:w="879" w:type="dxa"/>
                  <w:vAlign w:val="center"/>
                </w:tcPr>
                <w:p w14:paraId="73F478E3"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2.48%</w:t>
                  </w:r>
                </w:p>
              </w:tc>
              <w:tc>
                <w:tcPr>
                  <w:tcW w:w="850" w:type="dxa"/>
                  <w:vAlign w:val="center"/>
                </w:tcPr>
                <w:p w14:paraId="04CE8E49"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i=13</w:t>
                  </w:r>
                </w:p>
              </w:tc>
              <w:tc>
                <w:tcPr>
                  <w:tcW w:w="1077" w:type="dxa"/>
                  <w:vAlign w:val="center"/>
                </w:tcPr>
                <w:p w14:paraId="033536B4"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2027/07/24</w:t>
                  </w:r>
                </w:p>
              </w:tc>
              <w:tc>
                <w:tcPr>
                  <w:tcW w:w="1304" w:type="dxa"/>
                  <w:vAlign w:val="center"/>
                </w:tcPr>
                <w:p w14:paraId="2B804300"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1.60%</w:t>
                  </w:r>
                </w:p>
              </w:tc>
              <w:tc>
                <w:tcPr>
                  <w:tcW w:w="879" w:type="dxa"/>
                  <w:vAlign w:val="center"/>
                </w:tcPr>
                <w:p w14:paraId="729725E6"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2.60%</w:t>
                  </w:r>
                </w:p>
              </w:tc>
            </w:tr>
            <w:tr w:rsidR="00E8424E" w:rsidRPr="008958B5" w14:paraId="51A11113" w14:textId="77777777" w:rsidTr="00A87AC6">
              <w:trPr>
                <w:trHeight w:val="113"/>
              </w:trPr>
              <w:tc>
                <w:tcPr>
                  <w:tcW w:w="850" w:type="dxa"/>
                  <w:vAlign w:val="center"/>
                </w:tcPr>
                <w:p w14:paraId="304BB505"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i=4</w:t>
                  </w:r>
                </w:p>
              </w:tc>
              <w:tc>
                <w:tcPr>
                  <w:tcW w:w="1077" w:type="dxa"/>
                  <w:vAlign w:val="center"/>
                </w:tcPr>
                <w:p w14:paraId="636C467F"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2025/04/24</w:t>
                  </w:r>
                </w:p>
              </w:tc>
              <w:tc>
                <w:tcPr>
                  <w:tcW w:w="1304" w:type="dxa"/>
                  <w:vAlign w:val="center"/>
                </w:tcPr>
                <w:p w14:paraId="4BD9737E"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1.45%</w:t>
                  </w:r>
                </w:p>
              </w:tc>
              <w:tc>
                <w:tcPr>
                  <w:tcW w:w="879" w:type="dxa"/>
                  <w:vAlign w:val="center"/>
                </w:tcPr>
                <w:p w14:paraId="70307E30"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2.45%</w:t>
                  </w:r>
                </w:p>
              </w:tc>
              <w:tc>
                <w:tcPr>
                  <w:tcW w:w="850" w:type="dxa"/>
                  <w:vAlign w:val="center"/>
                </w:tcPr>
                <w:p w14:paraId="0F65FA57"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i=14</w:t>
                  </w:r>
                </w:p>
              </w:tc>
              <w:tc>
                <w:tcPr>
                  <w:tcW w:w="1077" w:type="dxa"/>
                  <w:vAlign w:val="center"/>
                </w:tcPr>
                <w:p w14:paraId="56419BAB"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2027/10/24</w:t>
                  </w:r>
                </w:p>
              </w:tc>
              <w:tc>
                <w:tcPr>
                  <w:tcW w:w="1304" w:type="dxa"/>
                  <w:vAlign w:val="center"/>
                </w:tcPr>
                <w:p w14:paraId="2DFDD493"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1.34%</w:t>
                  </w:r>
                </w:p>
              </w:tc>
              <w:tc>
                <w:tcPr>
                  <w:tcW w:w="879" w:type="dxa"/>
                  <w:vAlign w:val="center"/>
                </w:tcPr>
                <w:p w14:paraId="7DD0E2FD"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2.34%</w:t>
                  </w:r>
                </w:p>
              </w:tc>
            </w:tr>
            <w:tr w:rsidR="00E8424E" w:rsidRPr="008958B5" w14:paraId="601CFFFD" w14:textId="77777777" w:rsidTr="00A87AC6">
              <w:trPr>
                <w:trHeight w:val="113"/>
              </w:trPr>
              <w:tc>
                <w:tcPr>
                  <w:tcW w:w="850" w:type="dxa"/>
                  <w:vAlign w:val="center"/>
                </w:tcPr>
                <w:p w14:paraId="2B18E7D6"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i=5</w:t>
                  </w:r>
                </w:p>
              </w:tc>
              <w:tc>
                <w:tcPr>
                  <w:tcW w:w="1077" w:type="dxa"/>
                  <w:vAlign w:val="center"/>
                </w:tcPr>
                <w:p w14:paraId="7582BFBA"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2025/07/24</w:t>
                  </w:r>
                </w:p>
              </w:tc>
              <w:tc>
                <w:tcPr>
                  <w:tcW w:w="1304" w:type="dxa"/>
                  <w:vAlign w:val="center"/>
                </w:tcPr>
                <w:p w14:paraId="34022B3F"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1.50%</w:t>
                  </w:r>
                </w:p>
              </w:tc>
              <w:tc>
                <w:tcPr>
                  <w:tcW w:w="879" w:type="dxa"/>
                  <w:vAlign w:val="center"/>
                </w:tcPr>
                <w:p w14:paraId="5241E049"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2.50%</w:t>
                  </w:r>
                </w:p>
              </w:tc>
              <w:tc>
                <w:tcPr>
                  <w:tcW w:w="850" w:type="dxa"/>
                  <w:vAlign w:val="center"/>
                </w:tcPr>
                <w:p w14:paraId="4446268A"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i=15</w:t>
                  </w:r>
                </w:p>
              </w:tc>
              <w:tc>
                <w:tcPr>
                  <w:tcW w:w="1077" w:type="dxa"/>
                  <w:vAlign w:val="center"/>
                </w:tcPr>
                <w:p w14:paraId="524143B0"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2028/01/24</w:t>
                  </w:r>
                </w:p>
              </w:tc>
              <w:tc>
                <w:tcPr>
                  <w:tcW w:w="1304" w:type="dxa"/>
                  <w:vAlign w:val="center"/>
                </w:tcPr>
                <w:p w14:paraId="2CCEA2B0"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1.60%</w:t>
                  </w:r>
                </w:p>
              </w:tc>
              <w:tc>
                <w:tcPr>
                  <w:tcW w:w="879" w:type="dxa"/>
                  <w:vAlign w:val="center"/>
                </w:tcPr>
                <w:p w14:paraId="0E43F50F"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2.60%</w:t>
                  </w:r>
                </w:p>
              </w:tc>
            </w:tr>
            <w:tr w:rsidR="00E8424E" w:rsidRPr="008958B5" w14:paraId="0C40BFF1" w14:textId="77777777" w:rsidTr="00A87AC6">
              <w:trPr>
                <w:trHeight w:val="113"/>
              </w:trPr>
              <w:tc>
                <w:tcPr>
                  <w:tcW w:w="850" w:type="dxa"/>
                  <w:vAlign w:val="center"/>
                </w:tcPr>
                <w:p w14:paraId="539567F2"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i=6</w:t>
                  </w:r>
                </w:p>
              </w:tc>
              <w:tc>
                <w:tcPr>
                  <w:tcW w:w="1077" w:type="dxa"/>
                  <w:vAlign w:val="center"/>
                </w:tcPr>
                <w:p w14:paraId="25C1A35B"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2025/10/24</w:t>
                  </w:r>
                </w:p>
              </w:tc>
              <w:tc>
                <w:tcPr>
                  <w:tcW w:w="1304" w:type="dxa"/>
                  <w:vAlign w:val="center"/>
                </w:tcPr>
                <w:p w14:paraId="10A497E1"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1.42%</w:t>
                  </w:r>
                </w:p>
              </w:tc>
              <w:tc>
                <w:tcPr>
                  <w:tcW w:w="879" w:type="dxa"/>
                  <w:vAlign w:val="center"/>
                </w:tcPr>
                <w:p w14:paraId="15634099"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2.42%</w:t>
                  </w:r>
                </w:p>
              </w:tc>
              <w:tc>
                <w:tcPr>
                  <w:tcW w:w="850" w:type="dxa"/>
                  <w:vAlign w:val="center"/>
                </w:tcPr>
                <w:p w14:paraId="1BB1E75B"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i=16</w:t>
                  </w:r>
                </w:p>
              </w:tc>
              <w:tc>
                <w:tcPr>
                  <w:tcW w:w="1077" w:type="dxa"/>
                  <w:vAlign w:val="center"/>
                </w:tcPr>
                <w:p w14:paraId="13054343"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2028/04/24</w:t>
                  </w:r>
                </w:p>
              </w:tc>
              <w:tc>
                <w:tcPr>
                  <w:tcW w:w="1304" w:type="dxa"/>
                  <w:vAlign w:val="center"/>
                </w:tcPr>
                <w:p w14:paraId="4BF21377"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1.50%</w:t>
                  </w:r>
                </w:p>
              </w:tc>
              <w:tc>
                <w:tcPr>
                  <w:tcW w:w="879" w:type="dxa"/>
                  <w:vAlign w:val="center"/>
                </w:tcPr>
                <w:p w14:paraId="20E1A9ED"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2.50%</w:t>
                  </w:r>
                </w:p>
              </w:tc>
            </w:tr>
            <w:tr w:rsidR="00E8424E" w:rsidRPr="008958B5" w14:paraId="0E0CB141" w14:textId="77777777" w:rsidTr="00A87AC6">
              <w:trPr>
                <w:trHeight w:val="113"/>
              </w:trPr>
              <w:tc>
                <w:tcPr>
                  <w:tcW w:w="850" w:type="dxa"/>
                  <w:vAlign w:val="center"/>
                </w:tcPr>
                <w:p w14:paraId="2B104809"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i=7</w:t>
                  </w:r>
                </w:p>
              </w:tc>
              <w:tc>
                <w:tcPr>
                  <w:tcW w:w="1077" w:type="dxa"/>
                  <w:vAlign w:val="center"/>
                </w:tcPr>
                <w:p w14:paraId="2AA83FB0"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2026/01/24</w:t>
                  </w:r>
                </w:p>
              </w:tc>
              <w:tc>
                <w:tcPr>
                  <w:tcW w:w="1304" w:type="dxa"/>
                  <w:vAlign w:val="center"/>
                </w:tcPr>
                <w:p w14:paraId="13A0022E"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1.55%</w:t>
                  </w:r>
                </w:p>
              </w:tc>
              <w:tc>
                <w:tcPr>
                  <w:tcW w:w="879" w:type="dxa"/>
                  <w:vAlign w:val="center"/>
                </w:tcPr>
                <w:p w14:paraId="7C805DDF"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2.55%</w:t>
                  </w:r>
                </w:p>
              </w:tc>
              <w:tc>
                <w:tcPr>
                  <w:tcW w:w="850" w:type="dxa"/>
                  <w:vAlign w:val="center"/>
                </w:tcPr>
                <w:p w14:paraId="639E38EF"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p>
              </w:tc>
              <w:tc>
                <w:tcPr>
                  <w:tcW w:w="1077" w:type="dxa"/>
                  <w:vAlign w:val="center"/>
                </w:tcPr>
                <w:p w14:paraId="47FB0BA8"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p>
              </w:tc>
              <w:tc>
                <w:tcPr>
                  <w:tcW w:w="1304" w:type="dxa"/>
                  <w:vAlign w:val="center"/>
                </w:tcPr>
                <w:p w14:paraId="04FAF5EA"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p>
              </w:tc>
              <w:tc>
                <w:tcPr>
                  <w:tcW w:w="879" w:type="dxa"/>
                  <w:vAlign w:val="center"/>
                </w:tcPr>
                <w:p w14:paraId="2AB8C93B"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p>
              </w:tc>
            </w:tr>
            <w:tr w:rsidR="00E8424E" w:rsidRPr="008958B5" w14:paraId="451B1B19" w14:textId="77777777" w:rsidTr="00A87AC6">
              <w:trPr>
                <w:trHeight w:val="113"/>
              </w:trPr>
              <w:tc>
                <w:tcPr>
                  <w:tcW w:w="850" w:type="dxa"/>
                  <w:vAlign w:val="center"/>
                </w:tcPr>
                <w:p w14:paraId="17F8D5C5"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i=8</w:t>
                  </w:r>
                </w:p>
              </w:tc>
              <w:tc>
                <w:tcPr>
                  <w:tcW w:w="1077" w:type="dxa"/>
                  <w:vAlign w:val="center"/>
                </w:tcPr>
                <w:p w14:paraId="402DA129"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2026/04/24</w:t>
                  </w:r>
                </w:p>
              </w:tc>
              <w:tc>
                <w:tcPr>
                  <w:tcW w:w="1304" w:type="dxa"/>
                  <w:vAlign w:val="center"/>
                </w:tcPr>
                <w:p w14:paraId="318C7D62"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1.65%</w:t>
                  </w:r>
                </w:p>
              </w:tc>
              <w:tc>
                <w:tcPr>
                  <w:tcW w:w="879" w:type="dxa"/>
                  <w:vAlign w:val="center"/>
                </w:tcPr>
                <w:p w14:paraId="75B2EA1F"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2.65%</w:t>
                  </w:r>
                </w:p>
              </w:tc>
              <w:tc>
                <w:tcPr>
                  <w:tcW w:w="850" w:type="dxa"/>
                  <w:vAlign w:val="center"/>
                </w:tcPr>
                <w:p w14:paraId="6BCC9913"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p>
              </w:tc>
              <w:tc>
                <w:tcPr>
                  <w:tcW w:w="1077" w:type="dxa"/>
                  <w:vAlign w:val="center"/>
                </w:tcPr>
                <w:p w14:paraId="23196ACF"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p>
              </w:tc>
              <w:tc>
                <w:tcPr>
                  <w:tcW w:w="1304" w:type="dxa"/>
                  <w:vAlign w:val="center"/>
                </w:tcPr>
                <w:p w14:paraId="2123593F"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p>
              </w:tc>
              <w:tc>
                <w:tcPr>
                  <w:tcW w:w="879" w:type="dxa"/>
                  <w:vAlign w:val="center"/>
                </w:tcPr>
                <w:p w14:paraId="64239BC1"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p>
              </w:tc>
            </w:tr>
            <w:tr w:rsidR="00E8424E" w:rsidRPr="008958B5" w14:paraId="6EABEEDF" w14:textId="77777777" w:rsidTr="00A87AC6">
              <w:trPr>
                <w:trHeight w:val="113"/>
              </w:trPr>
              <w:tc>
                <w:tcPr>
                  <w:tcW w:w="850" w:type="dxa"/>
                  <w:vAlign w:val="center"/>
                </w:tcPr>
                <w:p w14:paraId="3BEB5BB5"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i=9</w:t>
                  </w:r>
                </w:p>
              </w:tc>
              <w:tc>
                <w:tcPr>
                  <w:tcW w:w="1077" w:type="dxa"/>
                  <w:vAlign w:val="center"/>
                </w:tcPr>
                <w:p w14:paraId="4F2A0F7C"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2026/07/24</w:t>
                  </w:r>
                </w:p>
              </w:tc>
              <w:tc>
                <w:tcPr>
                  <w:tcW w:w="1304" w:type="dxa"/>
                  <w:vAlign w:val="center"/>
                </w:tcPr>
                <w:p w14:paraId="1BA0F4FF"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1.68%</w:t>
                  </w:r>
                </w:p>
              </w:tc>
              <w:tc>
                <w:tcPr>
                  <w:tcW w:w="879" w:type="dxa"/>
                  <w:vAlign w:val="center"/>
                </w:tcPr>
                <w:p w14:paraId="08E3922A"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2.68%</w:t>
                  </w:r>
                </w:p>
              </w:tc>
              <w:tc>
                <w:tcPr>
                  <w:tcW w:w="850" w:type="dxa"/>
                  <w:vAlign w:val="center"/>
                </w:tcPr>
                <w:p w14:paraId="1D6AF93A"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p>
              </w:tc>
              <w:tc>
                <w:tcPr>
                  <w:tcW w:w="1077" w:type="dxa"/>
                  <w:vAlign w:val="center"/>
                </w:tcPr>
                <w:p w14:paraId="2BE7E0BE"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p>
              </w:tc>
              <w:tc>
                <w:tcPr>
                  <w:tcW w:w="1304" w:type="dxa"/>
                  <w:vAlign w:val="center"/>
                </w:tcPr>
                <w:p w14:paraId="79A5951D"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p>
              </w:tc>
              <w:tc>
                <w:tcPr>
                  <w:tcW w:w="879" w:type="dxa"/>
                  <w:vAlign w:val="center"/>
                </w:tcPr>
                <w:p w14:paraId="60566D4C"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p>
              </w:tc>
            </w:tr>
            <w:tr w:rsidR="00E8424E" w:rsidRPr="008958B5" w14:paraId="1171B5D1" w14:textId="77777777" w:rsidTr="00A87AC6">
              <w:trPr>
                <w:trHeight w:val="113"/>
              </w:trPr>
              <w:tc>
                <w:tcPr>
                  <w:tcW w:w="850" w:type="dxa"/>
                  <w:vAlign w:val="center"/>
                </w:tcPr>
                <w:p w14:paraId="54F7E14A"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i=10</w:t>
                  </w:r>
                </w:p>
              </w:tc>
              <w:tc>
                <w:tcPr>
                  <w:tcW w:w="1077" w:type="dxa"/>
                  <w:vAlign w:val="center"/>
                </w:tcPr>
                <w:p w14:paraId="448AAC86"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2026/10/24</w:t>
                  </w:r>
                </w:p>
              </w:tc>
              <w:tc>
                <w:tcPr>
                  <w:tcW w:w="1304" w:type="dxa"/>
                  <w:vAlign w:val="center"/>
                </w:tcPr>
                <w:p w14:paraId="170965F3"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1.40%</w:t>
                  </w:r>
                </w:p>
              </w:tc>
              <w:tc>
                <w:tcPr>
                  <w:tcW w:w="879" w:type="dxa"/>
                  <w:vAlign w:val="center"/>
                </w:tcPr>
                <w:p w14:paraId="5E98E9E0"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2.40%</w:t>
                  </w:r>
                </w:p>
              </w:tc>
              <w:tc>
                <w:tcPr>
                  <w:tcW w:w="850" w:type="dxa"/>
                </w:tcPr>
                <w:p w14:paraId="2B5124F9"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w:t>
                  </w:r>
                </w:p>
              </w:tc>
              <w:tc>
                <w:tcPr>
                  <w:tcW w:w="1077" w:type="dxa"/>
                </w:tcPr>
                <w:p w14:paraId="63041BD4"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w:t>
                  </w:r>
                </w:p>
              </w:tc>
              <w:tc>
                <w:tcPr>
                  <w:tcW w:w="1304" w:type="dxa"/>
                </w:tcPr>
                <w:p w14:paraId="2FAC76C6" w14:textId="77777777" w:rsidR="00E8424E" w:rsidRPr="008958B5" w:rsidRDefault="00E8424E" w:rsidP="00E8424E">
                  <w:pPr>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w:t>
                  </w:r>
                </w:p>
              </w:tc>
              <w:tc>
                <w:tcPr>
                  <w:tcW w:w="879" w:type="dxa"/>
                </w:tcPr>
                <w:p w14:paraId="06554CD8" w14:textId="77777777" w:rsidR="00E8424E" w:rsidRPr="008958B5" w:rsidRDefault="00E8424E" w:rsidP="00E8424E">
                  <w:pPr>
                    <w:autoSpaceDE w:val="0"/>
                    <w:autoSpaceDN w:val="0"/>
                    <w:adjustRightInd w:val="0"/>
                    <w:spacing w:line="26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w:t>
                  </w:r>
                </w:p>
              </w:tc>
            </w:tr>
          </w:tbl>
          <w:p w14:paraId="5258C102" w14:textId="77777777" w:rsidR="00E8424E" w:rsidRPr="008958B5" w:rsidRDefault="00E8424E" w:rsidP="00E8424E">
            <w:pPr>
              <w:autoSpaceDE w:val="0"/>
              <w:autoSpaceDN w:val="0"/>
              <w:adjustRightInd w:val="0"/>
              <w:spacing w:beforeLines="50" w:before="180" w:line="300" w:lineRule="exact"/>
              <w:ind w:left="249" w:rightChars="28" w:right="67"/>
              <w:jc w:val="both"/>
              <w:rPr>
                <w:rFonts w:ascii="Times New Roman" w:eastAsia="標楷體" w:hAnsi="Times New Roman" w:cs="Times New Roman"/>
                <w:color w:val="000000" w:themeColor="text1"/>
                <w:kern w:val="0"/>
                <w:sz w:val="21"/>
                <w:szCs w:val="21"/>
              </w:rPr>
            </w:pPr>
          </w:p>
          <w:p w14:paraId="31F13867" w14:textId="77777777" w:rsidR="00E8424E" w:rsidRPr="008958B5" w:rsidRDefault="00E8424E" w:rsidP="00E8424E">
            <w:pPr>
              <w:autoSpaceDE w:val="0"/>
              <w:autoSpaceDN w:val="0"/>
              <w:spacing w:beforeLines="50" w:before="180" w:line="300" w:lineRule="exact"/>
              <w:ind w:rightChars="28" w:right="67"/>
              <w:jc w:val="center"/>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b/>
                <w:color w:val="000000" w:themeColor="text1"/>
                <w:kern w:val="0"/>
                <w:sz w:val="21"/>
                <w:szCs w:val="21"/>
              </w:rPr>
              <w:t>(</w:t>
            </w:r>
            <w:r w:rsidRPr="008958B5">
              <w:rPr>
                <w:rFonts w:ascii="Times New Roman" w:eastAsia="標楷體" w:hAnsi="Times New Roman" w:cs="Times New Roman" w:hint="eastAsia"/>
                <w:b/>
                <w:color w:val="000000" w:themeColor="text1"/>
                <w:kern w:val="0"/>
                <w:sz w:val="21"/>
                <w:szCs w:val="21"/>
              </w:rPr>
              <w:t>表</w:t>
            </w:r>
            <w:proofErr w:type="gramStart"/>
            <w:r w:rsidRPr="008958B5">
              <w:rPr>
                <w:rFonts w:ascii="Times New Roman" w:eastAsia="標楷體" w:hAnsi="Times New Roman" w:cs="Times New Roman" w:hint="eastAsia"/>
                <w:b/>
                <w:color w:val="000000" w:themeColor="text1"/>
                <w:kern w:val="0"/>
                <w:sz w:val="21"/>
                <w:szCs w:val="21"/>
              </w:rPr>
              <w:t>一</w:t>
            </w:r>
            <w:proofErr w:type="gramEnd"/>
            <w:r w:rsidRPr="008958B5">
              <w:rPr>
                <w:rFonts w:ascii="Times New Roman" w:eastAsia="標楷體" w:hAnsi="Times New Roman" w:cs="Times New Roman"/>
                <w:b/>
                <w:color w:val="000000" w:themeColor="text1"/>
                <w:kern w:val="0"/>
                <w:sz w:val="21"/>
                <w:szCs w:val="21"/>
              </w:rPr>
              <w:t xml:space="preserve">) </w:t>
            </w:r>
            <w:r w:rsidRPr="008958B5">
              <w:rPr>
                <w:rFonts w:ascii="Times New Roman" w:eastAsia="標楷體" w:hAnsi="Times New Roman" w:cs="Times New Roman" w:hint="eastAsia"/>
                <w:b/>
                <w:color w:val="000000" w:themeColor="text1"/>
                <w:kern w:val="0"/>
                <w:sz w:val="21"/>
                <w:szCs w:val="21"/>
              </w:rPr>
              <w:t>各期應配息金額</w:t>
            </w:r>
          </w:p>
          <w:tbl>
            <w:tblPr>
              <w:tblW w:w="8252"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4"/>
              <w:gridCol w:w="907"/>
              <w:gridCol w:w="737"/>
              <w:gridCol w:w="454"/>
              <w:gridCol w:w="794"/>
              <w:gridCol w:w="2041"/>
              <w:gridCol w:w="1134"/>
              <w:gridCol w:w="567"/>
              <w:gridCol w:w="964"/>
              <w:tblGridChange w:id="150">
                <w:tblGrid>
                  <w:gridCol w:w="654"/>
                  <w:gridCol w:w="907"/>
                  <w:gridCol w:w="737"/>
                  <w:gridCol w:w="454"/>
                  <w:gridCol w:w="794"/>
                  <w:gridCol w:w="2041"/>
                  <w:gridCol w:w="1134"/>
                  <w:gridCol w:w="567"/>
                  <w:gridCol w:w="964"/>
                </w:tblGrid>
              </w:tblGridChange>
            </w:tblGrid>
            <w:tr w:rsidR="00E8424E" w:rsidRPr="008958B5" w14:paraId="39B02F88" w14:textId="77777777" w:rsidTr="00A87AC6">
              <w:trPr>
                <w:trHeight w:val="113"/>
              </w:trPr>
              <w:tc>
                <w:tcPr>
                  <w:tcW w:w="654" w:type="dxa"/>
                  <w:shd w:val="clear" w:color="auto" w:fill="F2F2F2" w:themeFill="background1" w:themeFillShade="F2"/>
                  <w:vAlign w:val="center"/>
                </w:tcPr>
                <w:p w14:paraId="0E0D969F"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color w:val="000000" w:themeColor="text1"/>
                      <w:kern w:val="0"/>
                      <w:sz w:val="18"/>
                      <w:szCs w:val="18"/>
                    </w:rPr>
                    <w:t>剩餘連結標的張數</w:t>
                  </w:r>
                </w:p>
              </w:tc>
              <w:tc>
                <w:tcPr>
                  <w:tcW w:w="907" w:type="dxa"/>
                  <w:shd w:val="clear" w:color="auto" w:fill="F2F2F2" w:themeFill="background1" w:themeFillShade="F2"/>
                  <w:vAlign w:val="center"/>
                </w:tcPr>
                <w:p w14:paraId="3A580503"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連結標的</w:t>
                  </w:r>
                </w:p>
                <w:p w14:paraId="5DC5273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kern w:val="0"/>
                      <w:sz w:val="18"/>
                      <w:szCs w:val="18"/>
                    </w:rPr>
                  </w:pPr>
                  <w:r w:rsidRPr="008958B5">
                    <w:rPr>
                      <w:rFonts w:ascii="Times New Roman" w:eastAsia="標楷體" w:hAnsi="Times New Roman" w:cs="Times New Roman" w:hint="eastAsia"/>
                      <w:color w:val="000000" w:themeColor="text1"/>
                      <w:kern w:val="0"/>
                      <w:sz w:val="18"/>
                      <w:szCs w:val="18"/>
                    </w:rPr>
                    <w:t>付息日</w:t>
                  </w:r>
                </w:p>
              </w:tc>
              <w:tc>
                <w:tcPr>
                  <w:tcW w:w="737" w:type="dxa"/>
                  <w:shd w:val="clear" w:color="auto" w:fill="F2F2F2" w:themeFill="background1" w:themeFillShade="F2"/>
                  <w:vAlign w:val="center"/>
                </w:tcPr>
                <w:p w14:paraId="6F7E751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連結標的</w:t>
                  </w:r>
                </w:p>
                <w:p w14:paraId="615F0D2E"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票面利率</w:t>
                  </w:r>
                </w:p>
              </w:tc>
              <w:tc>
                <w:tcPr>
                  <w:tcW w:w="454" w:type="dxa"/>
                  <w:shd w:val="clear" w:color="auto" w:fill="F2F2F2" w:themeFill="background1" w:themeFillShade="F2"/>
                  <w:vAlign w:val="center"/>
                </w:tcPr>
                <w:p w14:paraId="16899A7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color w:val="000000"/>
                      <w:kern w:val="0"/>
                      <w:sz w:val="18"/>
                      <w:szCs w:val="18"/>
                    </w:rPr>
                    <w:t>參與率</w:t>
                  </w:r>
                </w:p>
              </w:tc>
              <w:tc>
                <w:tcPr>
                  <w:tcW w:w="794" w:type="dxa"/>
                  <w:shd w:val="clear" w:color="auto" w:fill="F2F2F2" w:themeFill="background1" w:themeFillShade="F2"/>
                  <w:vAlign w:val="center"/>
                </w:tcPr>
                <w:p w14:paraId="37F7B1A1"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連結標的</w:t>
                  </w:r>
                </w:p>
                <w:p w14:paraId="346644A2"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付息金額</w:t>
                  </w:r>
                </w:p>
              </w:tc>
              <w:tc>
                <w:tcPr>
                  <w:tcW w:w="2041" w:type="dxa"/>
                  <w:shd w:val="clear" w:color="auto" w:fill="F2F2F2" w:themeFill="background1" w:themeFillShade="F2"/>
                  <w:vAlign w:val="center"/>
                </w:tcPr>
                <w:p w14:paraId="5263B7D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避險資金成本</w:t>
                  </w:r>
                </w:p>
              </w:tc>
              <w:tc>
                <w:tcPr>
                  <w:tcW w:w="1134" w:type="dxa"/>
                  <w:shd w:val="clear" w:color="auto" w:fill="F2F2F2" w:themeFill="background1" w:themeFillShade="F2"/>
                  <w:vAlign w:val="center"/>
                </w:tcPr>
                <w:p w14:paraId="5690ADC3"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避險資金成本</w:t>
                  </w:r>
                </w:p>
                <w:p w14:paraId="0766F8F2"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計算天數</w:t>
                  </w:r>
                </w:p>
                <w:p w14:paraId="14690CFF"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單位：天</w:t>
                  </w:r>
                  <w:r w:rsidRPr="008958B5">
                    <w:rPr>
                      <w:rFonts w:ascii="Times New Roman" w:eastAsia="標楷體" w:hAnsi="Times New Roman" w:cs="Times New Roman"/>
                      <w:color w:val="000000" w:themeColor="text1"/>
                      <w:kern w:val="0"/>
                      <w:sz w:val="18"/>
                      <w:szCs w:val="18"/>
                    </w:rPr>
                    <w:t>)</w:t>
                  </w:r>
                </w:p>
              </w:tc>
              <w:tc>
                <w:tcPr>
                  <w:tcW w:w="567" w:type="dxa"/>
                  <w:shd w:val="clear" w:color="auto" w:fill="F2F2F2" w:themeFill="background1" w:themeFillShade="F2"/>
                  <w:vAlign w:val="center"/>
                </w:tcPr>
                <w:p w14:paraId="1D24452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配息</w:t>
                  </w:r>
                </w:p>
                <w:p w14:paraId="137D39E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差額</w:t>
                  </w:r>
                </w:p>
              </w:tc>
              <w:tc>
                <w:tcPr>
                  <w:tcW w:w="964" w:type="dxa"/>
                  <w:shd w:val="clear" w:color="auto" w:fill="F2F2F2" w:themeFill="background1" w:themeFillShade="F2"/>
                  <w:vAlign w:val="center"/>
                </w:tcPr>
                <w:p w14:paraId="4622A211"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應配息金額</w:t>
                  </w:r>
                </w:p>
              </w:tc>
            </w:tr>
            <w:tr w:rsidR="00E8424E" w:rsidRPr="008958B5" w14:paraId="33133E22" w14:textId="77777777" w:rsidTr="00A87AC6">
              <w:trPr>
                <w:trHeight w:val="522"/>
              </w:trPr>
              <w:tc>
                <w:tcPr>
                  <w:tcW w:w="654" w:type="dxa"/>
                  <w:vMerge w:val="restart"/>
                  <w:vAlign w:val="center"/>
                </w:tcPr>
                <w:p w14:paraId="371C479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w:t>
                  </w:r>
                </w:p>
              </w:tc>
              <w:tc>
                <w:tcPr>
                  <w:tcW w:w="907" w:type="dxa"/>
                  <w:vMerge w:val="restart"/>
                  <w:vAlign w:val="center"/>
                </w:tcPr>
                <w:p w14:paraId="52F2C411"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2025/4/24</w:t>
                  </w:r>
                </w:p>
              </w:tc>
              <w:tc>
                <w:tcPr>
                  <w:tcW w:w="737" w:type="dxa"/>
                  <w:vMerge w:val="restart"/>
                  <w:vAlign w:val="center"/>
                </w:tcPr>
                <w:p w14:paraId="4658AF12" w14:textId="77777777" w:rsidR="00E8424E" w:rsidRPr="008958B5" w:rsidRDefault="00E8424E" w:rsidP="00E8424E">
                  <w:pPr>
                    <w:spacing w:line="240" w:lineRule="exact"/>
                    <w:jc w:val="center"/>
                    <w:rPr>
                      <w:rFonts w:ascii="Times New Roman" w:hAnsi="Times New Roman" w:cs="Times New Roman"/>
                      <w:color w:val="000000"/>
                      <w:sz w:val="18"/>
                      <w:szCs w:val="18"/>
                    </w:rPr>
                  </w:pPr>
                  <w:r w:rsidRPr="008958B5">
                    <w:rPr>
                      <w:rFonts w:ascii="Times New Roman" w:hAnsi="Times New Roman" w:cs="Times New Roman"/>
                      <w:color w:val="000000"/>
                      <w:sz w:val="18"/>
                      <w:szCs w:val="18"/>
                    </w:rPr>
                    <w:t>3.7%</w:t>
                  </w:r>
                </w:p>
              </w:tc>
              <w:tc>
                <w:tcPr>
                  <w:tcW w:w="454" w:type="dxa"/>
                  <w:vMerge w:val="restart"/>
                  <w:vAlign w:val="center"/>
                </w:tcPr>
                <w:p w14:paraId="534118C9"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500%</w:t>
                  </w:r>
                </w:p>
              </w:tc>
              <w:tc>
                <w:tcPr>
                  <w:tcW w:w="794" w:type="dxa"/>
                  <w:vMerge w:val="restart"/>
                  <w:vAlign w:val="center"/>
                </w:tcPr>
                <w:p w14:paraId="0360A94B"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r w:rsidRPr="008958B5">
                    <w:rPr>
                      <w:rFonts w:ascii="Times New Roman" w:hAnsi="Times New Roman" w:cs="Times New Roman"/>
                      <w:color w:val="000000"/>
                      <w:sz w:val="18"/>
                      <w:szCs w:val="18"/>
                    </w:rPr>
                    <w:t>370,000</w:t>
                  </w:r>
                </w:p>
              </w:tc>
              <w:tc>
                <w:tcPr>
                  <w:tcW w:w="2041" w:type="dxa"/>
                  <w:vAlign w:val="center"/>
                </w:tcPr>
                <w:p w14:paraId="2E4B66A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2024/4/24(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)~2024/7/24(</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1DAE0EA7"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0%</w:t>
                  </w:r>
                </w:p>
              </w:tc>
              <w:tc>
                <w:tcPr>
                  <w:tcW w:w="1134" w:type="dxa"/>
                  <w:vAlign w:val="center"/>
                </w:tcPr>
                <w:p w14:paraId="3974EB6B"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0</w:t>
                  </w:r>
                </w:p>
              </w:tc>
              <w:tc>
                <w:tcPr>
                  <w:tcW w:w="567" w:type="dxa"/>
                  <w:vMerge w:val="restart"/>
                  <w:vAlign w:val="center"/>
                </w:tcPr>
                <w:p w14:paraId="55783E0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0</w:t>
                  </w:r>
                </w:p>
              </w:tc>
              <w:tc>
                <w:tcPr>
                  <w:tcW w:w="964" w:type="dxa"/>
                  <w:vMerge w:val="restart"/>
                  <w:vAlign w:val="center"/>
                </w:tcPr>
                <w:p w14:paraId="00F0DB2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219,854</w:t>
                  </w:r>
                </w:p>
              </w:tc>
            </w:tr>
            <w:tr w:rsidR="00E8424E" w:rsidRPr="008958B5" w14:paraId="5ED04843" w14:textId="77777777" w:rsidTr="00A87AC6">
              <w:trPr>
                <w:trHeight w:val="522"/>
              </w:trPr>
              <w:tc>
                <w:tcPr>
                  <w:tcW w:w="654" w:type="dxa"/>
                  <w:vMerge/>
                  <w:vAlign w:val="center"/>
                </w:tcPr>
                <w:p w14:paraId="04435A39"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26E900B5"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53CCE03B"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75C309AA"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5656B931"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p>
              </w:tc>
              <w:tc>
                <w:tcPr>
                  <w:tcW w:w="2041" w:type="dxa"/>
                  <w:vAlign w:val="center"/>
                </w:tcPr>
                <w:p w14:paraId="580B5F25"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2024/7/24(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)~2024/10/24(</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474E002F"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w:t>
                  </w:r>
                </w:p>
              </w:tc>
              <w:tc>
                <w:tcPr>
                  <w:tcW w:w="1134" w:type="dxa"/>
                  <w:vAlign w:val="center"/>
                </w:tcPr>
                <w:p w14:paraId="1669DA9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92</w:t>
                  </w:r>
                </w:p>
              </w:tc>
              <w:tc>
                <w:tcPr>
                  <w:tcW w:w="567" w:type="dxa"/>
                  <w:vMerge/>
                  <w:vAlign w:val="center"/>
                </w:tcPr>
                <w:p w14:paraId="75F3088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079AF5B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30C8BA05" w14:textId="77777777" w:rsidTr="00A87AC6">
              <w:trPr>
                <w:trHeight w:val="522"/>
              </w:trPr>
              <w:tc>
                <w:tcPr>
                  <w:tcW w:w="654" w:type="dxa"/>
                  <w:vMerge/>
                  <w:vAlign w:val="center"/>
                </w:tcPr>
                <w:p w14:paraId="77711EAF"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49B31270"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75D73E0F"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5D74AA73"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5FBBF849"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p>
              </w:tc>
              <w:tc>
                <w:tcPr>
                  <w:tcW w:w="2041" w:type="dxa"/>
                  <w:vAlign w:val="center"/>
                </w:tcPr>
                <w:p w14:paraId="4930E1AF"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2024/10/24(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)~2025/1/24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734ED641"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2.52%</w:t>
                  </w:r>
                </w:p>
              </w:tc>
              <w:tc>
                <w:tcPr>
                  <w:tcW w:w="1134" w:type="dxa"/>
                  <w:vAlign w:val="center"/>
                </w:tcPr>
                <w:p w14:paraId="327E7A18"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92</w:t>
                  </w:r>
                </w:p>
              </w:tc>
              <w:tc>
                <w:tcPr>
                  <w:tcW w:w="567" w:type="dxa"/>
                  <w:vMerge/>
                  <w:vAlign w:val="center"/>
                </w:tcPr>
                <w:p w14:paraId="391EB59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6A288D7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6454BF58" w14:textId="77777777" w:rsidTr="00A87AC6">
              <w:trPr>
                <w:trHeight w:val="522"/>
              </w:trPr>
              <w:tc>
                <w:tcPr>
                  <w:tcW w:w="654" w:type="dxa"/>
                  <w:vMerge/>
                  <w:vAlign w:val="center"/>
                </w:tcPr>
                <w:p w14:paraId="1F9521D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37400EA5"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2F7EAC1B"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299D4B52"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125F5585"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p>
              </w:tc>
              <w:tc>
                <w:tcPr>
                  <w:tcW w:w="2041" w:type="dxa"/>
                  <w:vAlign w:val="center"/>
                </w:tcPr>
                <w:p w14:paraId="6E6082CA"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2025/1/24(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)~2025/4/24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0786776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2.48%</w:t>
                  </w:r>
                </w:p>
              </w:tc>
              <w:tc>
                <w:tcPr>
                  <w:tcW w:w="1134" w:type="dxa"/>
                  <w:vAlign w:val="center"/>
                </w:tcPr>
                <w:p w14:paraId="4CA01D69"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90</w:t>
                  </w:r>
                </w:p>
              </w:tc>
              <w:tc>
                <w:tcPr>
                  <w:tcW w:w="567" w:type="dxa"/>
                  <w:vMerge/>
                  <w:vAlign w:val="center"/>
                </w:tcPr>
                <w:p w14:paraId="3595214F"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352B973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4C8FFA45" w14:textId="77777777" w:rsidTr="00A87AC6">
              <w:trPr>
                <w:trHeight w:val="522"/>
              </w:trPr>
              <w:tc>
                <w:tcPr>
                  <w:tcW w:w="654" w:type="dxa"/>
                  <w:vMerge w:val="restart"/>
                  <w:vAlign w:val="center"/>
                </w:tcPr>
                <w:p w14:paraId="223D6CCF"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w:t>
                  </w:r>
                </w:p>
              </w:tc>
              <w:tc>
                <w:tcPr>
                  <w:tcW w:w="907" w:type="dxa"/>
                  <w:vMerge w:val="restart"/>
                  <w:vAlign w:val="center"/>
                </w:tcPr>
                <w:p w14:paraId="298412DF"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2026/4/24</w:t>
                  </w:r>
                </w:p>
              </w:tc>
              <w:tc>
                <w:tcPr>
                  <w:tcW w:w="737" w:type="dxa"/>
                  <w:vMerge w:val="restart"/>
                  <w:vAlign w:val="center"/>
                </w:tcPr>
                <w:p w14:paraId="4AD4CE67" w14:textId="77777777" w:rsidR="00E8424E" w:rsidRPr="008958B5" w:rsidRDefault="00E8424E" w:rsidP="00E8424E">
                  <w:pPr>
                    <w:spacing w:line="240" w:lineRule="exact"/>
                    <w:jc w:val="center"/>
                    <w:rPr>
                      <w:rFonts w:ascii="Times New Roman" w:hAnsi="Times New Roman" w:cs="Times New Roman"/>
                      <w:color w:val="000000"/>
                      <w:sz w:val="18"/>
                      <w:szCs w:val="18"/>
                    </w:rPr>
                  </w:pPr>
                  <w:r w:rsidRPr="008958B5">
                    <w:rPr>
                      <w:rFonts w:ascii="Times New Roman" w:hAnsi="Times New Roman" w:cs="Times New Roman"/>
                      <w:color w:val="000000"/>
                      <w:sz w:val="18"/>
                      <w:szCs w:val="18"/>
                    </w:rPr>
                    <w:t>3.7%</w:t>
                  </w:r>
                </w:p>
              </w:tc>
              <w:tc>
                <w:tcPr>
                  <w:tcW w:w="454" w:type="dxa"/>
                  <w:vMerge w:val="restart"/>
                  <w:vAlign w:val="center"/>
                </w:tcPr>
                <w:p w14:paraId="60FF13A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500%</w:t>
                  </w:r>
                </w:p>
              </w:tc>
              <w:tc>
                <w:tcPr>
                  <w:tcW w:w="794" w:type="dxa"/>
                  <w:vMerge w:val="restart"/>
                  <w:vAlign w:val="center"/>
                </w:tcPr>
                <w:p w14:paraId="34A16CB2"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r w:rsidRPr="008958B5">
                    <w:rPr>
                      <w:rFonts w:ascii="Times New Roman" w:hAnsi="Times New Roman" w:cs="Times New Roman"/>
                      <w:color w:val="000000"/>
                      <w:sz w:val="18"/>
                      <w:szCs w:val="18"/>
                    </w:rPr>
                    <w:t>370,000</w:t>
                  </w:r>
                </w:p>
              </w:tc>
              <w:tc>
                <w:tcPr>
                  <w:tcW w:w="2041" w:type="dxa"/>
                  <w:vAlign w:val="center"/>
                </w:tcPr>
                <w:p w14:paraId="2FD3B4A5"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2025/4/24(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)~2025/7/24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67C5D875"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2.45%</w:t>
                  </w:r>
                </w:p>
              </w:tc>
              <w:tc>
                <w:tcPr>
                  <w:tcW w:w="1134" w:type="dxa"/>
                  <w:vAlign w:val="center"/>
                </w:tcPr>
                <w:p w14:paraId="2C0DFB6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91</w:t>
                  </w:r>
                </w:p>
              </w:tc>
              <w:tc>
                <w:tcPr>
                  <w:tcW w:w="567" w:type="dxa"/>
                  <w:vMerge w:val="restart"/>
                  <w:vAlign w:val="center"/>
                </w:tcPr>
                <w:p w14:paraId="2F71DA9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0</w:t>
                  </w:r>
                </w:p>
              </w:tc>
              <w:tc>
                <w:tcPr>
                  <w:tcW w:w="964" w:type="dxa"/>
                  <w:vMerge w:val="restart"/>
                  <w:vAlign w:val="center"/>
                </w:tcPr>
                <w:p w14:paraId="3DDC5DC0" w14:textId="77777777" w:rsidR="00E8424E" w:rsidRPr="008958B5" w:rsidRDefault="00E8424E" w:rsidP="00E8424E">
                  <w:pPr>
                    <w:snapToGrid w:val="0"/>
                    <w:spacing w:line="240" w:lineRule="exact"/>
                    <w:jc w:val="center"/>
                    <w:rPr>
                      <w:rFonts w:ascii="新細明體" w:eastAsia="新細明體" w:hAnsi="新細明體" w:cs="Times New Roman"/>
                      <w:color w:val="000000"/>
                      <w:sz w:val="22"/>
                    </w:rPr>
                  </w:pPr>
                  <w:r w:rsidRPr="008958B5">
                    <w:rPr>
                      <w:rFonts w:ascii="新細明體" w:eastAsia="新細明體" w:hAnsi="新細明體" w:cs="Times New Roman"/>
                      <w:color w:val="000000"/>
                      <w:sz w:val="22"/>
                    </w:rPr>
                    <w:t xml:space="preserve">          </w:t>
                  </w:r>
                  <w:r w:rsidRPr="008958B5">
                    <w:rPr>
                      <w:rFonts w:ascii="Times New Roman" w:eastAsia="標楷體" w:hAnsi="Times New Roman" w:cs="Times New Roman"/>
                      <w:color w:val="000000" w:themeColor="text1"/>
                      <w:kern w:val="0"/>
                      <w:sz w:val="18"/>
                      <w:szCs w:val="18"/>
                    </w:rPr>
                    <w:t xml:space="preserve"> 171,624</w:t>
                  </w:r>
                </w:p>
                <w:p w14:paraId="4A0568BD"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 xml:space="preserve"> </w:t>
                  </w:r>
                </w:p>
              </w:tc>
            </w:tr>
            <w:tr w:rsidR="00E8424E" w:rsidRPr="008958B5" w14:paraId="3D0D0E05" w14:textId="77777777" w:rsidTr="00A87AC6">
              <w:trPr>
                <w:trHeight w:val="522"/>
              </w:trPr>
              <w:tc>
                <w:tcPr>
                  <w:tcW w:w="654" w:type="dxa"/>
                  <w:vMerge/>
                  <w:vAlign w:val="center"/>
                </w:tcPr>
                <w:p w14:paraId="4A80FA37"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510BDEF4"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4F7521B6"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5B9B329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6BF16F4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2041" w:type="dxa"/>
                  <w:vAlign w:val="center"/>
                </w:tcPr>
                <w:p w14:paraId="2847B4A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2025/7/24(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)~2025/10/24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61E9BF22"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w:t>
                  </w:r>
                </w:p>
              </w:tc>
              <w:tc>
                <w:tcPr>
                  <w:tcW w:w="1134" w:type="dxa"/>
                  <w:vAlign w:val="center"/>
                </w:tcPr>
                <w:p w14:paraId="5F566719"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92</w:t>
                  </w:r>
                </w:p>
              </w:tc>
              <w:tc>
                <w:tcPr>
                  <w:tcW w:w="567" w:type="dxa"/>
                  <w:vMerge/>
                  <w:vAlign w:val="center"/>
                </w:tcPr>
                <w:p w14:paraId="10BE0B91" w14:textId="77777777" w:rsidR="00E8424E" w:rsidRPr="008958B5" w:rsidRDefault="00E8424E" w:rsidP="00E8424E">
                  <w:pPr>
                    <w:snapToGrid w:val="0"/>
                    <w:spacing w:line="240" w:lineRule="exact"/>
                    <w:jc w:val="center"/>
                    <w:rPr>
                      <w:rFonts w:ascii="Times New Roman" w:eastAsia="標楷體" w:hAnsi="Times New Roman" w:cs="Times New Roman"/>
                      <w:b/>
                      <w:color w:val="000000" w:themeColor="text1"/>
                      <w:kern w:val="0"/>
                      <w:sz w:val="18"/>
                      <w:szCs w:val="18"/>
                    </w:rPr>
                  </w:pPr>
                </w:p>
              </w:tc>
              <w:tc>
                <w:tcPr>
                  <w:tcW w:w="964" w:type="dxa"/>
                  <w:vMerge/>
                  <w:vAlign w:val="center"/>
                </w:tcPr>
                <w:p w14:paraId="65CE7937"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5D6138C7" w14:textId="77777777" w:rsidTr="00A87AC6">
              <w:trPr>
                <w:trHeight w:val="668"/>
              </w:trPr>
              <w:tc>
                <w:tcPr>
                  <w:tcW w:w="654" w:type="dxa"/>
                  <w:vMerge/>
                  <w:vAlign w:val="center"/>
                </w:tcPr>
                <w:p w14:paraId="38DFA3E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769F4601"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574D8EF2"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454" w:type="dxa"/>
                  <w:vMerge/>
                  <w:vAlign w:val="center"/>
                </w:tcPr>
                <w:p w14:paraId="5571BA0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06FB39ED"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2041" w:type="dxa"/>
                  <w:vAlign w:val="center"/>
                </w:tcPr>
                <w:p w14:paraId="6EE9EB39"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2025/10/24(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)~2026/1/24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1EF1D76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2.42%</w:t>
                  </w:r>
                </w:p>
              </w:tc>
              <w:tc>
                <w:tcPr>
                  <w:tcW w:w="1134" w:type="dxa"/>
                  <w:vAlign w:val="center"/>
                </w:tcPr>
                <w:p w14:paraId="3EE1614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92</w:t>
                  </w:r>
                </w:p>
              </w:tc>
              <w:tc>
                <w:tcPr>
                  <w:tcW w:w="567" w:type="dxa"/>
                  <w:vMerge/>
                  <w:vAlign w:val="center"/>
                </w:tcPr>
                <w:p w14:paraId="675D0ED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780E731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2B714B56" w14:textId="77777777" w:rsidTr="00A87AC6">
              <w:trPr>
                <w:trHeight w:val="668"/>
              </w:trPr>
              <w:tc>
                <w:tcPr>
                  <w:tcW w:w="654" w:type="dxa"/>
                  <w:vMerge/>
                  <w:vAlign w:val="center"/>
                </w:tcPr>
                <w:p w14:paraId="75CC0FD1"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3087C9DA"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64576CA9"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454" w:type="dxa"/>
                  <w:vMerge/>
                  <w:vAlign w:val="center"/>
                </w:tcPr>
                <w:p w14:paraId="08F07FA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0D5D6DCE"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2041" w:type="dxa"/>
                  <w:vAlign w:val="center"/>
                </w:tcPr>
                <w:p w14:paraId="544A264A"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2026/1/24(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)~2026/4/24(</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3BABD666"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2.55%</w:t>
                  </w:r>
                </w:p>
              </w:tc>
              <w:tc>
                <w:tcPr>
                  <w:tcW w:w="1134" w:type="dxa"/>
                  <w:vAlign w:val="center"/>
                </w:tcPr>
                <w:p w14:paraId="4A4CE80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90</w:t>
                  </w:r>
                </w:p>
              </w:tc>
              <w:tc>
                <w:tcPr>
                  <w:tcW w:w="567" w:type="dxa"/>
                  <w:vMerge/>
                  <w:vAlign w:val="center"/>
                </w:tcPr>
                <w:p w14:paraId="036D969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1E367D4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57F03904" w14:textId="77777777" w:rsidTr="00A87AC6">
              <w:trPr>
                <w:trHeight w:val="395"/>
              </w:trPr>
              <w:tc>
                <w:tcPr>
                  <w:tcW w:w="654" w:type="dxa"/>
                  <w:vMerge w:val="restart"/>
                  <w:vAlign w:val="center"/>
                </w:tcPr>
                <w:p w14:paraId="3463F8B6"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w:t>
                  </w:r>
                </w:p>
              </w:tc>
              <w:tc>
                <w:tcPr>
                  <w:tcW w:w="907" w:type="dxa"/>
                  <w:vMerge w:val="restart"/>
                  <w:vAlign w:val="center"/>
                </w:tcPr>
                <w:p w14:paraId="7A49291E"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2027/4/24</w:t>
                  </w:r>
                </w:p>
              </w:tc>
              <w:tc>
                <w:tcPr>
                  <w:tcW w:w="737" w:type="dxa"/>
                  <w:vMerge w:val="restart"/>
                  <w:vAlign w:val="center"/>
                </w:tcPr>
                <w:p w14:paraId="63BB5D48"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3.7%</w:t>
                  </w:r>
                </w:p>
              </w:tc>
              <w:tc>
                <w:tcPr>
                  <w:tcW w:w="454" w:type="dxa"/>
                  <w:vMerge w:val="restart"/>
                  <w:vAlign w:val="center"/>
                </w:tcPr>
                <w:p w14:paraId="25F676E3"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500%</w:t>
                  </w:r>
                </w:p>
              </w:tc>
              <w:tc>
                <w:tcPr>
                  <w:tcW w:w="794" w:type="dxa"/>
                  <w:vMerge w:val="restart"/>
                  <w:vAlign w:val="center"/>
                </w:tcPr>
                <w:p w14:paraId="7B3BB33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370,000</w:t>
                  </w:r>
                </w:p>
              </w:tc>
              <w:tc>
                <w:tcPr>
                  <w:tcW w:w="2041" w:type="dxa"/>
                  <w:vAlign w:val="center"/>
                </w:tcPr>
                <w:p w14:paraId="3C57FDA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2026/4/24(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)~2026/7/24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16AAEF6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2.65%</w:t>
                  </w:r>
                </w:p>
              </w:tc>
              <w:tc>
                <w:tcPr>
                  <w:tcW w:w="1134" w:type="dxa"/>
                  <w:vAlign w:val="center"/>
                </w:tcPr>
                <w:p w14:paraId="36AFD07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91</w:t>
                  </w:r>
                </w:p>
              </w:tc>
              <w:tc>
                <w:tcPr>
                  <w:tcW w:w="567" w:type="dxa"/>
                  <w:vMerge w:val="restart"/>
                  <w:vAlign w:val="center"/>
                </w:tcPr>
                <w:p w14:paraId="11DD0A9F"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0</w:t>
                  </w:r>
                </w:p>
              </w:tc>
              <w:tc>
                <w:tcPr>
                  <w:tcW w:w="964" w:type="dxa"/>
                  <w:vMerge w:val="restart"/>
                  <w:vAlign w:val="center"/>
                </w:tcPr>
                <w:p w14:paraId="67ED41BD" w14:textId="77777777" w:rsidR="00E8424E" w:rsidRPr="008958B5" w:rsidRDefault="00E8424E" w:rsidP="00E8424E">
                  <w:pPr>
                    <w:snapToGrid w:val="0"/>
                    <w:spacing w:line="240" w:lineRule="exact"/>
                    <w:jc w:val="center"/>
                    <w:rPr>
                      <w:rFonts w:ascii="新細明體" w:eastAsia="新細明體" w:hAnsi="新細明體" w:cs="Times New Roman"/>
                      <w:color w:val="000000"/>
                      <w:sz w:val="22"/>
                    </w:rPr>
                  </w:pPr>
                  <w:r w:rsidRPr="008958B5">
                    <w:rPr>
                      <w:rFonts w:ascii="新細明體" w:eastAsia="新細明體" w:hAnsi="新細明體" w:cs="Times New Roman"/>
                      <w:color w:val="000000"/>
                      <w:sz w:val="22"/>
                    </w:rPr>
                    <w:t xml:space="preserve">           </w:t>
                  </w:r>
                  <w:r w:rsidRPr="008958B5">
                    <w:rPr>
                      <w:rFonts w:ascii="Times New Roman" w:eastAsia="標楷體" w:hAnsi="Times New Roman" w:cs="Times New Roman"/>
                      <w:color w:val="000000" w:themeColor="text1"/>
                      <w:kern w:val="0"/>
                      <w:sz w:val="18"/>
                      <w:szCs w:val="18"/>
                    </w:rPr>
                    <w:t xml:space="preserve">165,395 </w:t>
                  </w:r>
                  <w:r w:rsidRPr="008958B5">
                    <w:rPr>
                      <w:rFonts w:ascii="新細明體" w:eastAsia="新細明體" w:hAnsi="新細明體" w:cs="Times New Roman"/>
                      <w:color w:val="000000"/>
                      <w:sz w:val="22"/>
                    </w:rPr>
                    <w:t xml:space="preserve"> </w:t>
                  </w:r>
                </w:p>
                <w:p w14:paraId="13FFD08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60478A41" w14:textId="77777777" w:rsidTr="00A87AC6">
              <w:trPr>
                <w:trHeight w:val="522"/>
              </w:trPr>
              <w:tc>
                <w:tcPr>
                  <w:tcW w:w="654" w:type="dxa"/>
                  <w:vMerge/>
                  <w:vAlign w:val="center"/>
                </w:tcPr>
                <w:p w14:paraId="35C82419"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5A1D9E29"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3D4964E2"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43B011B6"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54A44443"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p>
              </w:tc>
              <w:tc>
                <w:tcPr>
                  <w:tcW w:w="2041" w:type="dxa"/>
                  <w:vAlign w:val="center"/>
                </w:tcPr>
                <w:p w14:paraId="3CDBB3AE"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2026/7/24(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)~2026/10/24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5388DEEB"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2.68%</w:t>
                  </w:r>
                </w:p>
              </w:tc>
              <w:tc>
                <w:tcPr>
                  <w:tcW w:w="1134" w:type="dxa"/>
                  <w:vAlign w:val="center"/>
                </w:tcPr>
                <w:p w14:paraId="44DCCCDD"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92</w:t>
                  </w:r>
                </w:p>
              </w:tc>
              <w:tc>
                <w:tcPr>
                  <w:tcW w:w="567" w:type="dxa"/>
                  <w:vMerge/>
                  <w:vAlign w:val="center"/>
                </w:tcPr>
                <w:p w14:paraId="65AC1EE9"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172ACEAD"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1620E4BE" w14:textId="77777777" w:rsidTr="00A87AC6">
              <w:trPr>
                <w:trHeight w:val="522"/>
              </w:trPr>
              <w:tc>
                <w:tcPr>
                  <w:tcW w:w="654" w:type="dxa"/>
                  <w:vMerge/>
                  <w:vAlign w:val="center"/>
                </w:tcPr>
                <w:p w14:paraId="338FBD6D"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2C62C1F6"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63B7B928"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1A47159D"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3414F8F5"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p>
              </w:tc>
              <w:tc>
                <w:tcPr>
                  <w:tcW w:w="2041" w:type="dxa"/>
                  <w:vAlign w:val="center"/>
                </w:tcPr>
                <w:p w14:paraId="239FAF70"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2026/10/24(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)~2027/1/24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401A2CC3"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2.40%</w:t>
                  </w:r>
                </w:p>
              </w:tc>
              <w:tc>
                <w:tcPr>
                  <w:tcW w:w="1134" w:type="dxa"/>
                  <w:vAlign w:val="center"/>
                </w:tcPr>
                <w:p w14:paraId="4733FCD9"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92</w:t>
                  </w:r>
                </w:p>
              </w:tc>
              <w:tc>
                <w:tcPr>
                  <w:tcW w:w="567" w:type="dxa"/>
                  <w:vMerge/>
                  <w:vAlign w:val="center"/>
                </w:tcPr>
                <w:p w14:paraId="3077D9A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00E61784"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705B7848" w14:textId="77777777" w:rsidTr="00A87AC6">
              <w:trPr>
                <w:trHeight w:val="522"/>
              </w:trPr>
              <w:tc>
                <w:tcPr>
                  <w:tcW w:w="654" w:type="dxa"/>
                  <w:vMerge/>
                  <w:vAlign w:val="center"/>
                </w:tcPr>
                <w:p w14:paraId="06F412F0"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5C872BDC"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48AA6EA0"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4D62CE3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628EB307"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p>
              </w:tc>
              <w:tc>
                <w:tcPr>
                  <w:tcW w:w="2041" w:type="dxa"/>
                  <w:vAlign w:val="center"/>
                </w:tcPr>
                <w:p w14:paraId="17770E9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2027/1/24(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)~2027/4/24(</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4D7700FB"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2.50%</w:t>
                  </w:r>
                </w:p>
              </w:tc>
              <w:tc>
                <w:tcPr>
                  <w:tcW w:w="1134" w:type="dxa"/>
                  <w:vAlign w:val="center"/>
                </w:tcPr>
                <w:p w14:paraId="696D866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90</w:t>
                  </w:r>
                </w:p>
              </w:tc>
              <w:tc>
                <w:tcPr>
                  <w:tcW w:w="567" w:type="dxa"/>
                  <w:vMerge/>
                  <w:vAlign w:val="center"/>
                </w:tcPr>
                <w:p w14:paraId="29C93857"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27833A2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48BEC6D7" w14:textId="77777777" w:rsidTr="00A87AC6">
              <w:trPr>
                <w:trHeight w:val="522"/>
              </w:trPr>
              <w:tc>
                <w:tcPr>
                  <w:tcW w:w="654" w:type="dxa"/>
                  <w:vMerge w:val="restart"/>
                  <w:vAlign w:val="center"/>
                </w:tcPr>
                <w:p w14:paraId="00225B3F"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w:t>
                  </w:r>
                </w:p>
              </w:tc>
              <w:tc>
                <w:tcPr>
                  <w:tcW w:w="907" w:type="dxa"/>
                  <w:vMerge w:val="restart"/>
                  <w:vAlign w:val="center"/>
                </w:tcPr>
                <w:p w14:paraId="41132161"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2028/4/24</w:t>
                  </w:r>
                </w:p>
              </w:tc>
              <w:tc>
                <w:tcPr>
                  <w:tcW w:w="737" w:type="dxa"/>
                  <w:vMerge w:val="restart"/>
                  <w:vAlign w:val="center"/>
                </w:tcPr>
                <w:p w14:paraId="15F46780" w14:textId="77777777" w:rsidR="00E8424E" w:rsidRPr="008958B5" w:rsidRDefault="00E8424E" w:rsidP="00E8424E">
                  <w:pPr>
                    <w:spacing w:line="240" w:lineRule="exact"/>
                    <w:jc w:val="center"/>
                    <w:rPr>
                      <w:rFonts w:ascii="Times New Roman" w:hAnsi="Times New Roman" w:cs="Times New Roman"/>
                      <w:color w:val="000000"/>
                      <w:sz w:val="18"/>
                      <w:szCs w:val="18"/>
                    </w:rPr>
                  </w:pPr>
                  <w:r w:rsidRPr="008958B5">
                    <w:rPr>
                      <w:rFonts w:ascii="Times New Roman" w:hAnsi="Times New Roman" w:cs="Times New Roman"/>
                      <w:color w:val="000000"/>
                      <w:sz w:val="18"/>
                      <w:szCs w:val="18"/>
                    </w:rPr>
                    <w:t>3.7%</w:t>
                  </w:r>
                </w:p>
              </w:tc>
              <w:tc>
                <w:tcPr>
                  <w:tcW w:w="454" w:type="dxa"/>
                  <w:vMerge w:val="restart"/>
                  <w:vAlign w:val="center"/>
                </w:tcPr>
                <w:p w14:paraId="5C335285"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500%</w:t>
                  </w:r>
                </w:p>
              </w:tc>
              <w:tc>
                <w:tcPr>
                  <w:tcW w:w="794" w:type="dxa"/>
                  <w:vMerge w:val="restart"/>
                  <w:vAlign w:val="center"/>
                </w:tcPr>
                <w:p w14:paraId="37F19AEC"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r w:rsidRPr="008958B5">
                    <w:rPr>
                      <w:rFonts w:ascii="Times New Roman" w:hAnsi="Times New Roman" w:cs="Times New Roman"/>
                      <w:color w:val="000000"/>
                      <w:sz w:val="18"/>
                      <w:szCs w:val="18"/>
                    </w:rPr>
                    <w:t>370,000</w:t>
                  </w:r>
                </w:p>
              </w:tc>
              <w:tc>
                <w:tcPr>
                  <w:tcW w:w="2041" w:type="dxa"/>
                  <w:vAlign w:val="center"/>
                </w:tcPr>
                <w:p w14:paraId="4AD12B12"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2027/4/24(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)~2027/7/24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556E3B7D"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2.58%</w:t>
                  </w:r>
                </w:p>
              </w:tc>
              <w:tc>
                <w:tcPr>
                  <w:tcW w:w="1134" w:type="dxa"/>
                  <w:vAlign w:val="center"/>
                </w:tcPr>
                <w:p w14:paraId="00ECFE1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91</w:t>
                  </w:r>
                </w:p>
              </w:tc>
              <w:tc>
                <w:tcPr>
                  <w:tcW w:w="567" w:type="dxa"/>
                  <w:vMerge w:val="restart"/>
                  <w:vAlign w:val="center"/>
                </w:tcPr>
                <w:p w14:paraId="1EDD2787"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restart"/>
                  <w:vAlign w:val="center"/>
                </w:tcPr>
                <w:p w14:paraId="25423818" w14:textId="6E4CCF47" w:rsidR="00E8424E" w:rsidRPr="008958B5" w:rsidRDefault="00E8424E" w:rsidP="00E8424E">
                  <w:pPr>
                    <w:snapToGrid w:val="0"/>
                    <w:spacing w:line="240" w:lineRule="exact"/>
                    <w:jc w:val="center"/>
                    <w:rPr>
                      <w:rFonts w:ascii="新細明體" w:eastAsia="新細明體" w:hAnsi="新細明體" w:cs="Times New Roman"/>
                      <w:color w:val="000000"/>
                      <w:sz w:val="22"/>
                    </w:rPr>
                  </w:pPr>
                  <w:r w:rsidRPr="008958B5">
                    <w:rPr>
                      <w:rFonts w:ascii="新細明體" w:eastAsia="新細明體" w:hAnsi="新細明體" w:cs="Times New Roman"/>
                      <w:color w:val="000000"/>
                      <w:sz w:val="22"/>
                    </w:rPr>
                    <w:t xml:space="preserve">          </w:t>
                  </w:r>
                  <w:r w:rsidRPr="008958B5">
                    <w:rPr>
                      <w:rFonts w:ascii="Times New Roman" w:eastAsia="標楷體" w:hAnsi="Times New Roman" w:cs="Times New Roman"/>
                      <w:color w:val="000000" w:themeColor="text1"/>
                      <w:kern w:val="0"/>
                      <w:sz w:val="18"/>
                      <w:szCs w:val="18"/>
                    </w:rPr>
                    <w:t xml:space="preserve">  </w:t>
                  </w:r>
                  <w:r w:rsidRPr="008958B5">
                    <w:rPr>
                      <w:rFonts w:ascii="新細明體" w:eastAsia="新細明體" w:hAnsi="新細明體" w:cs="Times New Roman"/>
                      <w:color w:val="000000"/>
                      <w:sz w:val="22"/>
                    </w:rPr>
                    <w:t xml:space="preserve"> </w:t>
                  </w:r>
                </w:p>
                <w:p w14:paraId="786EABB9" w14:textId="05A0B0A2" w:rsidR="00E8424E" w:rsidRPr="008958B5" w:rsidRDefault="004478BB" w:rsidP="006E16F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167</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07</w:t>
                  </w:r>
                  <w:r w:rsidR="006E16FE" w:rsidRPr="008958B5">
                    <w:rPr>
                      <w:rFonts w:ascii="Times New Roman" w:eastAsia="標楷體" w:hAnsi="Times New Roman" w:cs="Times New Roman"/>
                      <w:color w:val="000000" w:themeColor="text1"/>
                      <w:kern w:val="0"/>
                      <w:sz w:val="18"/>
                      <w:szCs w:val="18"/>
                    </w:rPr>
                    <w:t>2</w:t>
                  </w:r>
                </w:p>
              </w:tc>
            </w:tr>
            <w:tr w:rsidR="00E8424E" w:rsidRPr="008958B5" w14:paraId="7872BE22" w14:textId="77777777" w:rsidTr="00A87AC6">
              <w:trPr>
                <w:trHeight w:val="522"/>
              </w:trPr>
              <w:tc>
                <w:tcPr>
                  <w:tcW w:w="654" w:type="dxa"/>
                  <w:vMerge/>
                  <w:vAlign w:val="center"/>
                </w:tcPr>
                <w:p w14:paraId="59DEF441"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594D4CC2"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0586A4F1"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19726BB3"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559A63B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2041" w:type="dxa"/>
                  <w:vAlign w:val="center"/>
                </w:tcPr>
                <w:p w14:paraId="1EEFDAA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2027/7/24(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)~2027/10/24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72A38EC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2.60%</w:t>
                  </w:r>
                </w:p>
              </w:tc>
              <w:tc>
                <w:tcPr>
                  <w:tcW w:w="1134" w:type="dxa"/>
                  <w:vAlign w:val="center"/>
                </w:tcPr>
                <w:p w14:paraId="07A97A4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92</w:t>
                  </w:r>
                </w:p>
              </w:tc>
              <w:tc>
                <w:tcPr>
                  <w:tcW w:w="567" w:type="dxa"/>
                  <w:vMerge/>
                  <w:vAlign w:val="center"/>
                </w:tcPr>
                <w:p w14:paraId="0BC3E329" w14:textId="77777777" w:rsidR="00E8424E" w:rsidRPr="008958B5" w:rsidRDefault="00E8424E" w:rsidP="00E8424E">
                  <w:pPr>
                    <w:snapToGrid w:val="0"/>
                    <w:spacing w:line="240" w:lineRule="exact"/>
                    <w:jc w:val="center"/>
                    <w:rPr>
                      <w:rFonts w:ascii="Times New Roman" w:eastAsia="標楷體" w:hAnsi="Times New Roman" w:cs="Times New Roman"/>
                      <w:b/>
                      <w:color w:val="000000" w:themeColor="text1"/>
                      <w:kern w:val="0"/>
                      <w:sz w:val="18"/>
                      <w:szCs w:val="18"/>
                    </w:rPr>
                  </w:pPr>
                </w:p>
              </w:tc>
              <w:tc>
                <w:tcPr>
                  <w:tcW w:w="964" w:type="dxa"/>
                  <w:vMerge/>
                  <w:vAlign w:val="center"/>
                </w:tcPr>
                <w:p w14:paraId="74EE63AC" w14:textId="77777777" w:rsidR="00E8424E" w:rsidRPr="008958B5" w:rsidRDefault="00E8424E" w:rsidP="00E8424E">
                  <w:pPr>
                    <w:snapToGrid w:val="0"/>
                    <w:spacing w:line="240" w:lineRule="exact"/>
                    <w:jc w:val="center"/>
                    <w:rPr>
                      <w:rFonts w:ascii="Times New Roman" w:hAnsi="Times New Roman" w:cs="Times New Roman"/>
                      <w:b/>
                      <w:color w:val="000000"/>
                      <w:sz w:val="18"/>
                      <w:szCs w:val="18"/>
                    </w:rPr>
                  </w:pPr>
                </w:p>
              </w:tc>
            </w:tr>
            <w:tr w:rsidR="00E8424E" w:rsidRPr="008958B5" w14:paraId="45404A11" w14:textId="77777777" w:rsidTr="00A87AC6">
              <w:trPr>
                <w:trHeight w:val="668"/>
              </w:trPr>
              <w:tc>
                <w:tcPr>
                  <w:tcW w:w="654" w:type="dxa"/>
                  <w:vMerge/>
                  <w:vAlign w:val="center"/>
                </w:tcPr>
                <w:p w14:paraId="64F519E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29EFC75A"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6EBF9B03"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454" w:type="dxa"/>
                  <w:vMerge/>
                  <w:vAlign w:val="center"/>
                </w:tcPr>
                <w:p w14:paraId="47AAC1B1"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7CD58A06"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2041" w:type="dxa"/>
                  <w:vAlign w:val="center"/>
                </w:tcPr>
                <w:p w14:paraId="271D0982"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202710/24(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)~2028/1/24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2002877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2.34%</w:t>
                  </w:r>
                </w:p>
              </w:tc>
              <w:tc>
                <w:tcPr>
                  <w:tcW w:w="1134" w:type="dxa"/>
                  <w:vAlign w:val="center"/>
                </w:tcPr>
                <w:p w14:paraId="1C146FE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92</w:t>
                  </w:r>
                </w:p>
              </w:tc>
              <w:tc>
                <w:tcPr>
                  <w:tcW w:w="567" w:type="dxa"/>
                  <w:vMerge/>
                  <w:vAlign w:val="center"/>
                </w:tcPr>
                <w:p w14:paraId="57167C5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14ACD3A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521376FB" w14:textId="77777777" w:rsidTr="00A87AC6">
              <w:trPr>
                <w:trHeight w:val="668"/>
              </w:trPr>
              <w:tc>
                <w:tcPr>
                  <w:tcW w:w="654" w:type="dxa"/>
                  <w:vMerge/>
                  <w:vAlign w:val="center"/>
                </w:tcPr>
                <w:p w14:paraId="4E6641F2"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43FCBD9A"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52028ADF"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454" w:type="dxa"/>
                  <w:vMerge/>
                  <w:vAlign w:val="center"/>
                </w:tcPr>
                <w:p w14:paraId="46966341"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126A911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2041" w:type="dxa"/>
                  <w:vAlign w:val="center"/>
                </w:tcPr>
                <w:p w14:paraId="1D4C654A"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2028/1/24(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)~2028/4/24(</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16D68421"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2.60%</w:t>
                  </w:r>
                </w:p>
              </w:tc>
              <w:tc>
                <w:tcPr>
                  <w:tcW w:w="1134" w:type="dxa"/>
                  <w:vAlign w:val="center"/>
                </w:tcPr>
                <w:p w14:paraId="3E979AF7"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91</w:t>
                  </w:r>
                </w:p>
              </w:tc>
              <w:tc>
                <w:tcPr>
                  <w:tcW w:w="567" w:type="dxa"/>
                  <w:vMerge/>
                  <w:vAlign w:val="center"/>
                </w:tcPr>
                <w:p w14:paraId="5920B95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57722C1F"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46565C" w:rsidRPr="008958B5" w14:paraId="651CDC7F" w14:textId="77777777" w:rsidTr="0046565C">
              <w:tblPrEx>
                <w:tblW w:w="8252"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PrExChange w:id="151" w:author="林心羽" w:date="2024-10-22T12:28:00Z">
                  <w:tblPrEx>
                    <w:tblW w:w="8252"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PrEx>
                </w:tblPrExChange>
              </w:tblPrEx>
              <w:trPr>
                <w:trHeight w:val="668"/>
                <w:ins w:id="152" w:author="林心羽" w:date="2024-10-22T12:27:00Z"/>
                <w:trPrChange w:id="153" w:author="林心羽" w:date="2024-10-22T12:28:00Z">
                  <w:trPr>
                    <w:trHeight w:val="668"/>
                  </w:trPr>
                </w:trPrChange>
              </w:trPr>
              <w:tc>
                <w:tcPr>
                  <w:tcW w:w="654" w:type="dxa"/>
                  <w:vMerge w:val="restart"/>
                  <w:shd w:val="clear" w:color="auto" w:fill="auto"/>
                  <w:vAlign w:val="center"/>
                  <w:tcPrChange w:id="154" w:author="林心羽" w:date="2024-10-22T12:28:00Z">
                    <w:tcPr>
                      <w:tcW w:w="654" w:type="dxa"/>
                      <w:vMerge w:val="restart"/>
                      <w:vAlign w:val="center"/>
                    </w:tcPr>
                  </w:tcPrChange>
                </w:tcPr>
                <w:p w14:paraId="47809605" w14:textId="76C9057F" w:rsidR="0046565C" w:rsidRPr="008958B5" w:rsidRDefault="0046565C" w:rsidP="0046565C">
                  <w:pPr>
                    <w:autoSpaceDE w:val="0"/>
                    <w:autoSpaceDN w:val="0"/>
                    <w:adjustRightInd w:val="0"/>
                    <w:spacing w:line="240" w:lineRule="exact"/>
                    <w:jc w:val="center"/>
                    <w:rPr>
                      <w:ins w:id="155" w:author="林心羽" w:date="2024-10-22T12:27:00Z"/>
                      <w:rFonts w:ascii="Times New Roman" w:eastAsia="標楷體" w:hAnsi="Times New Roman" w:cs="Times New Roman"/>
                      <w:color w:val="000000" w:themeColor="text1"/>
                      <w:kern w:val="0"/>
                      <w:sz w:val="18"/>
                      <w:szCs w:val="18"/>
                    </w:rPr>
                  </w:pPr>
                  <w:ins w:id="156" w:author="林心羽" w:date="2024-10-22T12:28:00Z">
                    <w:r>
                      <w:rPr>
                        <w:rFonts w:ascii="Times New Roman" w:eastAsia="標楷體" w:hAnsi="Times New Roman" w:cs="Times New Roman" w:hint="eastAsia"/>
                        <w:color w:val="000000" w:themeColor="text1"/>
                        <w:kern w:val="0"/>
                        <w:sz w:val="18"/>
                        <w:szCs w:val="18"/>
                      </w:rPr>
                      <w:t>2</w:t>
                    </w:r>
                  </w:ins>
                </w:p>
              </w:tc>
              <w:tc>
                <w:tcPr>
                  <w:tcW w:w="907" w:type="dxa"/>
                  <w:vMerge w:val="restart"/>
                  <w:vAlign w:val="center"/>
                  <w:tcPrChange w:id="157" w:author="林心羽" w:date="2024-10-22T12:28:00Z">
                    <w:tcPr>
                      <w:tcW w:w="907" w:type="dxa"/>
                      <w:vMerge w:val="restart"/>
                      <w:vAlign w:val="center"/>
                    </w:tcPr>
                  </w:tcPrChange>
                </w:tcPr>
                <w:p w14:paraId="2B0813FD" w14:textId="18E4D00D" w:rsidR="0046565C" w:rsidRPr="008958B5" w:rsidRDefault="0046565C" w:rsidP="0046565C">
                  <w:pPr>
                    <w:spacing w:line="240" w:lineRule="exact"/>
                    <w:jc w:val="center"/>
                    <w:rPr>
                      <w:ins w:id="158" w:author="林心羽" w:date="2024-10-22T12:27:00Z"/>
                      <w:rFonts w:ascii="Times New Roman" w:eastAsia="標楷體" w:hAnsi="Times New Roman" w:cs="Times New Roman"/>
                      <w:color w:val="000000" w:themeColor="text1"/>
                      <w:kern w:val="0"/>
                      <w:sz w:val="18"/>
                      <w:szCs w:val="18"/>
                    </w:rPr>
                  </w:pPr>
                  <w:ins w:id="159" w:author="林心羽" w:date="2024-10-22T12:28:00Z">
                    <w:r>
                      <w:rPr>
                        <w:rFonts w:ascii="Times New Roman" w:eastAsia="標楷體" w:hAnsi="Times New Roman" w:cs="Times New Roman" w:hint="eastAsia"/>
                        <w:color w:val="000000" w:themeColor="text1"/>
                        <w:kern w:val="0"/>
                        <w:sz w:val="18"/>
                        <w:szCs w:val="18"/>
                      </w:rPr>
                      <w:t>2029/4/24</w:t>
                    </w:r>
                  </w:ins>
                </w:p>
              </w:tc>
              <w:tc>
                <w:tcPr>
                  <w:tcW w:w="737" w:type="dxa"/>
                  <w:vMerge w:val="restart"/>
                  <w:shd w:val="clear" w:color="auto" w:fill="auto"/>
                  <w:vAlign w:val="center"/>
                  <w:tcPrChange w:id="160" w:author="林心羽" w:date="2024-10-22T12:28:00Z">
                    <w:tcPr>
                      <w:tcW w:w="737" w:type="dxa"/>
                      <w:vMerge w:val="restart"/>
                      <w:vAlign w:val="center"/>
                    </w:tcPr>
                  </w:tcPrChange>
                </w:tcPr>
                <w:p w14:paraId="6FF38B80" w14:textId="1D0E4064" w:rsidR="0046565C" w:rsidRPr="008958B5" w:rsidRDefault="0046565C" w:rsidP="0046565C">
                  <w:pPr>
                    <w:spacing w:line="240" w:lineRule="exact"/>
                    <w:jc w:val="center"/>
                    <w:rPr>
                      <w:ins w:id="161" w:author="林心羽" w:date="2024-10-22T12:27:00Z"/>
                      <w:rFonts w:ascii="Times New Roman" w:eastAsia="標楷體" w:hAnsi="Times New Roman" w:cs="Times New Roman"/>
                      <w:color w:val="000000" w:themeColor="text1"/>
                      <w:kern w:val="0"/>
                      <w:sz w:val="18"/>
                      <w:szCs w:val="18"/>
                    </w:rPr>
                  </w:pPr>
                  <w:ins w:id="162" w:author="林心羽" w:date="2024-10-22T12:28:00Z">
                    <w:r>
                      <w:rPr>
                        <w:rFonts w:ascii="Times New Roman" w:hAnsi="Times New Roman" w:cs="Times New Roman" w:hint="eastAsia"/>
                        <w:color w:val="000000"/>
                        <w:sz w:val="18"/>
                        <w:szCs w:val="18"/>
                      </w:rPr>
                      <w:t>3</w:t>
                    </w:r>
                    <w:r w:rsidRPr="00ED4E29">
                      <w:rPr>
                        <w:rFonts w:ascii="Times New Roman" w:hAnsi="Times New Roman" w:cs="Times New Roman" w:hint="eastAsia"/>
                        <w:color w:val="000000"/>
                        <w:sz w:val="18"/>
                        <w:szCs w:val="18"/>
                      </w:rPr>
                      <w:t>.7%</w:t>
                    </w:r>
                  </w:ins>
                </w:p>
              </w:tc>
              <w:tc>
                <w:tcPr>
                  <w:tcW w:w="454" w:type="dxa"/>
                  <w:vMerge w:val="restart"/>
                  <w:shd w:val="clear" w:color="auto" w:fill="auto"/>
                  <w:vAlign w:val="center"/>
                  <w:tcPrChange w:id="163" w:author="林心羽" w:date="2024-10-22T12:28:00Z">
                    <w:tcPr>
                      <w:tcW w:w="454" w:type="dxa"/>
                      <w:vMerge w:val="restart"/>
                      <w:vAlign w:val="center"/>
                    </w:tcPr>
                  </w:tcPrChange>
                </w:tcPr>
                <w:p w14:paraId="6D3BAF59" w14:textId="46C9029C" w:rsidR="0046565C" w:rsidRPr="008958B5" w:rsidRDefault="0046565C" w:rsidP="0046565C">
                  <w:pPr>
                    <w:autoSpaceDE w:val="0"/>
                    <w:autoSpaceDN w:val="0"/>
                    <w:adjustRightInd w:val="0"/>
                    <w:spacing w:line="240" w:lineRule="exact"/>
                    <w:jc w:val="center"/>
                    <w:rPr>
                      <w:ins w:id="164" w:author="林心羽" w:date="2024-10-22T12:27:00Z"/>
                      <w:rFonts w:ascii="Times New Roman" w:eastAsia="標楷體" w:hAnsi="Times New Roman" w:cs="Times New Roman"/>
                      <w:color w:val="000000" w:themeColor="text1"/>
                      <w:kern w:val="0"/>
                      <w:sz w:val="18"/>
                      <w:szCs w:val="18"/>
                    </w:rPr>
                  </w:pPr>
                  <w:ins w:id="165" w:author="林心羽" w:date="2024-10-22T12:28:00Z">
                    <w:r>
                      <w:rPr>
                        <w:rFonts w:ascii="Times New Roman" w:eastAsia="標楷體" w:hAnsi="Times New Roman" w:cs="Times New Roman" w:hint="eastAsia"/>
                        <w:color w:val="000000" w:themeColor="text1"/>
                        <w:kern w:val="0"/>
                        <w:sz w:val="18"/>
                        <w:szCs w:val="18"/>
                      </w:rPr>
                      <w:t>500%</w:t>
                    </w:r>
                  </w:ins>
                </w:p>
              </w:tc>
              <w:tc>
                <w:tcPr>
                  <w:tcW w:w="794" w:type="dxa"/>
                  <w:vMerge w:val="restart"/>
                  <w:vAlign w:val="center"/>
                  <w:tcPrChange w:id="166" w:author="林心羽" w:date="2024-10-22T12:28:00Z">
                    <w:tcPr>
                      <w:tcW w:w="794" w:type="dxa"/>
                      <w:vMerge w:val="restart"/>
                      <w:vAlign w:val="center"/>
                    </w:tcPr>
                  </w:tcPrChange>
                </w:tcPr>
                <w:p w14:paraId="25C2E14B" w14:textId="2876030C" w:rsidR="0046565C" w:rsidRPr="008958B5" w:rsidRDefault="0046565C" w:rsidP="0046565C">
                  <w:pPr>
                    <w:autoSpaceDE w:val="0"/>
                    <w:autoSpaceDN w:val="0"/>
                    <w:adjustRightInd w:val="0"/>
                    <w:spacing w:line="240" w:lineRule="exact"/>
                    <w:jc w:val="center"/>
                    <w:rPr>
                      <w:ins w:id="167" w:author="林心羽" w:date="2024-10-22T12:27:00Z"/>
                      <w:rFonts w:ascii="Times New Roman" w:eastAsia="標楷體" w:hAnsi="Times New Roman" w:cs="Times New Roman"/>
                      <w:color w:val="000000" w:themeColor="text1"/>
                      <w:kern w:val="0"/>
                      <w:sz w:val="18"/>
                      <w:szCs w:val="18"/>
                    </w:rPr>
                  </w:pPr>
                  <w:ins w:id="168" w:author="林心羽" w:date="2024-10-22T12:28:00Z">
                    <w:r>
                      <w:rPr>
                        <w:rFonts w:ascii="Times New Roman" w:hAnsi="Times New Roman" w:cs="Times New Roman" w:hint="eastAsia"/>
                        <w:color w:val="000000"/>
                        <w:sz w:val="18"/>
                        <w:szCs w:val="18"/>
                      </w:rPr>
                      <w:t>3</w:t>
                    </w:r>
                    <w:r w:rsidRPr="003C4658">
                      <w:rPr>
                        <w:rFonts w:ascii="Times New Roman" w:hAnsi="Times New Roman" w:cs="Times New Roman" w:hint="eastAsia"/>
                        <w:color w:val="000000"/>
                        <w:sz w:val="18"/>
                        <w:szCs w:val="18"/>
                      </w:rPr>
                      <w:t>7</w:t>
                    </w:r>
                    <w:r w:rsidRPr="003C4658">
                      <w:rPr>
                        <w:rFonts w:ascii="Times New Roman" w:hAnsi="Times New Roman" w:cs="Times New Roman"/>
                        <w:color w:val="000000"/>
                        <w:sz w:val="18"/>
                        <w:szCs w:val="18"/>
                      </w:rPr>
                      <w:t>0</w:t>
                    </w:r>
                    <w:r w:rsidRPr="003C4658">
                      <w:rPr>
                        <w:rFonts w:ascii="Times New Roman" w:hAnsi="Times New Roman" w:cs="Times New Roman" w:hint="eastAsia"/>
                        <w:color w:val="000000"/>
                        <w:sz w:val="18"/>
                        <w:szCs w:val="18"/>
                      </w:rPr>
                      <w:t>,000</w:t>
                    </w:r>
                  </w:ins>
                </w:p>
              </w:tc>
              <w:tc>
                <w:tcPr>
                  <w:tcW w:w="2041" w:type="dxa"/>
                  <w:tcBorders>
                    <w:top w:val="single" w:sz="4" w:space="0" w:color="auto"/>
                  </w:tcBorders>
                  <w:vAlign w:val="center"/>
                  <w:tcPrChange w:id="169" w:author="林心羽" w:date="2024-10-22T12:28:00Z">
                    <w:tcPr>
                      <w:tcW w:w="2041" w:type="dxa"/>
                      <w:vAlign w:val="center"/>
                    </w:tcPr>
                  </w:tcPrChange>
                </w:tcPr>
                <w:p w14:paraId="525FBE2C" w14:textId="77777777" w:rsidR="0046565C" w:rsidRPr="004D4D34" w:rsidRDefault="0046565C" w:rsidP="0046565C">
                  <w:pPr>
                    <w:autoSpaceDE w:val="0"/>
                    <w:autoSpaceDN w:val="0"/>
                    <w:adjustRightInd w:val="0"/>
                    <w:spacing w:line="240" w:lineRule="exact"/>
                    <w:jc w:val="center"/>
                    <w:rPr>
                      <w:ins w:id="170" w:author="林心羽" w:date="2024-10-22T12:28:00Z"/>
                      <w:rFonts w:ascii="Times New Roman" w:eastAsia="標楷體" w:hAnsi="Times New Roman" w:cs="Times New Roman"/>
                      <w:color w:val="000000" w:themeColor="text1"/>
                      <w:kern w:val="0"/>
                      <w:sz w:val="18"/>
                      <w:szCs w:val="18"/>
                    </w:rPr>
                  </w:pPr>
                  <w:ins w:id="171" w:author="林心羽" w:date="2024-10-22T12:28:00Z">
                    <w:r w:rsidRPr="008D5027">
                      <w:rPr>
                        <w:rFonts w:ascii="Times New Roman" w:eastAsia="標楷體" w:hAnsi="Times New Roman" w:cs="Times New Roman"/>
                        <w:color w:val="000000" w:themeColor="text1"/>
                        <w:kern w:val="0"/>
                        <w:sz w:val="18"/>
                        <w:szCs w:val="18"/>
                      </w:rPr>
                      <w:t>202</w:t>
                    </w:r>
                    <w:r>
                      <w:rPr>
                        <w:rFonts w:ascii="Times New Roman" w:eastAsia="標楷體" w:hAnsi="Times New Roman" w:cs="Times New Roman" w:hint="eastAsia"/>
                        <w:color w:val="000000" w:themeColor="text1"/>
                        <w:kern w:val="0"/>
                        <w:sz w:val="18"/>
                        <w:szCs w:val="18"/>
                      </w:rPr>
                      <w:t>8</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hint="eastAsia"/>
                        <w:color w:val="000000" w:themeColor="text1"/>
                        <w:kern w:val="0"/>
                        <w:sz w:val="18"/>
                        <w:szCs w:val="18"/>
                      </w:rPr>
                      <w:t>4</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color w:val="000000" w:themeColor="text1"/>
                        <w:kern w:val="0"/>
                        <w:sz w:val="18"/>
                        <w:szCs w:val="18"/>
                      </w:rPr>
                      <w:t>2</w:t>
                    </w:r>
                    <w:r>
                      <w:rPr>
                        <w:rFonts w:ascii="Times New Roman" w:eastAsia="標楷體" w:hAnsi="Times New Roman" w:cs="Times New Roman" w:hint="eastAsia"/>
                        <w:color w:val="000000" w:themeColor="text1"/>
                        <w:kern w:val="0"/>
                        <w:sz w:val="18"/>
                        <w:szCs w:val="18"/>
                      </w:rPr>
                      <w:t>4</w:t>
                    </w:r>
                    <w:r w:rsidRPr="008D5027">
                      <w:rPr>
                        <w:rFonts w:ascii="Times New Roman" w:eastAsia="標楷體" w:hAnsi="Times New Roman" w:cs="Times New Roman"/>
                        <w:color w:val="000000" w:themeColor="text1"/>
                        <w:kern w:val="0"/>
                        <w:sz w:val="18"/>
                        <w:szCs w:val="18"/>
                      </w:rPr>
                      <w:t>(</w:t>
                    </w:r>
                    <w:r w:rsidRPr="008D5027">
                      <w:rPr>
                        <w:rFonts w:ascii="Times New Roman" w:eastAsia="標楷體" w:hAnsi="Times New Roman" w:cs="Times New Roman" w:hint="eastAsia"/>
                        <w:color w:val="000000" w:themeColor="text1"/>
                        <w:kern w:val="0"/>
                        <w:sz w:val="18"/>
                        <w:szCs w:val="18"/>
                      </w:rPr>
                      <w:t>含</w:t>
                    </w:r>
                    <w:r w:rsidRPr="008D5027">
                      <w:rPr>
                        <w:rFonts w:ascii="Times New Roman" w:eastAsia="標楷體" w:hAnsi="Times New Roman" w:cs="Times New Roman"/>
                        <w:color w:val="000000" w:themeColor="text1"/>
                        <w:kern w:val="0"/>
                        <w:sz w:val="18"/>
                        <w:szCs w:val="18"/>
                      </w:rPr>
                      <w:t>)~202</w:t>
                    </w:r>
                    <w:r>
                      <w:rPr>
                        <w:rFonts w:ascii="Times New Roman" w:eastAsia="標楷體" w:hAnsi="Times New Roman" w:cs="Times New Roman" w:hint="eastAsia"/>
                        <w:color w:val="000000" w:themeColor="text1"/>
                        <w:kern w:val="0"/>
                        <w:sz w:val="18"/>
                        <w:szCs w:val="18"/>
                      </w:rPr>
                      <w:t>8</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hint="eastAsia"/>
                        <w:color w:val="000000" w:themeColor="text1"/>
                        <w:kern w:val="0"/>
                        <w:sz w:val="18"/>
                        <w:szCs w:val="18"/>
                      </w:rPr>
                      <w:t>7</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color w:val="000000" w:themeColor="text1"/>
                        <w:kern w:val="0"/>
                        <w:sz w:val="18"/>
                        <w:szCs w:val="18"/>
                      </w:rPr>
                      <w:t>2</w:t>
                    </w:r>
                    <w:r>
                      <w:rPr>
                        <w:rFonts w:ascii="Times New Roman" w:eastAsia="標楷體" w:hAnsi="Times New Roman" w:cs="Times New Roman" w:hint="eastAsia"/>
                        <w:color w:val="000000" w:themeColor="text1"/>
                        <w:kern w:val="0"/>
                        <w:sz w:val="18"/>
                        <w:szCs w:val="18"/>
                      </w:rPr>
                      <w:t>4</w:t>
                    </w:r>
                    <w:r w:rsidRPr="008D5027">
                      <w:rPr>
                        <w:rFonts w:ascii="Times New Roman" w:eastAsia="標楷體" w:hAnsi="Times New Roman" w:cs="Times New Roman"/>
                        <w:color w:val="000000" w:themeColor="text1"/>
                        <w:kern w:val="0"/>
                        <w:sz w:val="18"/>
                        <w:szCs w:val="18"/>
                      </w:rPr>
                      <w:t xml:space="preserve"> (</w:t>
                    </w:r>
                    <w:r w:rsidRPr="008D5027">
                      <w:rPr>
                        <w:rFonts w:ascii="Times New Roman" w:eastAsia="標楷體" w:hAnsi="Times New Roman" w:cs="Times New Roman" w:hint="eastAsia"/>
                        <w:color w:val="000000" w:themeColor="text1"/>
                        <w:kern w:val="0"/>
                        <w:sz w:val="18"/>
                        <w:szCs w:val="18"/>
                      </w:rPr>
                      <w:t>不含</w:t>
                    </w:r>
                    <w:r w:rsidRPr="008D5027">
                      <w:rPr>
                        <w:rFonts w:ascii="Times New Roman" w:eastAsia="標楷體" w:hAnsi="Times New Roman" w:cs="Times New Roman"/>
                        <w:color w:val="000000" w:themeColor="text1"/>
                        <w:kern w:val="0"/>
                        <w:sz w:val="18"/>
                        <w:szCs w:val="18"/>
                      </w:rPr>
                      <w:t>)</w:t>
                    </w:r>
                    <w:r w:rsidRPr="008D5027">
                      <w:rPr>
                        <w:rFonts w:ascii="Times New Roman" w:eastAsia="標楷體" w:hAnsi="Times New Roman" w:cs="Times New Roman" w:hint="eastAsia"/>
                        <w:color w:val="000000" w:themeColor="text1"/>
                        <w:kern w:val="0"/>
                        <w:sz w:val="18"/>
                        <w:szCs w:val="18"/>
                      </w:rPr>
                      <w:t>之避險資金成本：</w:t>
                    </w:r>
                  </w:ins>
                </w:p>
                <w:p w14:paraId="4049CCBE" w14:textId="3E0F7D85" w:rsidR="0046565C" w:rsidRPr="008958B5" w:rsidRDefault="0046565C" w:rsidP="0046565C">
                  <w:pPr>
                    <w:autoSpaceDE w:val="0"/>
                    <w:autoSpaceDN w:val="0"/>
                    <w:adjustRightInd w:val="0"/>
                    <w:spacing w:line="240" w:lineRule="exact"/>
                    <w:jc w:val="center"/>
                    <w:rPr>
                      <w:ins w:id="172" w:author="林心羽" w:date="2024-10-22T12:27:00Z"/>
                      <w:rFonts w:ascii="Times New Roman" w:eastAsia="標楷體" w:hAnsi="Times New Roman" w:cs="Times New Roman"/>
                      <w:color w:val="000000" w:themeColor="text1"/>
                      <w:kern w:val="0"/>
                      <w:sz w:val="18"/>
                      <w:szCs w:val="18"/>
                    </w:rPr>
                  </w:pPr>
                  <w:ins w:id="173" w:author="林心羽" w:date="2024-10-22T12:28:00Z">
                    <w:r>
                      <w:rPr>
                        <w:rFonts w:ascii="Times New Roman" w:hAnsi="Times New Roman" w:cs="Times New Roman" w:hint="eastAsia"/>
                        <w:color w:val="000000"/>
                        <w:sz w:val="18"/>
                        <w:szCs w:val="18"/>
                      </w:rPr>
                      <w:t>2.50</w:t>
                    </w:r>
                    <w:r w:rsidRPr="008D5027">
                      <w:rPr>
                        <w:rFonts w:ascii="Times New Roman" w:hAnsi="Times New Roman" w:cs="Times New Roman"/>
                        <w:color w:val="000000"/>
                        <w:sz w:val="18"/>
                        <w:szCs w:val="18"/>
                      </w:rPr>
                      <w:t>%</w:t>
                    </w:r>
                  </w:ins>
                </w:p>
              </w:tc>
              <w:tc>
                <w:tcPr>
                  <w:tcW w:w="1134" w:type="dxa"/>
                  <w:tcBorders>
                    <w:top w:val="single" w:sz="4" w:space="0" w:color="auto"/>
                  </w:tcBorders>
                  <w:vAlign w:val="center"/>
                  <w:tcPrChange w:id="174" w:author="林心羽" w:date="2024-10-22T12:28:00Z">
                    <w:tcPr>
                      <w:tcW w:w="1134" w:type="dxa"/>
                      <w:vAlign w:val="center"/>
                    </w:tcPr>
                  </w:tcPrChange>
                </w:tcPr>
                <w:p w14:paraId="6A406E56" w14:textId="734F217E" w:rsidR="0046565C" w:rsidRPr="008958B5" w:rsidRDefault="0046565C" w:rsidP="0046565C">
                  <w:pPr>
                    <w:snapToGrid w:val="0"/>
                    <w:spacing w:line="240" w:lineRule="exact"/>
                    <w:jc w:val="center"/>
                    <w:rPr>
                      <w:ins w:id="175" w:author="林心羽" w:date="2024-10-22T12:27:00Z"/>
                      <w:rFonts w:ascii="Times New Roman" w:eastAsia="標楷體" w:hAnsi="Times New Roman" w:cs="Times New Roman"/>
                      <w:color w:val="000000" w:themeColor="text1"/>
                      <w:kern w:val="0"/>
                      <w:sz w:val="18"/>
                      <w:szCs w:val="18"/>
                    </w:rPr>
                  </w:pPr>
                  <w:ins w:id="176" w:author="林心羽" w:date="2024-10-22T12:28:00Z">
                    <w:r>
                      <w:rPr>
                        <w:rFonts w:ascii="Times New Roman" w:hAnsi="Times New Roman" w:cs="Times New Roman" w:hint="eastAsia"/>
                        <w:color w:val="000000"/>
                        <w:sz w:val="18"/>
                        <w:szCs w:val="18"/>
                      </w:rPr>
                      <w:t>91</w:t>
                    </w:r>
                  </w:ins>
                </w:p>
              </w:tc>
              <w:tc>
                <w:tcPr>
                  <w:tcW w:w="567" w:type="dxa"/>
                  <w:vAlign w:val="center"/>
                  <w:tcPrChange w:id="177" w:author="林心羽" w:date="2024-10-22T12:28:00Z">
                    <w:tcPr>
                      <w:tcW w:w="567" w:type="dxa"/>
                      <w:vAlign w:val="center"/>
                    </w:tcPr>
                  </w:tcPrChange>
                </w:tcPr>
                <w:p w14:paraId="44D5C6DD" w14:textId="77777777" w:rsidR="0046565C" w:rsidRPr="008958B5" w:rsidRDefault="0046565C" w:rsidP="0046565C">
                  <w:pPr>
                    <w:snapToGrid w:val="0"/>
                    <w:spacing w:line="240" w:lineRule="exact"/>
                    <w:jc w:val="center"/>
                    <w:rPr>
                      <w:ins w:id="178" w:author="林心羽" w:date="2024-10-22T12:27:00Z"/>
                      <w:rFonts w:ascii="Times New Roman" w:eastAsia="標楷體" w:hAnsi="Times New Roman" w:cs="Times New Roman"/>
                      <w:color w:val="000000" w:themeColor="text1"/>
                      <w:kern w:val="0"/>
                      <w:sz w:val="18"/>
                      <w:szCs w:val="18"/>
                    </w:rPr>
                  </w:pPr>
                </w:p>
              </w:tc>
              <w:tc>
                <w:tcPr>
                  <w:tcW w:w="964" w:type="dxa"/>
                  <w:vAlign w:val="center"/>
                  <w:tcPrChange w:id="179" w:author="林心羽" w:date="2024-10-22T12:28:00Z">
                    <w:tcPr>
                      <w:tcW w:w="964" w:type="dxa"/>
                      <w:vAlign w:val="center"/>
                    </w:tcPr>
                  </w:tcPrChange>
                </w:tcPr>
                <w:p w14:paraId="583ADC28" w14:textId="3DC4D83C" w:rsidR="0046565C" w:rsidRPr="008958B5" w:rsidRDefault="0046565C" w:rsidP="0046565C">
                  <w:pPr>
                    <w:snapToGrid w:val="0"/>
                    <w:spacing w:line="240" w:lineRule="exact"/>
                    <w:jc w:val="center"/>
                    <w:rPr>
                      <w:ins w:id="180" w:author="林心羽" w:date="2024-10-22T12:27:00Z"/>
                      <w:rFonts w:ascii="Times New Roman" w:eastAsia="標楷體" w:hAnsi="Times New Roman" w:cs="Times New Roman"/>
                      <w:color w:val="000000" w:themeColor="text1"/>
                      <w:kern w:val="0"/>
                      <w:sz w:val="18"/>
                      <w:szCs w:val="18"/>
                    </w:rPr>
                  </w:pPr>
                  <w:ins w:id="181" w:author="林心羽" w:date="2024-10-22T12:28:00Z">
                    <w:r>
                      <w:rPr>
                        <w:rFonts w:ascii="Times New Roman" w:eastAsia="標楷體" w:hAnsi="Times New Roman" w:cs="Times New Roman"/>
                        <w:color w:val="FF0000"/>
                        <w:kern w:val="0"/>
                        <w:sz w:val="18"/>
                        <w:szCs w:val="18"/>
                      </w:rPr>
                      <w:t>4</w:t>
                    </w:r>
                    <w:r>
                      <w:rPr>
                        <w:rFonts w:ascii="Times New Roman" w:eastAsia="標楷體" w:hAnsi="Times New Roman" w:cs="Times New Roman" w:hint="eastAsia"/>
                        <w:color w:val="FF0000"/>
                        <w:kern w:val="0"/>
                        <w:sz w:val="18"/>
                        <w:szCs w:val="18"/>
                      </w:rPr>
                      <w:t>2</w:t>
                    </w:r>
                    <w:r w:rsidRPr="00B46174">
                      <w:rPr>
                        <w:rFonts w:ascii="Times New Roman" w:eastAsia="標楷體" w:hAnsi="Times New Roman" w:cs="Times New Roman"/>
                        <w:color w:val="FF0000"/>
                        <w:kern w:val="0"/>
                        <w:sz w:val="18"/>
                        <w:szCs w:val="18"/>
                      </w:rPr>
                      <w:t>,</w:t>
                    </w:r>
                    <w:r>
                      <w:rPr>
                        <w:rFonts w:ascii="Times New Roman" w:eastAsia="標楷體" w:hAnsi="Times New Roman" w:cs="Times New Roman" w:hint="eastAsia"/>
                        <w:color w:val="FF0000"/>
                        <w:kern w:val="0"/>
                        <w:sz w:val="18"/>
                        <w:szCs w:val="18"/>
                      </w:rPr>
                      <w:t>384</w:t>
                    </w:r>
                  </w:ins>
                </w:p>
              </w:tc>
            </w:tr>
            <w:tr w:rsidR="0046565C" w:rsidRPr="008958B5" w14:paraId="73E5CDEB" w14:textId="77777777" w:rsidTr="0046565C">
              <w:tblPrEx>
                <w:tblW w:w="8252"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PrExChange w:id="182" w:author="林心羽" w:date="2024-10-22T12:28:00Z">
                  <w:tblPrEx>
                    <w:tblW w:w="8252"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PrEx>
                </w:tblPrExChange>
              </w:tblPrEx>
              <w:trPr>
                <w:trHeight w:val="668"/>
                <w:ins w:id="183" w:author="林心羽" w:date="2024-10-22T12:27:00Z"/>
                <w:trPrChange w:id="184" w:author="林心羽" w:date="2024-10-22T12:28:00Z">
                  <w:trPr>
                    <w:trHeight w:val="668"/>
                  </w:trPr>
                </w:trPrChange>
              </w:trPr>
              <w:tc>
                <w:tcPr>
                  <w:tcW w:w="654" w:type="dxa"/>
                  <w:vMerge/>
                  <w:shd w:val="clear" w:color="auto" w:fill="auto"/>
                  <w:vAlign w:val="center"/>
                  <w:tcPrChange w:id="185" w:author="林心羽" w:date="2024-10-22T12:28:00Z">
                    <w:tcPr>
                      <w:tcW w:w="654" w:type="dxa"/>
                      <w:vMerge/>
                      <w:vAlign w:val="center"/>
                    </w:tcPr>
                  </w:tcPrChange>
                </w:tcPr>
                <w:p w14:paraId="46AA8D62" w14:textId="77777777" w:rsidR="0046565C" w:rsidRPr="008958B5" w:rsidRDefault="0046565C" w:rsidP="0046565C">
                  <w:pPr>
                    <w:autoSpaceDE w:val="0"/>
                    <w:autoSpaceDN w:val="0"/>
                    <w:adjustRightInd w:val="0"/>
                    <w:spacing w:line="240" w:lineRule="exact"/>
                    <w:jc w:val="center"/>
                    <w:rPr>
                      <w:ins w:id="186" w:author="林心羽" w:date="2024-10-22T12:27:00Z"/>
                      <w:rFonts w:ascii="Times New Roman" w:eastAsia="標楷體" w:hAnsi="Times New Roman" w:cs="Times New Roman"/>
                      <w:color w:val="000000" w:themeColor="text1"/>
                      <w:kern w:val="0"/>
                      <w:sz w:val="18"/>
                      <w:szCs w:val="18"/>
                    </w:rPr>
                  </w:pPr>
                </w:p>
              </w:tc>
              <w:tc>
                <w:tcPr>
                  <w:tcW w:w="907" w:type="dxa"/>
                  <w:vMerge/>
                  <w:vAlign w:val="center"/>
                  <w:tcPrChange w:id="187" w:author="林心羽" w:date="2024-10-22T12:28:00Z">
                    <w:tcPr>
                      <w:tcW w:w="907" w:type="dxa"/>
                      <w:vMerge/>
                      <w:vAlign w:val="center"/>
                    </w:tcPr>
                  </w:tcPrChange>
                </w:tcPr>
                <w:p w14:paraId="17FED001" w14:textId="77777777" w:rsidR="0046565C" w:rsidRPr="008958B5" w:rsidRDefault="0046565C" w:rsidP="0046565C">
                  <w:pPr>
                    <w:spacing w:line="240" w:lineRule="exact"/>
                    <w:jc w:val="center"/>
                    <w:rPr>
                      <w:ins w:id="188" w:author="林心羽" w:date="2024-10-22T12:27:00Z"/>
                      <w:rFonts w:ascii="Times New Roman" w:eastAsia="標楷體" w:hAnsi="Times New Roman" w:cs="Times New Roman"/>
                      <w:color w:val="000000" w:themeColor="text1"/>
                      <w:kern w:val="0"/>
                      <w:sz w:val="18"/>
                      <w:szCs w:val="18"/>
                    </w:rPr>
                  </w:pPr>
                </w:p>
              </w:tc>
              <w:tc>
                <w:tcPr>
                  <w:tcW w:w="737" w:type="dxa"/>
                  <w:vMerge/>
                  <w:shd w:val="clear" w:color="auto" w:fill="auto"/>
                  <w:vAlign w:val="center"/>
                  <w:tcPrChange w:id="189" w:author="林心羽" w:date="2024-10-22T12:28:00Z">
                    <w:tcPr>
                      <w:tcW w:w="737" w:type="dxa"/>
                      <w:vMerge/>
                      <w:vAlign w:val="center"/>
                    </w:tcPr>
                  </w:tcPrChange>
                </w:tcPr>
                <w:p w14:paraId="257E8351" w14:textId="77777777" w:rsidR="0046565C" w:rsidRPr="008958B5" w:rsidRDefault="0046565C" w:rsidP="0046565C">
                  <w:pPr>
                    <w:spacing w:line="240" w:lineRule="exact"/>
                    <w:jc w:val="center"/>
                    <w:rPr>
                      <w:ins w:id="190" w:author="林心羽" w:date="2024-10-22T12:27:00Z"/>
                      <w:rFonts w:ascii="Times New Roman" w:eastAsia="標楷體" w:hAnsi="Times New Roman" w:cs="Times New Roman"/>
                      <w:color w:val="000000" w:themeColor="text1"/>
                      <w:kern w:val="0"/>
                      <w:sz w:val="18"/>
                      <w:szCs w:val="18"/>
                    </w:rPr>
                  </w:pPr>
                </w:p>
              </w:tc>
              <w:tc>
                <w:tcPr>
                  <w:tcW w:w="454" w:type="dxa"/>
                  <w:vMerge/>
                  <w:shd w:val="clear" w:color="auto" w:fill="auto"/>
                  <w:vAlign w:val="center"/>
                  <w:tcPrChange w:id="191" w:author="林心羽" w:date="2024-10-22T12:28:00Z">
                    <w:tcPr>
                      <w:tcW w:w="454" w:type="dxa"/>
                      <w:vMerge/>
                      <w:vAlign w:val="center"/>
                    </w:tcPr>
                  </w:tcPrChange>
                </w:tcPr>
                <w:p w14:paraId="018082D0" w14:textId="77777777" w:rsidR="0046565C" w:rsidRPr="008958B5" w:rsidRDefault="0046565C" w:rsidP="0046565C">
                  <w:pPr>
                    <w:autoSpaceDE w:val="0"/>
                    <w:autoSpaceDN w:val="0"/>
                    <w:adjustRightInd w:val="0"/>
                    <w:spacing w:line="240" w:lineRule="exact"/>
                    <w:jc w:val="center"/>
                    <w:rPr>
                      <w:ins w:id="192" w:author="林心羽" w:date="2024-10-22T12:27:00Z"/>
                      <w:rFonts w:ascii="Times New Roman" w:eastAsia="標楷體" w:hAnsi="Times New Roman" w:cs="Times New Roman"/>
                      <w:color w:val="000000" w:themeColor="text1"/>
                      <w:kern w:val="0"/>
                      <w:sz w:val="18"/>
                      <w:szCs w:val="18"/>
                    </w:rPr>
                  </w:pPr>
                </w:p>
              </w:tc>
              <w:tc>
                <w:tcPr>
                  <w:tcW w:w="794" w:type="dxa"/>
                  <w:vMerge/>
                  <w:tcPrChange w:id="193" w:author="林心羽" w:date="2024-10-22T12:28:00Z">
                    <w:tcPr>
                      <w:tcW w:w="794" w:type="dxa"/>
                      <w:vMerge/>
                      <w:vAlign w:val="center"/>
                    </w:tcPr>
                  </w:tcPrChange>
                </w:tcPr>
                <w:p w14:paraId="3A270482" w14:textId="77777777" w:rsidR="0046565C" w:rsidRPr="008958B5" w:rsidRDefault="0046565C" w:rsidP="0046565C">
                  <w:pPr>
                    <w:autoSpaceDE w:val="0"/>
                    <w:autoSpaceDN w:val="0"/>
                    <w:adjustRightInd w:val="0"/>
                    <w:spacing w:line="240" w:lineRule="exact"/>
                    <w:jc w:val="center"/>
                    <w:rPr>
                      <w:ins w:id="194" w:author="林心羽" w:date="2024-10-22T12:27:00Z"/>
                      <w:rFonts w:ascii="Times New Roman" w:eastAsia="標楷體" w:hAnsi="Times New Roman" w:cs="Times New Roman"/>
                      <w:color w:val="000000" w:themeColor="text1"/>
                      <w:kern w:val="0"/>
                      <w:sz w:val="18"/>
                      <w:szCs w:val="18"/>
                    </w:rPr>
                  </w:pPr>
                </w:p>
              </w:tc>
              <w:tc>
                <w:tcPr>
                  <w:tcW w:w="2041" w:type="dxa"/>
                  <w:tcBorders>
                    <w:top w:val="single" w:sz="4" w:space="0" w:color="auto"/>
                  </w:tcBorders>
                  <w:vAlign w:val="center"/>
                  <w:tcPrChange w:id="195" w:author="林心羽" w:date="2024-10-22T12:28:00Z">
                    <w:tcPr>
                      <w:tcW w:w="2041" w:type="dxa"/>
                      <w:vAlign w:val="center"/>
                    </w:tcPr>
                  </w:tcPrChange>
                </w:tcPr>
                <w:p w14:paraId="43A83A35" w14:textId="77777777" w:rsidR="0046565C" w:rsidRPr="004D4D34" w:rsidRDefault="0046565C" w:rsidP="0046565C">
                  <w:pPr>
                    <w:autoSpaceDE w:val="0"/>
                    <w:autoSpaceDN w:val="0"/>
                    <w:adjustRightInd w:val="0"/>
                    <w:spacing w:line="240" w:lineRule="exact"/>
                    <w:jc w:val="center"/>
                    <w:rPr>
                      <w:ins w:id="196" w:author="林心羽" w:date="2024-10-22T12:28:00Z"/>
                      <w:rFonts w:ascii="Times New Roman" w:eastAsia="標楷體" w:hAnsi="Times New Roman" w:cs="Times New Roman"/>
                      <w:color w:val="000000" w:themeColor="text1"/>
                      <w:kern w:val="0"/>
                      <w:sz w:val="18"/>
                      <w:szCs w:val="18"/>
                    </w:rPr>
                  </w:pPr>
                  <w:ins w:id="197" w:author="林心羽" w:date="2024-10-22T12:28:00Z">
                    <w:r w:rsidRPr="008D5027">
                      <w:rPr>
                        <w:rFonts w:ascii="Times New Roman" w:eastAsia="標楷體" w:hAnsi="Times New Roman" w:cs="Times New Roman"/>
                        <w:color w:val="000000" w:themeColor="text1"/>
                        <w:kern w:val="0"/>
                        <w:sz w:val="18"/>
                        <w:szCs w:val="18"/>
                      </w:rPr>
                      <w:t>202</w:t>
                    </w:r>
                    <w:r>
                      <w:rPr>
                        <w:rFonts w:ascii="Times New Roman" w:eastAsia="標楷體" w:hAnsi="Times New Roman" w:cs="Times New Roman" w:hint="eastAsia"/>
                        <w:color w:val="000000" w:themeColor="text1"/>
                        <w:kern w:val="0"/>
                        <w:sz w:val="18"/>
                        <w:szCs w:val="18"/>
                      </w:rPr>
                      <w:t>8</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hint="eastAsia"/>
                        <w:color w:val="000000" w:themeColor="text1"/>
                        <w:kern w:val="0"/>
                        <w:sz w:val="18"/>
                        <w:szCs w:val="18"/>
                      </w:rPr>
                      <w:t>7</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color w:val="000000" w:themeColor="text1"/>
                        <w:kern w:val="0"/>
                        <w:sz w:val="18"/>
                        <w:szCs w:val="18"/>
                      </w:rPr>
                      <w:t>2</w:t>
                    </w:r>
                    <w:r>
                      <w:rPr>
                        <w:rFonts w:ascii="Times New Roman" w:eastAsia="標楷體" w:hAnsi="Times New Roman" w:cs="Times New Roman" w:hint="eastAsia"/>
                        <w:color w:val="000000" w:themeColor="text1"/>
                        <w:kern w:val="0"/>
                        <w:sz w:val="18"/>
                        <w:szCs w:val="18"/>
                      </w:rPr>
                      <w:t>4</w:t>
                    </w:r>
                    <w:r w:rsidRPr="008D5027">
                      <w:rPr>
                        <w:rFonts w:ascii="Times New Roman" w:eastAsia="標楷體" w:hAnsi="Times New Roman" w:cs="Times New Roman"/>
                        <w:color w:val="000000" w:themeColor="text1"/>
                        <w:kern w:val="0"/>
                        <w:sz w:val="18"/>
                        <w:szCs w:val="18"/>
                      </w:rPr>
                      <w:t>(</w:t>
                    </w:r>
                    <w:r w:rsidRPr="008D5027">
                      <w:rPr>
                        <w:rFonts w:ascii="Times New Roman" w:eastAsia="標楷體" w:hAnsi="Times New Roman" w:cs="Times New Roman" w:hint="eastAsia"/>
                        <w:color w:val="000000" w:themeColor="text1"/>
                        <w:kern w:val="0"/>
                        <w:sz w:val="18"/>
                        <w:szCs w:val="18"/>
                      </w:rPr>
                      <w:t>含</w:t>
                    </w:r>
                    <w:r w:rsidRPr="008D5027">
                      <w:rPr>
                        <w:rFonts w:ascii="Times New Roman" w:eastAsia="標楷體" w:hAnsi="Times New Roman" w:cs="Times New Roman"/>
                        <w:color w:val="000000" w:themeColor="text1"/>
                        <w:kern w:val="0"/>
                        <w:sz w:val="18"/>
                        <w:szCs w:val="18"/>
                      </w:rPr>
                      <w:t>)~202</w:t>
                    </w:r>
                    <w:r>
                      <w:rPr>
                        <w:rFonts w:ascii="Times New Roman" w:eastAsia="標楷體" w:hAnsi="Times New Roman" w:cs="Times New Roman" w:hint="eastAsia"/>
                        <w:color w:val="000000" w:themeColor="text1"/>
                        <w:kern w:val="0"/>
                        <w:sz w:val="18"/>
                        <w:szCs w:val="18"/>
                      </w:rPr>
                      <w:t>8</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hint="eastAsia"/>
                        <w:color w:val="000000" w:themeColor="text1"/>
                        <w:kern w:val="0"/>
                        <w:sz w:val="18"/>
                        <w:szCs w:val="18"/>
                      </w:rPr>
                      <w:t>10</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color w:val="000000" w:themeColor="text1"/>
                        <w:kern w:val="0"/>
                        <w:sz w:val="18"/>
                        <w:szCs w:val="18"/>
                      </w:rPr>
                      <w:t>2</w:t>
                    </w:r>
                    <w:r>
                      <w:rPr>
                        <w:rFonts w:ascii="Times New Roman" w:eastAsia="標楷體" w:hAnsi="Times New Roman" w:cs="Times New Roman" w:hint="eastAsia"/>
                        <w:color w:val="000000" w:themeColor="text1"/>
                        <w:kern w:val="0"/>
                        <w:sz w:val="18"/>
                        <w:szCs w:val="18"/>
                      </w:rPr>
                      <w:t>4</w:t>
                    </w:r>
                    <w:r w:rsidRPr="008D5027">
                      <w:rPr>
                        <w:rFonts w:ascii="Times New Roman" w:eastAsia="標楷體" w:hAnsi="Times New Roman" w:cs="Times New Roman"/>
                        <w:color w:val="000000" w:themeColor="text1"/>
                        <w:kern w:val="0"/>
                        <w:sz w:val="18"/>
                        <w:szCs w:val="18"/>
                      </w:rPr>
                      <w:t xml:space="preserve"> (</w:t>
                    </w:r>
                    <w:r w:rsidRPr="008D5027">
                      <w:rPr>
                        <w:rFonts w:ascii="Times New Roman" w:eastAsia="標楷體" w:hAnsi="Times New Roman" w:cs="Times New Roman" w:hint="eastAsia"/>
                        <w:color w:val="000000" w:themeColor="text1"/>
                        <w:kern w:val="0"/>
                        <w:sz w:val="18"/>
                        <w:szCs w:val="18"/>
                      </w:rPr>
                      <w:t>不含</w:t>
                    </w:r>
                    <w:r w:rsidRPr="008D5027">
                      <w:rPr>
                        <w:rFonts w:ascii="Times New Roman" w:eastAsia="標楷體" w:hAnsi="Times New Roman" w:cs="Times New Roman"/>
                        <w:color w:val="000000" w:themeColor="text1"/>
                        <w:kern w:val="0"/>
                        <w:sz w:val="18"/>
                        <w:szCs w:val="18"/>
                      </w:rPr>
                      <w:t>)</w:t>
                    </w:r>
                    <w:r w:rsidRPr="008D5027">
                      <w:rPr>
                        <w:rFonts w:ascii="Times New Roman" w:eastAsia="標楷體" w:hAnsi="Times New Roman" w:cs="Times New Roman" w:hint="eastAsia"/>
                        <w:color w:val="000000" w:themeColor="text1"/>
                        <w:kern w:val="0"/>
                        <w:sz w:val="18"/>
                        <w:szCs w:val="18"/>
                      </w:rPr>
                      <w:t>之避險資金成本：</w:t>
                    </w:r>
                  </w:ins>
                </w:p>
                <w:p w14:paraId="05E4C9BF" w14:textId="27CDD6E0" w:rsidR="0046565C" w:rsidRPr="008958B5" w:rsidRDefault="0046565C" w:rsidP="0046565C">
                  <w:pPr>
                    <w:autoSpaceDE w:val="0"/>
                    <w:autoSpaceDN w:val="0"/>
                    <w:adjustRightInd w:val="0"/>
                    <w:spacing w:line="240" w:lineRule="exact"/>
                    <w:jc w:val="center"/>
                    <w:rPr>
                      <w:ins w:id="198" w:author="林心羽" w:date="2024-10-22T12:27:00Z"/>
                      <w:rFonts w:ascii="Times New Roman" w:eastAsia="標楷體" w:hAnsi="Times New Roman" w:cs="Times New Roman"/>
                      <w:color w:val="000000" w:themeColor="text1"/>
                      <w:kern w:val="0"/>
                      <w:sz w:val="18"/>
                      <w:szCs w:val="18"/>
                    </w:rPr>
                  </w:pPr>
                  <w:ins w:id="199" w:author="林心羽" w:date="2024-10-22T12:28:00Z">
                    <w:r>
                      <w:rPr>
                        <w:rFonts w:ascii="Times New Roman" w:hAnsi="Times New Roman" w:cs="Times New Roman" w:hint="eastAsia"/>
                        <w:color w:val="000000"/>
                        <w:sz w:val="18"/>
                        <w:szCs w:val="18"/>
                      </w:rPr>
                      <w:t>0</w:t>
                    </w:r>
                    <w:r>
                      <w:rPr>
                        <w:rFonts w:ascii="Times New Roman" w:hAnsi="Times New Roman" w:cs="Times New Roman"/>
                        <w:color w:val="000000"/>
                        <w:sz w:val="18"/>
                        <w:szCs w:val="18"/>
                      </w:rPr>
                      <w:t>%</w:t>
                    </w:r>
                  </w:ins>
                </w:p>
              </w:tc>
              <w:tc>
                <w:tcPr>
                  <w:tcW w:w="1134" w:type="dxa"/>
                  <w:tcBorders>
                    <w:top w:val="single" w:sz="4" w:space="0" w:color="auto"/>
                  </w:tcBorders>
                  <w:vAlign w:val="center"/>
                  <w:tcPrChange w:id="200" w:author="林心羽" w:date="2024-10-22T12:28:00Z">
                    <w:tcPr>
                      <w:tcW w:w="1134" w:type="dxa"/>
                      <w:vAlign w:val="center"/>
                    </w:tcPr>
                  </w:tcPrChange>
                </w:tcPr>
                <w:p w14:paraId="351C4D26" w14:textId="1EB91E21" w:rsidR="0046565C" w:rsidRPr="008958B5" w:rsidRDefault="0046565C" w:rsidP="0046565C">
                  <w:pPr>
                    <w:snapToGrid w:val="0"/>
                    <w:spacing w:line="240" w:lineRule="exact"/>
                    <w:jc w:val="center"/>
                    <w:rPr>
                      <w:ins w:id="201" w:author="林心羽" w:date="2024-10-22T12:27:00Z"/>
                      <w:rFonts w:ascii="Times New Roman" w:eastAsia="標楷體" w:hAnsi="Times New Roman" w:cs="Times New Roman"/>
                      <w:color w:val="000000" w:themeColor="text1"/>
                      <w:kern w:val="0"/>
                      <w:sz w:val="18"/>
                      <w:szCs w:val="18"/>
                    </w:rPr>
                  </w:pPr>
                  <w:ins w:id="202" w:author="林心羽" w:date="2024-10-22T12:28:00Z">
                    <w:r>
                      <w:rPr>
                        <w:rFonts w:ascii="Times New Roman" w:hAnsi="Times New Roman" w:cs="Times New Roman" w:hint="eastAsia"/>
                        <w:color w:val="000000"/>
                        <w:sz w:val="18"/>
                        <w:szCs w:val="18"/>
                      </w:rPr>
                      <w:t>0</w:t>
                    </w:r>
                  </w:ins>
                </w:p>
              </w:tc>
              <w:tc>
                <w:tcPr>
                  <w:tcW w:w="567" w:type="dxa"/>
                  <w:vAlign w:val="center"/>
                  <w:tcPrChange w:id="203" w:author="林心羽" w:date="2024-10-22T12:28:00Z">
                    <w:tcPr>
                      <w:tcW w:w="567" w:type="dxa"/>
                      <w:vAlign w:val="center"/>
                    </w:tcPr>
                  </w:tcPrChange>
                </w:tcPr>
                <w:p w14:paraId="19C87D74" w14:textId="77777777" w:rsidR="0046565C" w:rsidRPr="008958B5" w:rsidRDefault="0046565C" w:rsidP="0046565C">
                  <w:pPr>
                    <w:snapToGrid w:val="0"/>
                    <w:spacing w:line="240" w:lineRule="exact"/>
                    <w:jc w:val="center"/>
                    <w:rPr>
                      <w:ins w:id="204" w:author="林心羽" w:date="2024-10-22T12:27:00Z"/>
                      <w:rFonts w:ascii="Times New Roman" w:eastAsia="標楷體" w:hAnsi="Times New Roman" w:cs="Times New Roman"/>
                      <w:color w:val="000000" w:themeColor="text1"/>
                      <w:kern w:val="0"/>
                      <w:sz w:val="18"/>
                      <w:szCs w:val="18"/>
                    </w:rPr>
                  </w:pPr>
                </w:p>
              </w:tc>
              <w:tc>
                <w:tcPr>
                  <w:tcW w:w="964" w:type="dxa"/>
                  <w:vAlign w:val="center"/>
                  <w:tcPrChange w:id="205" w:author="林心羽" w:date="2024-10-22T12:28:00Z">
                    <w:tcPr>
                      <w:tcW w:w="964" w:type="dxa"/>
                      <w:vAlign w:val="center"/>
                    </w:tcPr>
                  </w:tcPrChange>
                </w:tcPr>
                <w:p w14:paraId="3B818C07" w14:textId="77777777" w:rsidR="0046565C" w:rsidRPr="008958B5" w:rsidRDefault="0046565C" w:rsidP="0046565C">
                  <w:pPr>
                    <w:snapToGrid w:val="0"/>
                    <w:spacing w:line="240" w:lineRule="exact"/>
                    <w:jc w:val="center"/>
                    <w:rPr>
                      <w:ins w:id="206" w:author="林心羽" w:date="2024-10-22T12:27:00Z"/>
                      <w:rFonts w:ascii="Times New Roman" w:eastAsia="標楷體" w:hAnsi="Times New Roman" w:cs="Times New Roman"/>
                      <w:color w:val="000000" w:themeColor="text1"/>
                      <w:kern w:val="0"/>
                      <w:sz w:val="18"/>
                      <w:szCs w:val="18"/>
                    </w:rPr>
                  </w:pPr>
                </w:p>
              </w:tc>
            </w:tr>
            <w:tr w:rsidR="0046565C" w:rsidRPr="008958B5" w14:paraId="4C2115E5" w14:textId="77777777" w:rsidTr="0046565C">
              <w:tblPrEx>
                <w:tblW w:w="8252"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PrExChange w:id="207" w:author="林心羽" w:date="2024-10-22T12:28:00Z">
                  <w:tblPrEx>
                    <w:tblW w:w="8252"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PrEx>
                </w:tblPrExChange>
              </w:tblPrEx>
              <w:trPr>
                <w:trHeight w:val="668"/>
                <w:ins w:id="208" w:author="林心羽" w:date="2024-10-22T12:27:00Z"/>
                <w:trPrChange w:id="209" w:author="林心羽" w:date="2024-10-22T12:28:00Z">
                  <w:trPr>
                    <w:trHeight w:val="668"/>
                  </w:trPr>
                </w:trPrChange>
              </w:trPr>
              <w:tc>
                <w:tcPr>
                  <w:tcW w:w="654" w:type="dxa"/>
                  <w:vMerge/>
                  <w:shd w:val="clear" w:color="auto" w:fill="auto"/>
                  <w:vAlign w:val="center"/>
                  <w:tcPrChange w:id="210" w:author="林心羽" w:date="2024-10-22T12:28:00Z">
                    <w:tcPr>
                      <w:tcW w:w="654" w:type="dxa"/>
                      <w:vMerge/>
                      <w:vAlign w:val="center"/>
                    </w:tcPr>
                  </w:tcPrChange>
                </w:tcPr>
                <w:p w14:paraId="4637DB09" w14:textId="77777777" w:rsidR="0046565C" w:rsidRPr="008958B5" w:rsidRDefault="0046565C" w:rsidP="0046565C">
                  <w:pPr>
                    <w:autoSpaceDE w:val="0"/>
                    <w:autoSpaceDN w:val="0"/>
                    <w:adjustRightInd w:val="0"/>
                    <w:spacing w:line="240" w:lineRule="exact"/>
                    <w:jc w:val="center"/>
                    <w:rPr>
                      <w:ins w:id="211" w:author="林心羽" w:date="2024-10-22T12:27:00Z"/>
                      <w:rFonts w:ascii="Times New Roman" w:eastAsia="標楷體" w:hAnsi="Times New Roman" w:cs="Times New Roman"/>
                      <w:color w:val="000000" w:themeColor="text1"/>
                      <w:kern w:val="0"/>
                      <w:sz w:val="18"/>
                      <w:szCs w:val="18"/>
                    </w:rPr>
                  </w:pPr>
                </w:p>
              </w:tc>
              <w:tc>
                <w:tcPr>
                  <w:tcW w:w="907" w:type="dxa"/>
                  <w:vMerge/>
                  <w:vAlign w:val="center"/>
                  <w:tcPrChange w:id="212" w:author="林心羽" w:date="2024-10-22T12:28:00Z">
                    <w:tcPr>
                      <w:tcW w:w="907" w:type="dxa"/>
                      <w:vMerge/>
                      <w:vAlign w:val="center"/>
                    </w:tcPr>
                  </w:tcPrChange>
                </w:tcPr>
                <w:p w14:paraId="67DAD4B0" w14:textId="77777777" w:rsidR="0046565C" w:rsidRPr="008958B5" w:rsidRDefault="0046565C" w:rsidP="0046565C">
                  <w:pPr>
                    <w:spacing w:line="240" w:lineRule="exact"/>
                    <w:jc w:val="center"/>
                    <w:rPr>
                      <w:ins w:id="213" w:author="林心羽" w:date="2024-10-22T12:27:00Z"/>
                      <w:rFonts w:ascii="Times New Roman" w:eastAsia="標楷體" w:hAnsi="Times New Roman" w:cs="Times New Roman"/>
                      <w:color w:val="000000" w:themeColor="text1"/>
                      <w:kern w:val="0"/>
                      <w:sz w:val="18"/>
                      <w:szCs w:val="18"/>
                    </w:rPr>
                  </w:pPr>
                </w:p>
              </w:tc>
              <w:tc>
                <w:tcPr>
                  <w:tcW w:w="737" w:type="dxa"/>
                  <w:vMerge/>
                  <w:shd w:val="clear" w:color="auto" w:fill="auto"/>
                  <w:vAlign w:val="center"/>
                  <w:tcPrChange w:id="214" w:author="林心羽" w:date="2024-10-22T12:28:00Z">
                    <w:tcPr>
                      <w:tcW w:w="737" w:type="dxa"/>
                      <w:vMerge/>
                      <w:vAlign w:val="center"/>
                    </w:tcPr>
                  </w:tcPrChange>
                </w:tcPr>
                <w:p w14:paraId="511E5DC5" w14:textId="77777777" w:rsidR="0046565C" w:rsidRPr="008958B5" w:rsidRDefault="0046565C" w:rsidP="0046565C">
                  <w:pPr>
                    <w:spacing w:line="240" w:lineRule="exact"/>
                    <w:jc w:val="center"/>
                    <w:rPr>
                      <w:ins w:id="215" w:author="林心羽" w:date="2024-10-22T12:27:00Z"/>
                      <w:rFonts w:ascii="Times New Roman" w:eastAsia="標楷體" w:hAnsi="Times New Roman" w:cs="Times New Roman"/>
                      <w:color w:val="000000" w:themeColor="text1"/>
                      <w:kern w:val="0"/>
                      <w:sz w:val="18"/>
                      <w:szCs w:val="18"/>
                    </w:rPr>
                  </w:pPr>
                </w:p>
              </w:tc>
              <w:tc>
                <w:tcPr>
                  <w:tcW w:w="454" w:type="dxa"/>
                  <w:vMerge/>
                  <w:shd w:val="clear" w:color="auto" w:fill="auto"/>
                  <w:vAlign w:val="center"/>
                  <w:tcPrChange w:id="216" w:author="林心羽" w:date="2024-10-22T12:28:00Z">
                    <w:tcPr>
                      <w:tcW w:w="454" w:type="dxa"/>
                      <w:vMerge/>
                      <w:vAlign w:val="center"/>
                    </w:tcPr>
                  </w:tcPrChange>
                </w:tcPr>
                <w:p w14:paraId="150035BF" w14:textId="77777777" w:rsidR="0046565C" w:rsidRPr="008958B5" w:rsidRDefault="0046565C" w:rsidP="0046565C">
                  <w:pPr>
                    <w:autoSpaceDE w:val="0"/>
                    <w:autoSpaceDN w:val="0"/>
                    <w:adjustRightInd w:val="0"/>
                    <w:spacing w:line="240" w:lineRule="exact"/>
                    <w:jc w:val="center"/>
                    <w:rPr>
                      <w:ins w:id="217" w:author="林心羽" w:date="2024-10-22T12:27:00Z"/>
                      <w:rFonts w:ascii="Times New Roman" w:eastAsia="標楷體" w:hAnsi="Times New Roman" w:cs="Times New Roman"/>
                      <w:color w:val="000000" w:themeColor="text1"/>
                      <w:kern w:val="0"/>
                      <w:sz w:val="18"/>
                      <w:szCs w:val="18"/>
                    </w:rPr>
                  </w:pPr>
                </w:p>
              </w:tc>
              <w:tc>
                <w:tcPr>
                  <w:tcW w:w="794" w:type="dxa"/>
                  <w:vMerge/>
                  <w:tcPrChange w:id="218" w:author="林心羽" w:date="2024-10-22T12:28:00Z">
                    <w:tcPr>
                      <w:tcW w:w="794" w:type="dxa"/>
                      <w:vMerge/>
                      <w:vAlign w:val="center"/>
                    </w:tcPr>
                  </w:tcPrChange>
                </w:tcPr>
                <w:p w14:paraId="441A986F" w14:textId="77777777" w:rsidR="0046565C" w:rsidRPr="008958B5" w:rsidRDefault="0046565C" w:rsidP="0046565C">
                  <w:pPr>
                    <w:autoSpaceDE w:val="0"/>
                    <w:autoSpaceDN w:val="0"/>
                    <w:adjustRightInd w:val="0"/>
                    <w:spacing w:line="240" w:lineRule="exact"/>
                    <w:jc w:val="center"/>
                    <w:rPr>
                      <w:ins w:id="219" w:author="林心羽" w:date="2024-10-22T12:27:00Z"/>
                      <w:rFonts w:ascii="Times New Roman" w:eastAsia="標楷體" w:hAnsi="Times New Roman" w:cs="Times New Roman"/>
                      <w:color w:val="000000" w:themeColor="text1"/>
                      <w:kern w:val="0"/>
                      <w:sz w:val="18"/>
                      <w:szCs w:val="18"/>
                    </w:rPr>
                  </w:pPr>
                </w:p>
              </w:tc>
              <w:tc>
                <w:tcPr>
                  <w:tcW w:w="2041" w:type="dxa"/>
                  <w:tcBorders>
                    <w:top w:val="single" w:sz="4" w:space="0" w:color="auto"/>
                  </w:tcBorders>
                  <w:vAlign w:val="center"/>
                  <w:tcPrChange w:id="220" w:author="林心羽" w:date="2024-10-22T12:28:00Z">
                    <w:tcPr>
                      <w:tcW w:w="2041" w:type="dxa"/>
                      <w:vAlign w:val="center"/>
                    </w:tcPr>
                  </w:tcPrChange>
                </w:tcPr>
                <w:p w14:paraId="3EC587CB" w14:textId="77777777" w:rsidR="0046565C" w:rsidRPr="004D4D34" w:rsidRDefault="0046565C" w:rsidP="0046565C">
                  <w:pPr>
                    <w:autoSpaceDE w:val="0"/>
                    <w:autoSpaceDN w:val="0"/>
                    <w:adjustRightInd w:val="0"/>
                    <w:spacing w:line="240" w:lineRule="exact"/>
                    <w:jc w:val="center"/>
                    <w:rPr>
                      <w:ins w:id="221" w:author="林心羽" w:date="2024-10-22T12:28:00Z"/>
                      <w:rFonts w:ascii="Times New Roman" w:eastAsia="標楷體" w:hAnsi="Times New Roman" w:cs="Times New Roman"/>
                      <w:color w:val="000000" w:themeColor="text1"/>
                      <w:kern w:val="0"/>
                      <w:sz w:val="18"/>
                      <w:szCs w:val="18"/>
                    </w:rPr>
                  </w:pPr>
                  <w:ins w:id="222" w:author="林心羽" w:date="2024-10-22T12:28:00Z">
                    <w:r w:rsidRPr="008D5027">
                      <w:rPr>
                        <w:rFonts w:ascii="Times New Roman" w:eastAsia="標楷體" w:hAnsi="Times New Roman" w:cs="Times New Roman"/>
                        <w:color w:val="000000" w:themeColor="text1"/>
                        <w:kern w:val="0"/>
                        <w:sz w:val="18"/>
                        <w:szCs w:val="18"/>
                      </w:rPr>
                      <w:t>202</w:t>
                    </w:r>
                    <w:r>
                      <w:rPr>
                        <w:rFonts w:ascii="Times New Roman" w:eastAsia="標楷體" w:hAnsi="Times New Roman" w:cs="Times New Roman" w:hint="eastAsia"/>
                        <w:color w:val="000000" w:themeColor="text1"/>
                        <w:kern w:val="0"/>
                        <w:sz w:val="18"/>
                        <w:szCs w:val="18"/>
                      </w:rPr>
                      <w:t>8/10</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color w:val="000000" w:themeColor="text1"/>
                        <w:kern w:val="0"/>
                        <w:sz w:val="18"/>
                        <w:szCs w:val="18"/>
                      </w:rPr>
                      <w:t>2</w:t>
                    </w:r>
                    <w:r>
                      <w:rPr>
                        <w:rFonts w:ascii="Times New Roman" w:eastAsia="標楷體" w:hAnsi="Times New Roman" w:cs="Times New Roman" w:hint="eastAsia"/>
                        <w:color w:val="000000" w:themeColor="text1"/>
                        <w:kern w:val="0"/>
                        <w:sz w:val="18"/>
                        <w:szCs w:val="18"/>
                      </w:rPr>
                      <w:t>4</w:t>
                    </w:r>
                    <w:r w:rsidRPr="008D5027">
                      <w:rPr>
                        <w:rFonts w:ascii="Times New Roman" w:eastAsia="標楷體" w:hAnsi="Times New Roman" w:cs="Times New Roman"/>
                        <w:color w:val="000000" w:themeColor="text1"/>
                        <w:kern w:val="0"/>
                        <w:sz w:val="18"/>
                        <w:szCs w:val="18"/>
                      </w:rPr>
                      <w:t>(</w:t>
                    </w:r>
                    <w:r w:rsidRPr="008D5027">
                      <w:rPr>
                        <w:rFonts w:ascii="Times New Roman" w:eastAsia="標楷體" w:hAnsi="Times New Roman" w:cs="Times New Roman" w:hint="eastAsia"/>
                        <w:color w:val="000000" w:themeColor="text1"/>
                        <w:kern w:val="0"/>
                        <w:sz w:val="18"/>
                        <w:szCs w:val="18"/>
                      </w:rPr>
                      <w:t>含</w:t>
                    </w:r>
                    <w:r w:rsidRPr="008D5027">
                      <w:rPr>
                        <w:rFonts w:ascii="Times New Roman" w:eastAsia="標楷體" w:hAnsi="Times New Roman" w:cs="Times New Roman"/>
                        <w:color w:val="000000" w:themeColor="text1"/>
                        <w:kern w:val="0"/>
                        <w:sz w:val="18"/>
                        <w:szCs w:val="18"/>
                      </w:rPr>
                      <w:t>)~202</w:t>
                    </w:r>
                    <w:r>
                      <w:rPr>
                        <w:rFonts w:ascii="Times New Roman" w:eastAsia="標楷體" w:hAnsi="Times New Roman" w:cs="Times New Roman" w:hint="eastAsia"/>
                        <w:color w:val="000000" w:themeColor="text1"/>
                        <w:kern w:val="0"/>
                        <w:sz w:val="18"/>
                        <w:szCs w:val="18"/>
                      </w:rPr>
                      <w:t>9</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hint="eastAsia"/>
                        <w:color w:val="000000" w:themeColor="text1"/>
                        <w:kern w:val="0"/>
                        <w:sz w:val="18"/>
                        <w:szCs w:val="18"/>
                      </w:rPr>
                      <w:t>1</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color w:val="000000" w:themeColor="text1"/>
                        <w:kern w:val="0"/>
                        <w:sz w:val="18"/>
                        <w:szCs w:val="18"/>
                      </w:rPr>
                      <w:t>2</w:t>
                    </w:r>
                    <w:r>
                      <w:rPr>
                        <w:rFonts w:ascii="Times New Roman" w:eastAsia="標楷體" w:hAnsi="Times New Roman" w:cs="Times New Roman" w:hint="eastAsia"/>
                        <w:color w:val="000000" w:themeColor="text1"/>
                        <w:kern w:val="0"/>
                        <w:sz w:val="18"/>
                        <w:szCs w:val="18"/>
                      </w:rPr>
                      <w:t>4</w:t>
                    </w:r>
                    <w:r w:rsidRPr="008D5027">
                      <w:rPr>
                        <w:rFonts w:ascii="Times New Roman" w:eastAsia="標楷體" w:hAnsi="Times New Roman" w:cs="Times New Roman"/>
                        <w:color w:val="000000" w:themeColor="text1"/>
                        <w:kern w:val="0"/>
                        <w:sz w:val="18"/>
                        <w:szCs w:val="18"/>
                      </w:rPr>
                      <w:t xml:space="preserve"> (</w:t>
                    </w:r>
                    <w:r w:rsidRPr="008D5027">
                      <w:rPr>
                        <w:rFonts w:ascii="Times New Roman" w:eastAsia="標楷體" w:hAnsi="Times New Roman" w:cs="Times New Roman" w:hint="eastAsia"/>
                        <w:color w:val="000000" w:themeColor="text1"/>
                        <w:kern w:val="0"/>
                        <w:sz w:val="18"/>
                        <w:szCs w:val="18"/>
                      </w:rPr>
                      <w:t>不含</w:t>
                    </w:r>
                    <w:r w:rsidRPr="008D5027">
                      <w:rPr>
                        <w:rFonts w:ascii="Times New Roman" w:eastAsia="標楷體" w:hAnsi="Times New Roman" w:cs="Times New Roman"/>
                        <w:color w:val="000000" w:themeColor="text1"/>
                        <w:kern w:val="0"/>
                        <w:sz w:val="18"/>
                        <w:szCs w:val="18"/>
                      </w:rPr>
                      <w:t>)</w:t>
                    </w:r>
                    <w:r w:rsidRPr="008D5027">
                      <w:rPr>
                        <w:rFonts w:ascii="Times New Roman" w:eastAsia="標楷體" w:hAnsi="Times New Roman" w:cs="Times New Roman" w:hint="eastAsia"/>
                        <w:color w:val="000000" w:themeColor="text1"/>
                        <w:kern w:val="0"/>
                        <w:sz w:val="18"/>
                        <w:szCs w:val="18"/>
                      </w:rPr>
                      <w:t>之避險資金成本：</w:t>
                    </w:r>
                  </w:ins>
                </w:p>
                <w:p w14:paraId="4B56AF11" w14:textId="3AF74C3D" w:rsidR="0046565C" w:rsidRPr="008958B5" w:rsidRDefault="0046565C" w:rsidP="0046565C">
                  <w:pPr>
                    <w:autoSpaceDE w:val="0"/>
                    <w:autoSpaceDN w:val="0"/>
                    <w:adjustRightInd w:val="0"/>
                    <w:spacing w:line="240" w:lineRule="exact"/>
                    <w:jc w:val="center"/>
                    <w:rPr>
                      <w:ins w:id="223" w:author="林心羽" w:date="2024-10-22T12:27:00Z"/>
                      <w:rFonts w:ascii="Times New Roman" w:eastAsia="標楷體" w:hAnsi="Times New Roman" w:cs="Times New Roman"/>
                      <w:color w:val="000000" w:themeColor="text1"/>
                      <w:kern w:val="0"/>
                      <w:sz w:val="18"/>
                      <w:szCs w:val="18"/>
                    </w:rPr>
                  </w:pPr>
                  <w:ins w:id="224" w:author="林心羽" w:date="2024-10-22T12:28:00Z">
                    <w:r>
                      <w:rPr>
                        <w:rFonts w:ascii="Times New Roman" w:hAnsi="Times New Roman" w:cs="Times New Roman" w:hint="eastAsia"/>
                        <w:color w:val="000000"/>
                        <w:sz w:val="18"/>
                        <w:szCs w:val="18"/>
                      </w:rPr>
                      <w:t>0</w:t>
                    </w:r>
                    <w:r>
                      <w:rPr>
                        <w:rFonts w:ascii="Times New Roman" w:hAnsi="Times New Roman" w:cs="Times New Roman"/>
                        <w:color w:val="000000"/>
                        <w:sz w:val="18"/>
                        <w:szCs w:val="18"/>
                      </w:rPr>
                      <w:t>%</w:t>
                    </w:r>
                  </w:ins>
                </w:p>
              </w:tc>
              <w:tc>
                <w:tcPr>
                  <w:tcW w:w="1134" w:type="dxa"/>
                  <w:tcBorders>
                    <w:top w:val="single" w:sz="4" w:space="0" w:color="auto"/>
                  </w:tcBorders>
                  <w:vAlign w:val="center"/>
                  <w:tcPrChange w:id="225" w:author="林心羽" w:date="2024-10-22T12:28:00Z">
                    <w:tcPr>
                      <w:tcW w:w="1134" w:type="dxa"/>
                      <w:vAlign w:val="center"/>
                    </w:tcPr>
                  </w:tcPrChange>
                </w:tcPr>
                <w:p w14:paraId="578709B9" w14:textId="3C34A3AA" w:rsidR="0046565C" w:rsidRPr="008958B5" w:rsidRDefault="0046565C" w:rsidP="0046565C">
                  <w:pPr>
                    <w:snapToGrid w:val="0"/>
                    <w:spacing w:line="240" w:lineRule="exact"/>
                    <w:jc w:val="center"/>
                    <w:rPr>
                      <w:ins w:id="226" w:author="林心羽" w:date="2024-10-22T12:27:00Z"/>
                      <w:rFonts w:ascii="Times New Roman" w:eastAsia="標楷體" w:hAnsi="Times New Roman" w:cs="Times New Roman"/>
                      <w:color w:val="000000" w:themeColor="text1"/>
                      <w:kern w:val="0"/>
                      <w:sz w:val="18"/>
                      <w:szCs w:val="18"/>
                    </w:rPr>
                  </w:pPr>
                  <w:ins w:id="227" w:author="林心羽" w:date="2024-10-22T12:28:00Z">
                    <w:r>
                      <w:rPr>
                        <w:rFonts w:ascii="Times New Roman" w:hAnsi="Times New Roman" w:cs="Times New Roman" w:hint="eastAsia"/>
                        <w:color w:val="000000"/>
                        <w:sz w:val="18"/>
                        <w:szCs w:val="18"/>
                      </w:rPr>
                      <w:t>0</w:t>
                    </w:r>
                  </w:ins>
                </w:p>
              </w:tc>
              <w:tc>
                <w:tcPr>
                  <w:tcW w:w="567" w:type="dxa"/>
                  <w:vAlign w:val="center"/>
                  <w:tcPrChange w:id="228" w:author="林心羽" w:date="2024-10-22T12:28:00Z">
                    <w:tcPr>
                      <w:tcW w:w="567" w:type="dxa"/>
                      <w:vAlign w:val="center"/>
                    </w:tcPr>
                  </w:tcPrChange>
                </w:tcPr>
                <w:p w14:paraId="728CE348" w14:textId="77777777" w:rsidR="0046565C" w:rsidRPr="008958B5" w:rsidRDefault="0046565C" w:rsidP="0046565C">
                  <w:pPr>
                    <w:snapToGrid w:val="0"/>
                    <w:spacing w:line="240" w:lineRule="exact"/>
                    <w:jc w:val="center"/>
                    <w:rPr>
                      <w:ins w:id="229" w:author="林心羽" w:date="2024-10-22T12:27:00Z"/>
                      <w:rFonts w:ascii="Times New Roman" w:eastAsia="標楷體" w:hAnsi="Times New Roman" w:cs="Times New Roman"/>
                      <w:color w:val="000000" w:themeColor="text1"/>
                      <w:kern w:val="0"/>
                      <w:sz w:val="18"/>
                      <w:szCs w:val="18"/>
                    </w:rPr>
                  </w:pPr>
                </w:p>
              </w:tc>
              <w:tc>
                <w:tcPr>
                  <w:tcW w:w="964" w:type="dxa"/>
                  <w:vAlign w:val="center"/>
                  <w:tcPrChange w:id="230" w:author="林心羽" w:date="2024-10-22T12:28:00Z">
                    <w:tcPr>
                      <w:tcW w:w="964" w:type="dxa"/>
                      <w:vAlign w:val="center"/>
                    </w:tcPr>
                  </w:tcPrChange>
                </w:tcPr>
                <w:p w14:paraId="21F842A2" w14:textId="77777777" w:rsidR="0046565C" w:rsidRPr="008958B5" w:rsidRDefault="0046565C" w:rsidP="0046565C">
                  <w:pPr>
                    <w:snapToGrid w:val="0"/>
                    <w:spacing w:line="240" w:lineRule="exact"/>
                    <w:jc w:val="center"/>
                    <w:rPr>
                      <w:ins w:id="231" w:author="林心羽" w:date="2024-10-22T12:27:00Z"/>
                      <w:rFonts w:ascii="Times New Roman" w:eastAsia="標楷體" w:hAnsi="Times New Roman" w:cs="Times New Roman"/>
                      <w:color w:val="000000" w:themeColor="text1"/>
                      <w:kern w:val="0"/>
                      <w:sz w:val="18"/>
                      <w:szCs w:val="18"/>
                    </w:rPr>
                  </w:pPr>
                </w:p>
              </w:tc>
            </w:tr>
            <w:tr w:rsidR="0046565C" w:rsidRPr="008958B5" w14:paraId="005CED0E" w14:textId="77777777" w:rsidTr="0046565C">
              <w:tblPrEx>
                <w:tblW w:w="8252"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PrExChange w:id="232" w:author="林心羽" w:date="2024-10-22T12:28:00Z">
                  <w:tblPrEx>
                    <w:tblW w:w="8252"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PrEx>
                </w:tblPrExChange>
              </w:tblPrEx>
              <w:trPr>
                <w:trHeight w:val="668"/>
                <w:ins w:id="233" w:author="林心羽" w:date="2024-10-22T12:27:00Z"/>
                <w:trPrChange w:id="234" w:author="林心羽" w:date="2024-10-22T12:28:00Z">
                  <w:trPr>
                    <w:trHeight w:val="668"/>
                  </w:trPr>
                </w:trPrChange>
              </w:trPr>
              <w:tc>
                <w:tcPr>
                  <w:tcW w:w="654" w:type="dxa"/>
                  <w:vMerge/>
                  <w:shd w:val="clear" w:color="auto" w:fill="auto"/>
                  <w:vAlign w:val="center"/>
                  <w:tcPrChange w:id="235" w:author="林心羽" w:date="2024-10-22T12:28:00Z">
                    <w:tcPr>
                      <w:tcW w:w="654" w:type="dxa"/>
                      <w:vMerge/>
                      <w:vAlign w:val="center"/>
                    </w:tcPr>
                  </w:tcPrChange>
                </w:tcPr>
                <w:p w14:paraId="023D18E0" w14:textId="77777777" w:rsidR="0046565C" w:rsidRPr="008958B5" w:rsidRDefault="0046565C" w:rsidP="0046565C">
                  <w:pPr>
                    <w:autoSpaceDE w:val="0"/>
                    <w:autoSpaceDN w:val="0"/>
                    <w:adjustRightInd w:val="0"/>
                    <w:spacing w:line="240" w:lineRule="exact"/>
                    <w:jc w:val="center"/>
                    <w:rPr>
                      <w:ins w:id="236" w:author="林心羽" w:date="2024-10-22T12:27:00Z"/>
                      <w:rFonts w:ascii="Times New Roman" w:eastAsia="標楷體" w:hAnsi="Times New Roman" w:cs="Times New Roman"/>
                      <w:color w:val="000000" w:themeColor="text1"/>
                      <w:kern w:val="0"/>
                      <w:sz w:val="18"/>
                      <w:szCs w:val="18"/>
                    </w:rPr>
                  </w:pPr>
                </w:p>
              </w:tc>
              <w:tc>
                <w:tcPr>
                  <w:tcW w:w="907" w:type="dxa"/>
                  <w:vMerge/>
                  <w:vAlign w:val="center"/>
                  <w:tcPrChange w:id="237" w:author="林心羽" w:date="2024-10-22T12:28:00Z">
                    <w:tcPr>
                      <w:tcW w:w="907" w:type="dxa"/>
                      <w:vMerge/>
                      <w:vAlign w:val="center"/>
                    </w:tcPr>
                  </w:tcPrChange>
                </w:tcPr>
                <w:p w14:paraId="7CF00DDB" w14:textId="77777777" w:rsidR="0046565C" w:rsidRPr="008958B5" w:rsidRDefault="0046565C" w:rsidP="0046565C">
                  <w:pPr>
                    <w:spacing w:line="240" w:lineRule="exact"/>
                    <w:jc w:val="center"/>
                    <w:rPr>
                      <w:ins w:id="238" w:author="林心羽" w:date="2024-10-22T12:27:00Z"/>
                      <w:rFonts w:ascii="Times New Roman" w:eastAsia="標楷體" w:hAnsi="Times New Roman" w:cs="Times New Roman"/>
                      <w:color w:val="000000" w:themeColor="text1"/>
                      <w:kern w:val="0"/>
                      <w:sz w:val="18"/>
                      <w:szCs w:val="18"/>
                    </w:rPr>
                  </w:pPr>
                </w:p>
              </w:tc>
              <w:tc>
                <w:tcPr>
                  <w:tcW w:w="737" w:type="dxa"/>
                  <w:vMerge/>
                  <w:shd w:val="clear" w:color="auto" w:fill="auto"/>
                  <w:vAlign w:val="center"/>
                  <w:tcPrChange w:id="239" w:author="林心羽" w:date="2024-10-22T12:28:00Z">
                    <w:tcPr>
                      <w:tcW w:w="737" w:type="dxa"/>
                      <w:vMerge/>
                      <w:vAlign w:val="center"/>
                    </w:tcPr>
                  </w:tcPrChange>
                </w:tcPr>
                <w:p w14:paraId="20508B84" w14:textId="77777777" w:rsidR="0046565C" w:rsidRPr="008958B5" w:rsidRDefault="0046565C" w:rsidP="0046565C">
                  <w:pPr>
                    <w:spacing w:line="240" w:lineRule="exact"/>
                    <w:jc w:val="center"/>
                    <w:rPr>
                      <w:ins w:id="240" w:author="林心羽" w:date="2024-10-22T12:27:00Z"/>
                      <w:rFonts w:ascii="Times New Roman" w:eastAsia="標楷體" w:hAnsi="Times New Roman" w:cs="Times New Roman"/>
                      <w:color w:val="000000" w:themeColor="text1"/>
                      <w:kern w:val="0"/>
                      <w:sz w:val="18"/>
                      <w:szCs w:val="18"/>
                    </w:rPr>
                  </w:pPr>
                </w:p>
              </w:tc>
              <w:tc>
                <w:tcPr>
                  <w:tcW w:w="454" w:type="dxa"/>
                  <w:vMerge/>
                  <w:shd w:val="clear" w:color="auto" w:fill="auto"/>
                  <w:vAlign w:val="center"/>
                  <w:tcPrChange w:id="241" w:author="林心羽" w:date="2024-10-22T12:28:00Z">
                    <w:tcPr>
                      <w:tcW w:w="454" w:type="dxa"/>
                      <w:vMerge/>
                      <w:vAlign w:val="center"/>
                    </w:tcPr>
                  </w:tcPrChange>
                </w:tcPr>
                <w:p w14:paraId="4D050239" w14:textId="77777777" w:rsidR="0046565C" w:rsidRPr="008958B5" w:rsidRDefault="0046565C" w:rsidP="0046565C">
                  <w:pPr>
                    <w:autoSpaceDE w:val="0"/>
                    <w:autoSpaceDN w:val="0"/>
                    <w:adjustRightInd w:val="0"/>
                    <w:spacing w:line="240" w:lineRule="exact"/>
                    <w:jc w:val="center"/>
                    <w:rPr>
                      <w:ins w:id="242" w:author="林心羽" w:date="2024-10-22T12:27:00Z"/>
                      <w:rFonts w:ascii="Times New Roman" w:eastAsia="標楷體" w:hAnsi="Times New Roman" w:cs="Times New Roman"/>
                      <w:color w:val="000000" w:themeColor="text1"/>
                      <w:kern w:val="0"/>
                      <w:sz w:val="18"/>
                      <w:szCs w:val="18"/>
                    </w:rPr>
                  </w:pPr>
                </w:p>
              </w:tc>
              <w:tc>
                <w:tcPr>
                  <w:tcW w:w="794" w:type="dxa"/>
                  <w:vMerge/>
                  <w:tcPrChange w:id="243" w:author="林心羽" w:date="2024-10-22T12:28:00Z">
                    <w:tcPr>
                      <w:tcW w:w="794" w:type="dxa"/>
                      <w:vMerge/>
                      <w:vAlign w:val="center"/>
                    </w:tcPr>
                  </w:tcPrChange>
                </w:tcPr>
                <w:p w14:paraId="5433122F" w14:textId="77777777" w:rsidR="0046565C" w:rsidRPr="008958B5" w:rsidRDefault="0046565C" w:rsidP="0046565C">
                  <w:pPr>
                    <w:autoSpaceDE w:val="0"/>
                    <w:autoSpaceDN w:val="0"/>
                    <w:adjustRightInd w:val="0"/>
                    <w:spacing w:line="240" w:lineRule="exact"/>
                    <w:jc w:val="center"/>
                    <w:rPr>
                      <w:ins w:id="244" w:author="林心羽" w:date="2024-10-22T12:27:00Z"/>
                      <w:rFonts w:ascii="Times New Roman" w:eastAsia="標楷體" w:hAnsi="Times New Roman" w:cs="Times New Roman"/>
                      <w:color w:val="000000" w:themeColor="text1"/>
                      <w:kern w:val="0"/>
                      <w:sz w:val="18"/>
                      <w:szCs w:val="18"/>
                    </w:rPr>
                  </w:pPr>
                </w:p>
              </w:tc>
              <w:tc>
                <w:tcPr>
                  <w:tcW w:w="2041" w:type="dxa"/>
                  <w:tcBorders>
                    <w:top w:val="single" w:sz="4" w:space="0" w:color="auto"/>
                  </w:tcBorders>
                  <w:vAlign w:val="center"/>
                  <w:tcPrChange w:id="245" w:author="林心羽" w:date="2024-10-22T12:28:00Z">
                    <w:tcPr>
                      <w:tcW w:w="2041" w:type="dxa"/>
                      <w:vAlign w:val="center"/>
                    </w:tcPr>
                  </w:tcPrChange>
                </w:tcPr>
                <w:p w14:paraId="4A7792FD" w14:textId="77777777" w:rsidR="0046565C" w:rsidRPr="004D4D34" w:rsidRDefault="0046565C" w:rsidP="0046565C">
                  <w:pPr>
                    <w:autoSpaceDE w:val="0"/>
                    <w:autoSpaceDN w:val="0"/>
                    <w:adjustRightInd w:val="0"/>
                    <w:spacing w:line="240" w:lineRule="exact"/>
                    <w:jc w:val="center"/>
                    <w:rPr>
                      <w:ins w:id="246" w:author="林心羽" w:date="2024-10-22T12:28:00Z"/>
                      <w:rFonts w:ascii="Times New Roman" w:eastAsia="標楷體" w:hAnsi="Times New Roman" w:cs="Times New Roman"/>
                      <w:color w:val="000000" w:themeColor="text1"/>
                      <w:kern w:val="0"/>
                      <w:sz w:val="18"/>
                      <w:szCs w:val="18"/>
                    </w:rPr>
                  </w:pPr>
                  <w:ins w:id="247" w:author="林心羽" w:date="2024-10-22T12:28:00Z">
                    <w:r w:rsidRPr="008D5027">
                      <w:rPr>
                        <w:rFonts w:ascii="Times New Roman" w:eastAsia="標楷體" w:hAnsi="Times New Roman" w:cs="Times New Roman"/>
                        <w:color w:val="000000" w:themeColor="text1"/>
                        <w:kern w:val="0"/>
                        <w:sz w:val="18"/>
                        <w:szCs w:val="18"/>
                      </w:rPr>
                      <w:t>202</w:t>
                    </w:r>
                    <w:r>
                      <w:rPr>
                        <w:rFonts w:ascii="Times New Roman" w:eastAsia="標楷體" w:hAnsi="Times New Roman" w:cs="Times New Roman" w:hint="eastAsia"/>
                        <w:color w:val="000000" w:themeColor="text1"/>
                        <w:kern w:val="0"/>
                        <w:sz w:val="18"/>
                        <w:szCs w:val="18"/>
                      </w:rPr>
                      <w:t>9</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hint="eastAsia"/>
                        <w:color w:val="000000" w:themeColor="text1"/>
                        <w:kern w:val="0"/>
                        <w:sz w:val="18"/>
                        <w:szCs w:val="18"/>
                      </w:rPr>
                      <w:t>1</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color w:val="000000" w:themeColor="text1"/>
                        <w:kern w:val="0"/>
                        <w:sz w:val="18"/>
                        <w:szCs w:val="18"/>
                      </w:rPr>
                      <w:t>2</w:t>
                    </w:r>
                    <w:r>
                      <w:rPr>
                        <w:rFonts w:ascii="Times New Roman" w:eastAsia="標楷體" w:hAnsi="Times New Roman" w:cs="Times New Roman" w:hint="eastAsia"/>
                        <w:color w:val="000000" w:themeColor="text1"/>
                        <w:kern w:val="0"/>
                        <w:sz w:val="18"/>
                        <w:szCs w:val="18"/>
                      </w:rPr>
                      <w:t>4</w:t>
                    </w:r>
                    <w:r w:rsidRPr="008D5027">
                      <w:rPr>
                        <w:rFonts w:ascii="Times New Roman" w:eastAsia="標楷體" w:hAnsi="Times New Roman" w:cs="Times New Roman"/>
                        <w:color w:val="000000" w:themeColor="text1"/>
                        <w:kern w:val="0"/>
                        <w:sz w:val="18"/>
                        <w:szCs w:val="18"/>
                      </w:rPr>
                      <w:t>(</w:t>
                    </w:r>
                    <w:r w:rsidRPr="008D5027">
                      <w:rPr>
                        <w:rFonts w:ascii="Times New Roman" w:eastAsia="標楷體" w:hAnsi="Times New Roman" w:cs="Times New Roman" w:hint="eastAsia"/>
                        <w:color w:val="000000" w:themeColor="text1"/>
                        <w:kern w:val="0"/>
                        <w:sz w:val="18"/>
                        <w:szCs w:val="18"/>
                      </w:rPr>
                      <w:t>含</w:t>
                    </w:r>
                    <w:r w:rsidRPr="008D5027">
                      <w:rPr>
                        <w:rFonts w:ascii="Times New Roman" w:eastAsia="標楷體" w:hAnsi="Times New Roman" w:cs="Times New Roman"/>
                        <w:color w:val="000000" w:themeColor="text1"/>
                        <w:kern w:val="0"/>
                        <w:sz w:val="18"/>
                        <w:szCs w:val="18"/>
                      </w:rPr>
                      <w:t>)~202</w:t>
                    </w:r>
                    <w:r>
                      <w:rPr>
                        <w:rFonts w:ascii="Times New Roman" w:eastAsia="標楷體" w:hAnsi="Times New Roman" w:cs="Times New Roman" w:hint="eastAsia"/>
                        <w:color w:val="000000" w:themeColor="text1"/>
                        <w:kern w:val="0"/>
                        <w:sz w:val="18"/>
                        <w:szCs w:val="18"/>
                      </w:rPr>
                      <w:t>9</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hint="eastAsia"/>
                        <w:color w:val="000000" w:themeColor="text1"/>
                        <w:kern w:val="0"/>
                        <w:sz w:val="18"/>
                        <w:szCs w:val="18"/>
                      </w:rPr>
                      <w:t>4</w:t>
                    </w:r>
                    <w:r w:rsidRPr="008D5027">
                      <w:rPr>
                        <w:rFonts w:ascii="Times New Roman" w:eastAsia="標楷體" w:hAnsi="Times New Roman" w:cs="Times New Roman"/>
                        <w:color w:val="000000" w:themeColor="text1"/>
                        <w:kern w:val="0"/>
                        <w:sz w:val="18"/>
                        <w:szCs w:val="18"/>
                      </w:rPr>
                      <w:t>/</w:t>
                    </w:r>
                    <w:r>
                      <w:rPr>
                        <w:rFonts w:ascii="Times New Roman" w:eastAsia="標楷體" w:hAnsi="Times New Roman" w:cs="Times New Roman"/>
                        <w:color w:val="000000" w:themeColor="text1"/>
                        <w:kern w:val="0"/>
                        <w:sz w:val="18"/>
                        <w:szCs w:val="18"/>
                      </w:rPr>
                      <w:t>2</w:t>
                    </w:r>
                    <w:r>
                      <w:rPr>
                        <w:rFonts w:ascii="Times New Roman" w:eastAsia="標楷體" w:hAnsi="Times New Roman" w:cs="Times New Roman" w:hint="eastAsia"/>
                        <w:color w:val="000000" w:themeColor="text1"/>
                        <w:kern w:val="0"/>
                        <w:sz w:val="18"/>
                        <w:szCs w:val="18"/>
                      </w:rPr>
                      <w:t>4</w:t>
                    </w:r>
                    <w:r w:rsidRPr="008D5027">
                      <w:rPr>
                        <w:rFonts w:ascii="Times New Roman" w:eastAsia="標楷體" w:hAnsi="Times New Roman" w:cs="Times New Roman"/>
                        <w:color w:val="000000" w:themeColor="text1"/>
                        <w:kern w:val="0"/>
                        <w:sz w:val="18"/>
                        <w:szCs w:val="18"/>
                      </w:rPr>
                      <w:t>(</w:t>
                    </w:r>
                    <w:r w:rsidRPr="008D5027">
                      <w:rPr>
                        <w:rFonts w:ascii="Times New Roman" w:eastAsia="標楷體" w:hAnsi="Times New Roman" w:cs="Times New Roman" w:hint="eastAsia"/>
                        <w:color w:val="000000" w:themeColor="text1"/>
                        <w:kern w:val="0"/>
                        <w:sz w:val="18"/>
                        <w:szCs w:val="18"/>
                      </w:rPr>
                      <w:t>不含</w:t>
                    </w:r>
                    <w:r w:rsidRPr="008D5027">
                      <w:rPr>
                        <w:rFonts w:ascii="Times New Roman" w:eastAsia="標楷體" w:hAnsi="Times New Roman" w:cs="Times New Roman"/>
                        <w:color w:val="000000" w:themeColor="text1"/>
                        <w:kern w:val="0"/>
                        <w:sz w:val="18"/>
                        <w:szCs w:val="18"/>
                      </w:rPr>
                      <w:t>)</w:t>
                    </w:r>
                    <w:r w:rsidRPr="008D5027">
                      <w:rPr>
                        <w:rFonts w:ascii="Times New Roman" w:eastAsia="標楷體" w:hAnsi="Times New Roman" w:cs="Times New Roman" w:hint="eastAsia"/>
                        <w:color w:val="000000" w:themeColor="text1"/>
                        <w:kern w:val="0"/>
                        <w:sz w:val="18"/>
                        <w:szCs w:val="18"/>
                      </w:rPr>
                      <w:t>之避險資金成本：</w:t>
                    </w:r>
                  </w:ins>
                </w:p>
                <w:p w14:paraId="464D67DF" w14:textId="684ED2C4" w:rsidR="0046565C" w:rsidRPr="008958B5" w:rsidRDefault="0046565C" w:rsidP="0046565C">
                  <w:pPr>
                    <w:autoSpaceDE w:val="0"/>
                    <w:autoSpaceDN w:val="0"/>
                    <w:adjustRightInd w:val="0"/>
                    <w:spacing w:line="240" w:lineRule="exact"/>
                    <w:jc w:val="center"/>
                    <w:rPr>
                      <w:ins w:id="248" w:author="林心羽" w:date="2024-10-22T12:27:00Z"/>
                      <w:rFonts w:ascii="Times New Roman" w:eastAsia="標楷體" w:hAnsi="Times New Roman" w:cs="Times New Roman"/>
                      <w:color w:val="000000" w:themeColor="text1"/>
                      <w:kern w:val="0"/>
                      <w:sz w:val="18"/>
                      <w:szCs w:val="18"/>
                    </w:rPr>
                  </w:pPr>
                  <w:ins w:id="249" w:author="林心羽" w:date="2024-10-22T12:28:00Z">
                    <w:r>
                      <w:rPr>
                        <w:rFonts w:ascii="Times New Roman" w:hAnsi="Times New Roman" w:cs="Times New Roman" w:hint="eastAsia"/>
                        <w:color w:val="000000"/>
                        <w:sz w:val="18"/>
                        <w:szCs w:val="18"/>
                      </w:rPr>
                      <w:t>0</w:t>
                    </w:r>
                    <w:r>
                      <w:rPr>
                        <w:rFonts w:ascii="Times New Roman" w:hAnsi="Times New Roman" w:cs="Times New Roman"/>
                        <w:color w:val="000000"/>
                        <w:sz w:val="18"/>
                        <w:szCs w:val="18"/>
                      </w:rPr>
                      <w:t>%</w:t>
                    </w:r>
                  </w:ins>
                </w:p>
              </w:tc>
              <w:tc>
                <w:tcPr>
                  <w:tcW w:w="1134" w:type="dxa"/>
                  <w:tcBorders>
                    <w:top w:val="single" w:sz="4" w:space="0" w:color="auto"/>
                  </w:tcBorders>
                  <w:vAlign w:val="center"/>
                  <w:tcPrChange w:id="250" w:author="林心羽" w:date="2024-10-22T12:28:00Z">
                    <w:tcPr>
                      <w:tcW w:w="1134" w:type="dxa"/>
                      <w:vAlign w:val="center"/>
                    </w:tcPr>
                  </w:tcPrChange>
                </w:tcPr>
                <w:p w14:paraId="2296A4D7" w14:textId="32F8A7C2" w:rsidR="0046565C" w:rsidRPr="008958B5" w:rsidRDefault="0046565C" w:rsidP="0046565C">
                  <w:pPr>
                    <w:snapToGrid w:val="0"/>
                    <w:spacing w:line="240" w:lineRule="exact"/>
                    <w:jc w:val="center"/>
                    <w:rPr>
                      <w:ins w:id="251" w:author="林心羽" w:date="2024-10-22T12:27:00Z"/>
                      <w:rFonts w:ascii="Times New Roman" w:eastAsia="標楷體" w:hAnsi="Times New Roman" w:cs="Times New Roman"/>
                      <w:color w:val="000000" w:themeColor="text1"/>
                      <w:kern w:val="0"/>
                      <w:sz w:val="18"/>
                      <w:szCs w:val="18"/>
                    </w:rPr>
                  </w:pPr>
                  <w:ins w:id="252" w:author="林心羽" w:date="2024-10-22T12:28:00Z">
                    <w:r>
                      <w:rPr>
                        <w:rFonts w:ascii="Times New Roman" w:hAnsi="Times New Roman" w:cs="Times New Roman" w:hint="eastAsia"/>
                        <w:color w:val="000000"/>
                        <w:sz w:val="18"/>
                        <w:szCs w:val="18"/>
                      </w:rPr>
                      <w:t>0</w:t>
                    </w:r>
                  </w:ins>
                </w:p>
              </w:tc>
              <w:tc>
                <w:tcPr>
                  <w:tcW w:w="567" w:type="dxa"/>
                  <w:vAlign w:val="center"/>
                  <w:tcPrChange w:id="253" w:author="林心羽" w:date="2024-10-22T12:28:00Z">
                    <w:tcPr>
                      <w:tcW w:w="567" w:type="dxa"/>
                      <w:vAlign w:val="center"/>
                    </w:tcPr>
                  </w:tcPrChange>
                </w:tcPr>
                <w:p w14:paraId="083E82E2" w14:textId="77777777" w:rsidR="0046565C" w:rsidRPr="008958B5" w:rsidRDefault="0046565C" w:rsidP="0046565C">
                  <w:pPr>
                    <w:snapToGrid w:val="0"/>
                    <w:spacing w:line="240" w:lineRule="exact"/>
                    <w:jc w:val="center"/>
                    <w:rPr>
                      <w:ins w:id="254" w:author="林心羽" w:date="2024-10-22T12:27:00Z"/>
                      <w:rFonts w:ascii="Times New Roman" w:eastAsia="標楷體" w:hAnsi="Times New Roman" w:cs="Times New Roman"/>
                      <w:color w:val="000000" w:themeColor="text1"/>
                      <w:kern w:val="0"/>
                      <w:sz w:val="18"/>
                      <w:szCs w:val="18"/>
                    </w:rPr>
                  </w:pPr>
                </w:p>
              </w:tc>
              <w:tc>
                <w:tcPr>
                  <w:tcW w:w="964" w:type="dxa"/>
                  <w:vAlign w:val="center"/>
                  <w:tcPrChange w:id="255" w:author="林心羽" w:date="2024-10-22T12:28:00Z">
                    <w:tcPr>
                      <w:tcW w:w="964" w:type="dxa"/>
                      <w:vAlign w:val="center"/>
                    </w:tcPr>
                  </w:tcPrChange>
                </w:tcPr>
                <w:p w14:paraId="612FC31C" w14:textId="77777777" w:rsidR="0046565C" w:rsidRPr="008958B5" w:rsidRDefault="0046565C" w:rsidP="0046565C">
                  <w:pPr>
                    <w:snapToGrid w:val="0"/>
                    <w:spacing w:line="240" w:lineRule="exact"/>
                    <w:jc w:val="center"/>
                    <w:rPr>
                      <w:ins w:id="256" w:author="林心羽" w:date="2024-10-22T12:27:00Z"/>
                      <w:rFonts w:ascii="Times New Roman" w:eastAsia="標楷體" w:hAnsi="Times New Roman" w:cs="Times New Roman"/>
                      <w:color w:val="000000" w:themeColor="text1"/>
                      <w:kern w:val="0"/>
                      <w:sz w:val="18"/>
                      <w:szCs w:val="18"/>
                    </w:rPr>
                  </w:pPr>
                </w:p>
              </w:tc>
            </w:tr>
            <w:tr w:rsidR="0046565C" w:rsidRPr="008958B5" w:rsidDel="0046565C" w14:paraId="49ED379F" w14:textId="2A9264A3" w:rsidTr="00A87AC6">
              <w:trPr>
                <w:trHeight w:val="395"/>
                <w:del w:id="257" w:author="林心羽" w:date="2024-10-22T12:25:00Z"/>
              </w:trPr>
              <w:tc>
                <w:tcPr>
                  <w:tcW w:w="654" w:type="dxa"/>
                  <w:vAlign w:val="center"/>
                </w:tcPr>
                <w:p w14:paraId="4FC84D3B" w14:textId="13E6A3C7" w:rsidR="0046565C" w:rsidRPr="008958B5" w:rsidDel="0046565C" w:rsidRDefault="0046565C" w:rsidP="0046565C">
                  <w:pPr>
                    <w:autoSpaceDE w:val="0"/>
                    <w:autoSpaceDN w:val="0"/>
                    <w:adjustRightInd w:val="0"/>
                    <w:spacing w:line="240" w:lineRule="exact"/>
                    <w:jc w:val="center"/>
                    <w:rPr>
                      <w:del w:id="258" w:author="林心羽" w:date="2024-10-22T12:25:00Z"/>
                      <w:rFonts w:ascii="Times New Roman" w:eastAsia="標楷體" w:hAnsi="Times New Roman" w:cs="Times New Roman"/>
                      <w:color w:val="000000" w:themeColor="text1"/>
                      <w:kern w:val="0"/>
                      <w:sz w:val="18"/>
                      <w:szCs w:val="18"/>
                    </w:rPr>
                  </w:pPr>
                  <w:del w:id="259" w:author="林心羽" w:date="2024-10-22T12:25:00Z">
                    <w:r w:rsidRPr="008958B5" w:rsidDel="0046565C">
                      <w:rPr>
                        <w:rFonts w:ascii="Times New Roman" w:eastAsia="標楷體" w:hAnsi="Times New Roman" w:cs="Times New Roman"/>
                        <w:color w:val="000000" w:themeColor="text1"/>
                        <w:kern w:val="0"/>
                        <w:sz w:val="18"/>
                        <w:szCs w:val="18"/>
                      </w:rPr>
                      <w:delText>2</w:delText>
                    </w:r>
                  </w:del>
                </w:p>
              </w:tc>
              <w:tc>
                <w:tcPr>
                  <w:tcW w:w="907" w:type="dxa"/>
                  <w:vAlign w:val="center"/>
                </w:tcPr>
                <w:p w14:paraId="5247A64D" w14:textId="4BC4EEE1" w:rsidR="0046565C" w:rsidRPr="008958B5" w:rsidDel="0046565C" w:rsidRDefault="0046565C" w:rsidP="0046565C">
                  <w:pPr>
                    <w:spacing w:line="240" w:lineRule="exact"/>
                    <w:jc w:val="center"/>
                    <w:rPr>
                      <w:del w:id="260" w:author="林心羽" w:date="2024-10-22T12:25:00Z"/>
                      <w:rFonts w:ascii="Times New Roman" w:eastAsia="標楷體" w:hAnsi="Times New Roman" w:cs="Times New Roman"/>
                      <w:color w:val="000000" w:themeColor="text1"/>
                      <w:kern w:val="0"/>
                      <w:sz w:val="18"/>
                      <w:szCs w:val="18"/>
                    </w:rPr>
                  </w:pPr>
                  <w:del w:id="261" w:author="林心羽" w:date="2024-10-22T12:25:00Z">
                    <w:r w:rsidRPr="008958B5" w:rsidDel="0046565C">
                      <w:rPr>
                        <w:rFonts w:ascii="Times New Roman" w:eastAsia="標楷體" w:hAnsi="Times New Roman" w:cs="Times New Roman"/>
                        <w:color w:val="000000" w:themeColor="text1"/>
                        <w:kern w:val="0"/>
                        <w:sz w:val="18"/>
                        <w:szCs w:val="18"/>
                      </w:rPr>
                      <w:delText>2029/4/24</w:delText>
                    </w:r>
                  </w:del>
                </w:p>
              </w:tc>
              <w:tc>
                <w:tcPr>
                  <w:tcW w:w="737" w:type="dxa"/>
                  <w:vAlign w:val="center"/>
                </w:tcPr>
                <w:p w14:paraId="21C3B7F5" w14:textId="55EEA133" w:rsidR="0046565C" w:rsidRPr="008958B5" w:rsidDel="0046565C" w:rsidRDefault="0046565C" w:rsidP="0046565C">
                  <w:pPr>
                    <w:spacing w:line="240" w:lineRule="exact"/>
                    <w:jc w:val="center"/>
                    <w:rPr>
                      <w:del w:id="262" w:author="林心羽" w:date="2024-10-22T12:25:00Z"/>
                      <w:rFonts w:ascii="Times New Roman" w:eastAsia="標楷體" w:hAnsi="Times New Roman" w:cs="Times New Roman"/>
                      <w:color w:val="000000" w:themeColor="text1"/>
                      <w:kern w:val="0"/>
                      <w:sz w:val="18"/>
                      <w:szCs w:val="18"/>
                    </w:rPr>
                  </w:pPr>
                  <w:del w:id="263" w:author="林心羽" w:date="2024-10-22T12:25:00Z">
                    <w:r w:rsidRPr="008958B5" w:rsidDel="0046565C">
                      <w:rPr>
                        <w:rFonts w:ascii="Times New Roman" w:hAnsi="Times New Roman" w:cs="Times New Roman"/>
                        <w:color w:val="000000"/>
                        <w:sz w:val="18"/>
                        <w:szCs w:val="18"/>
                      </w:rPr>
                      <w:delText>3.7%</w:delText>
                    </w:r>
                  </w:del>
                </w:p>
              </w:tc>
              <w:tc>
                <w:tcPr>
                  <w:tcW w:w="454" w:type="dxa"/>
                  <w:vAlign w:val="center"/>
                </w:tcPr>
                <w:p w14:paraId="6C74FFA1" w14:textId="3FDEDDCE" w:rsidR="0046565C" w:rsidRPr="008958B5" w:rsidDel="0046565C" w:rsidRDefault="0046565C" w:rsidP="0046565C">
                  <w:pPr>
                    <w:autoSpaceDE w:val="0"/>
                    <w:autoSpaceDN w:val="0"/>
                    <w:adjustRightInd w:val="0"/>
                    <w:spacing w:line="240" w:lineRule="exact"/>
                    <w:jc w:val="center"/>
                    <w:rPr>
                      <w:del w:id="264" w:author="林心羽" w:date="2024-10-22T12:25:00Z"/>
                      <w:rFonts w:ascii="Times New Roman" w:eastAsia="標楷體" w:hAnsi="Times New Roman" w:cs="Times New Roman"/>
                      <w:color w:val="000000" w:themeColor="text1"/>
                      <w:kern w:val="0"/>
                      <w:sz w:val="18"/>
                      <w:szCs w:val="18"/>
                    </w:rPr>
                  </w:pPr>
                  <w:del w:id="265" w:author="林心羽" w:date="2024-10-22T12:25:00Z">
                    <w:r w:rsidRPr="008958B5" w:rsidDel="0046565C">
                      <w:rPr>
                        <w:rFonts w:ascii="Times New Roman" w:eastAsia="標楷體" w:hAnsi="Times New Roman" w:cs="Times New Roman"/>
                        <w:color w:val="000000" w:themeColor="text1"/>
                        <w:kern w:val="0"/>
                        <w:sz w:val="18"/>
                        <w:szCs w:val="18"/>
                      </w:rPr>
                      <w:delText>500%</w:delText>
                    </w:r>
                  </w:del>
                </w:p>
              </w:tc>
              <w:tc>
                <w:tcPr>
                  <w:tcW w:w="794" w:type="dxa"/>
                </w:tcPr>
                <w:p w14:paraId="5F7FA438" w14:textId="0846A97E" w:rsidR="0046565C" w:rsidRPr="008958B5" w:rsidDel="0046565C" w:rsidRDefault="0046565C" w:rsidP="0046565C">
                  <w:pPr>
                    <w:autoSpaceDE w:val="0"/>
                    <w:autoSpaceDN w:val="0"/>
                    <w:adjustRightInd w:val="0"/>
                    <w:spacing w:line="240" w:lineRule="exact"/>
                    <w:jc w:val="center"/>
                    <w:rPr>
                      <w:del w:id="266" w:author="林心羽" w:date="2024-10-22T12:25:00Z"/>
                      <w:rFonts w:ascii="Times New Roman" w:eastAsia="標楷體" w:hAnsi="Times New Roman" w:cs="Times New Roman"/>
                      <w:color w:val="000000" w:themeColor="text1"/>
                      <w:kern w:val="0"/>
                      <w:sz w:val="18"/>
                      <w:szCs w:val="18"/>
                    </w:rPr>
                  </w:pPr>
                  <w:del w:id="267" w:author="林心羽" w:date="2024-10-22T12:25:00Z">
                    <w:r w:rsidRPr="008958B5" w:rsidDel="0046565C">
                      <w:rPr>
                        <w:rFonts w:ascii="Times New Roman" w:hAnsi="Times New Roman" w:cs="Times New Roman"/>
                        <w:color w:val="000000"/>
                        <w:sz w:val="18"/>
                        <w:szCs w:val="18"/>
                      </w:rPr>
                      <w:delText>370,000</w:delText>
                    </w:r>
                  </w:del>
                </w:p>
              </w:tc>
              <w:tc>
                <w:tcPr>
                  <w:tcW w:w="2041" w:type="dxa"/>
                  <w:vAlign w:val="center"/>
                </w:tcPr>
                <w:p w14:paraId="3ECBE55D" w14:textId="0A59D810" w:rsidR="0046565C" w:rsidRPr="008958B5" w:rsidDel="0046565C" w:rsidRDefault="0046565C" w:rsidP="0046565C">
                  <w:pPr>
                    <w:autoSpaceDE w:val="0"/>
                    <w:autoSpaceDN w:val="0"/>
                    <w:adjustRightInd w:val="0"/>
                    <w:spacing w:line="240" w:lineRule="exact"/>
                    <w:jc w:val="center"/>
                    <w:rPr>
                      <w:del w:id="268" w:author="林心羽" w:date="2024-10-22T12:25:00Z"/>
                      <w:rFonts w:ascii="Times New Roman" w:eastAsia="標楷體" w:hAnsi="Times New Roman" w:cs="Times New Roman"/>
                      <w:color w:val="000000" w:themeColor="text1"/>
                      <w:kern w:val="0"/>
                      <w:sz w:val="18"/>
                      <w:szCs w:val="18"/>
                    </w:rPr>
                  </w:pPr>
                  <w:del w:id="269" w:author="林心羽" w:date="2024-10-22T12:25:00Z">
                    <w:r w:rsidRPr="008958B5" w:rsidDel="0046565C">
                      <w:rPr>
                        <w:rFonts w:ascii="Times New Roman" w:eastAsia="標楷體" w:hAnsi="Times New Roman" w:cs="Times New Roman"/>
                        <w:color w:val="000000" w:themeColor="text1"/>
                        <w:kern w:val="0"/>
                        <w:sz w:val="18"/>
                        <w:szCs w:val="18"/>
                      </w:rPr>
                      <w:delText>2028/4/24(</w:delText>
                    </w:r>
                    <w:r w:rsidRPr="008958B5" w:rsidDel="0046565C">
                      <w:rPr>
                        <w:rFonts w:ascii="Times New Roman" w:eastAsia="標楷體" w:hAnsi="Times New Roman" w:cs="Times New Roman" w:hint="eastAsia"/>
                        <w:color w:val="000000" w:themeColor="text1"/>
                        <w:kern w:val="0"/>
                        <w:sz w:val="18"/>
                        <w:szCs w:val="18"/>
                      </w:rPr>
                      <w:delText>含</w:delText>
                    </w:r>
                    <w:r w:rsidRPr="008958B5" w:rsidDel="0046565C">
                      <w:rPr>
                        <w:rFonts w:ascii="Times New Roman" w:eastAsia="標楷體" w:hAnsi="Times New Roman" w:cs="Times New Roman"/>
                        <w:color w:val="000000" w:themeColor="text1"/>
                        <w:kern w:val="0"/>
                        <w:sz w:val="18"/>
                        <w:szCs w:val="18"/>
                      </w:rPr>
                      <w:delText>)~2028/7/24 (</w:delText>
                    </w:r>
                    <w:r w:rsidRPr="008958B5" w:rsidDel="0046565C">
                      <w:rPr>
                        <w:rFonts w:ascii="Times New Roman" w:eastAsia="標楷體" w:hAnsi="Times New Roman" w:cs="Times New Roman" w:hint="eastAsia"/>
                        <w:color w:val="000000" w:themeColor="text1"/>
                        <w:kern w:val="0"/>
                        <w:sz w:val="18"/>
                        <w:szCs w:val="18"/>
                      </w:rPr>
                      <w:delText>不含</w:delText>
                    </w:r>
                    <w:r w:rsidRPr="008958B5" w:rsidDel="0046565C">
                      <w:rPr>
                        <w:rFonts w:ascii="Times New Roman" w:eastAsia="標楷體" w:hAnsi="Times New Roman" w:cs="Times New Roman"/>
                        <w:color w:val="000000" w:themeColor="text1"/>
                        <w:kern w:val="0"/>
                        <w:sz w:val="18"/>
                        <w:szCs w:val="18"/>
                      </w:rPr>
                      <w:delText>)</w:delText>
                    </w:r>
                    <w:r w:rsidRPr="008958B5" w:rsidDel="0046565C">
                      <w:rPr>
                        <w:rFonts w:ascii="Times New Roman" w:eastAsia="標楷體" w:hAnsi="Times New Roman" w:cs="Times New Roman" w:hint="eastAsia"/>
                        <w:color w:val="000000" w:themeColor="text1"/>
                        <w:kern w:val="0"/>
                        <w:sz w:val="18"/>
                        <w:szCs w:val="18"/>
                      </w:rPr>
                      <w:delText>之避險資金成本：</w:delText>
                    </w:r>
                  </w:del>
                </w:p>
                <w:p w14:paraId="2F2B05A4" w14:textId="4BBC8500" w:rsidR="0046565C" w:rsidRPr="008958B5" w:rsidDel="0046565C" w:rsidRDefault="0046565C" w:rsidP="0046565C">
                  <w:pPr>
                    <w:autoSpaceDE w:val="0"/>
                    <w:autoSpaceDN w:val="0"/>
                    <w:adjustRightInd w:val="0"/>
                    <w:spacing w:line="240" w:lineRule="exact"/>
                    <w:jc w:val="center"/>
                    <w:rPr>
                      <w:del w:id="270" w:author="林心羽" w:date="2024-10-22T12:25:00Z"/>
                      <w:rFonts w:ascii="Times New Roman" w:eastAsia="標楷體" w:hAnsi="Times New Roman" w:cs="Times New Roman"/>
                      <w:color w:val="000000" w:themeColor="text1"/>
                      <w:kern w:val="0"/>
                      <w:sz w:val="18"/>
                      <w:szCs w:val="18"/>
                    </w:rPr>
                  </w:pPr>
                  <w:del w:id="271" w:author="林心羽" w:date="2024-10-22T12:25:00Z">
                    <w:r w:rsidRPr="008958B5" w:rsidDel="0046565C">
                      <w:rPr>
                        <w:rFonts w:ascii="Times New Roman" w:hAnsi="Times New Roman" w:cs="Times New Roman"/>
                        <w:color w:val="000000"/>
                        <w:sz w:val="18"/>
                        <w:szCs w:val="18"/>
                      </w:rPr>
                      <w:delText>2.50%</w:delText>
                    </w:r>
                  </w:del>
                </w:p>
              </w:tc>
              <w:tc>
                <w:tcPr>
                  <w:tcW w:w="1134" w:type="dxa"/>
                  <w:vAlign w:val="center"/>
                </w:tcPr>
                <w:p w14:paraId="20842ACA" w14:textId="38A1FC00" w:rsidR="0046565C" w:rsidRPr="008958B5" w:rsidDel="0046565C" w:rsidRDefault="0046565C" w:rsidP="0046565C">
                  <w:pPr>
                    <w:snapToGrid w:val="0"/>
                    <w:spacing w:line="240" w:lineRule="exact"/>
                    <w:jc w:val="center"/>
                    <w:rPr>
                      <w:del w:id="272" w:author="林心羽" w:date="2024-10-22T12:25:00Z"/>
                      <w:rFonts w:ascii="Times New Roman" w:hAnsi="Times New Roman" w:cs="Times New Roman"/>
                      <w:color w:val="000000"/>
                      <w:sz w:val="18"/>
                      <w:szCs w:val="18"/>
                    </w:rPr>
                  </w:pPr>
                  <w:del w:id="273" w:author="林心羽" w:date="2024-10-22T12:25:00Z">
                    <w:r w:rsidRPr="008958B5" w:rsidDel="0046565C">
                      <w:rPr>
                        <w:rFonts w:ascii="Times New Roman" w:hAnsi="Times New Roman" w:cs="Times New Roman"/>
                        <w:color w:val="000000"/>
                        <w:sz w:val="18"/>
                        <w:szCs w:val="18"/>
                      </w:rPr>
                      <w:delText>91</w:delText>
                    </w:r>
                  </w:del>
                </w:p>
              </w:tc>
              <w:tc>
                <w:tcPr>
                  <w:tcW w:w="567" w:type="dxa"/>
                  <w:vAlign w:val="center"/>
                </w:tcPr>
                <w:p w14:paraId="096A426E" w14:textId="394D6158" w:rsidR="0046565C" w:rsidRPr="008958B5" w:rsidDel="0046565C" w:rsidRDefault="0046565C" w:rsidP="0046565C">
                  <w:pPr>
                    <w:snapToGrid w:val="0"/>
                    <w:spacing w:line="240" w:lineRule="exact"/>
                    <w:jc w:val="center"/>
                    <w:rPr>
                      <w:del w:id="274" w:author="林心羽" w:date="2024-10-22T12:25:00Z"/>
                      <w:rFonts w:ascii="Times New Roman" w:eastAsia="標楷體" w:hAnsi="Times New Roman" w:cs="Times New Roman"/>
                      <w:b/>
                      <w:color w:val="000000" w:themeColor="text1"/>
                      <w:kern w:val="0"/>
                      <w:sz w:val="18"/>
                      <w:szCs w:val="18"/>
                    </w:rPr>
                  </w:pPr>
                </w:p>
              </w:tc>
              <w:tc>
                <w:tcPr>
                  <w:tcW w:w="964" w:type="dxa"/>
                  <w:vAlign w:val="center"/>
                </w:tcPr>
                <w:p w14:paraId="18B3EF3A" w14:textId="4DB16C3E" w:rsidR="0046565C" w:rsidRPr="008958B5" w:rsidDel="0046565C" w:rsidRDefault="0046565C" w:rsidP="0046565C">
                  <w:pPr>
                    <w:snapToGrid w:val="0"/>
                    <w:spacing w:line="240" w:lineRule="exact"/>
                    <w:jc w:val="center"/>
                    <w:rPr>
                      <w:del w:id="275" w:author="林心羽" w:date="2024-10-22T12:25:00Z"/>
                      <w:rFonts w:ascii="Times New Roman" w:hAnsi="Times New Roman" w:cs="Times New Roman"/>
                      <w:b/>
                      <w:color w:val="000000"/>
                      <w:sz w:val="18"/>
                      <w:szCs w:val="18"/>
                    </w:rPr>
                  </w:pPr>
                  <w:del w:id="276" w:author="林心羽" w:date="2024-10-22T12:25:00Z">
                    <w:r w:rsidRPr="008958B5" w:rsidDel="0046565C">
                      <w:rPr>
                        <w:rFonts w:ascii="Times New Roman" w:eastAsia="標楷體" w:hAnsi="Times New Roman" w:cs="Times New Roman"/>
                        <w:color w:val="000000" w:themeColor="text1"/>
                        <w:kern w:val="0"/>
                        <w:sz w:val="18"/>
                        <w:szCs w:val="18"/>
                      </w:rPr>
                      <w:delText>42,384</w:delText>
                    </w:r>
                  </w:del>
                  <w:del w:id="277" w:author="林心羽" w:date="2024-10-22T12:22:00Z">
                    <w:r w:rsidRPr="008958B5" w:rsidDel="0046565C">
                      <w:rPr>
                        <w:rFonts w:ascii="Times New Roman" w:hAnsi="Times New Roman" w:cs="Times New Roman" w:hint="eastAsia"/>
                        <w:b/>
                        <w:color w:val="000000"/>
                        <w:sz w:val="18"/>
                        <w:szCs w:val="18"/>
                      </w:rPr>
                      <w:delText>766</w:delText>
                    </w:r>
                    <w:r w:rsidRPr="008958B5" w:rsidDel="0046565C">
                      <w:rPr>
                        <w:rFonts w:ascii="Times New Roman" w:hAnsi="Times New Roman" w:cs="Times New Roman"/>
                        <w:b/>
                        <w:color w:val="000000"/>
                        <w:sz w:val="18"/>
                        <w:szCs w:val="18"/>
                      </w:rPr>
                      <w:delText>,</w:delText>
                    </w:r>
                    <w:r w:rsidRPr="008958B5" w:rsidDel="0046565C">
                      <w:rPr>
                        <w:rFonts w:ascii="Times New Roman" w:hAnsi="Times New Roman" w:cs="Times New Roman" w:hint="eastAsia"/>
                        <w:b/>
                        <w:color w:val="000000"/>
                        <w:sz w:val="18"/>
                        <w:szCs w:val="18"/>
                      </w:rPr>
                      <w:delText>329</w:delText>
                    </w:r>
                  </w:del>
                </w:p>
              </w:tc>
            </w:tr>
            <w:tr w:rsidR="0046565C" w:rsidRPr="008958B5" w14:paraId="6A4348C8" w14:textId="77777777" w:rsidTr="00A87AC6">
              <w:trPr>
                <w:trHeight w:val="395"/>
                <w:ins w:id="278" w:author="林心羽" w:date="2024-10-22T12:22:00Z"/>
              </w:trPr>
              <w:tc>
                <w:tcPr>
                  <w:tcW w:w="654" w:type="dxa"/>
                  <w:vAlign w:val="center"/>
                </w:tcPr>
                <w:p w14:paraId="47E947BB" w14:textId="77777777" w:rsidR="0046565C" w:rsidRPr="008958B5" w:rsidRDefault="0046565C" w:rsidP="0046565C">
                  <w:pPr>
                    <w:autoSpaceDE w:val="0"/>
                    <w:autoSpaceDN w:val="0"/>
                    <w:adjustRightInd w:val="0"/>
                    <w:spacing w:line="240" w:lineRule="exact"/>
                    <w:jc w:val="center"/>
                    <w:rPr>
                      <w:ins w:id="279" w:author="林心羽" w:date="2024-10-22T12:22:00Z"/>
                      <w:rFonts w:ascii="Times New Roman" w:eastAsia="標楷體" w:hAnsi="Times New Roman" w:cs="Times New Roman"/>
                      <w:color w:val="000000" w:themeColor="text1"/>
                      <w:kern w:val="0"/>
                      <w:sz w:val="18"/>
                      <w:szCs w:val="18"/>
                    </w:rPr>
                  </w:pPr>
                </w:p>
              </w:tc>
              <w:tc>
                <w:tcPr>
                  <w:tcW w:w="907" w:type="dxa"/>
                  <w:vAlign w:val="center"/>
                </w:tcPr>
                <w:p w14:paraId="5B71A2AE" w14:textId="77777777" w:rsidR="0046565C" w:rsidRPr="008958B5" w:rsidRDefault="0046565C" w:rsidP="0046565C">
                  <w:pPr>
                    <w:spacing w:line="240" w:lineRule="exact"/>
                    <w:jc w:val="center"/>
                    <w:rPr>
                      <w:ins w:id="280" w:author="林心羽" w:date="2024-10-22T12:22:00Z"/>
                      <w:rFonts w:ascii="Times New Roman" w:eastAsia="標楷體" w:hAnsi="Times New Roman" w:cs="Times New Roman"/>
                      <w:color w:val="000000" w:themeColor="text1"/>
                      <w:kern w:val="0"/>
                      <w:sz w:val="18"/>
                      <w:szCs w:val="18"/>
                    </w:rPr>
                  </w:pPr>
                </w:p>
              </w:tc>
              <w:tc>
                <w:tcPr>
                  <w:tcW w:w="737" w:type="dxa"/>
                  <w:vAlign w:val="center"/>
                </w:tcPr>
                <w:p w14:paraId="317ACD92" w14:textId="77777777" w:rsidR="0046565C" w:rsidRPr="008958B5" w:rsidRDefault="0046565C" w:rsidP="0046565C">
                  <w:pPr>
                    <w:spacing w:line="240" w:lineRule="exact"/>
                    <w:jc w:val="center"/>
                    <w:rPr>
                      <w:ins w:id="281" w:author="林心羽" w:date="2024-10-22T12:22:00Z"/>
                      <w:rFonts w:ascii="Times New Roman" w:hAnsi="Times New Roman" w:cs="Times New Roman"/>
                      <w:color w:val="000000"/>
                      <w:sz w:val="18"/>
                      <w:szCs w:val="18"/>
                    </w:rPr>
                  </w:pPr>
                </w:p>
              </w:tc>
              <w:tc>
                <w:tcPr>
                  <w:tcW w:w="454" w:type="dxa"/>
                  <w:vAlign w:val="center"/>
                </w:tcPr>
                <w:p w14:paraId="4F2D2424" w14:textId="77777777" w:rsidR="0046565C" w:rsidRPr="008958B5" w:rsidRDefault="0046565C" w:rsidP="0046565C">
                  <w:pPr>
                    <w:autoSpaceDE w:val="0"/>
                    <w:autoSpaceDN w:val="0"/>
                    <w:adjustRightInd w:val="0"/>
                    <w:spacing w:line="240" w:lineRule="exact"/>
                    <w:jc w:val="center"/>
                    <w:rPr>
                      <w:ins w:id="282" w:author="林心羽" w:date="2024-10-22T12:22:00Z"/>
                      <w:rFonts w:ascii="Times New Roman" w:eastAsia="標楷體" w:hAnsi="Times New Roman" w:cs="Times New Roman"/>
                      <w:color w:val="000000" w:themeColor="text1"/>
                      <w:kern w:val="0"/>
                      <w:sz w:val="18"/>
                      <w:szCs w:val="18"/>
                    </w:rPr>
                  </w:pPr>
                </w:p>
              </w:tc>
              <w:tc>
                <w:tcPr>
                  <w:tcW w:w="794" w:type="dxa"/>
                </w:tcPr>
                <w:p w14:paraId="11D06B92" w14:textId="77777777" w:rsidR="0046565C" w:rsidRPr="008958B5" w:rsidRDefault="0046565C" w:rsidP="0046565C">
                  <w:pPr>
                    <w:autoSpaceDE w:val="0"/>
                    <w:autoSpaceDN w:val="0"/>
                    <w:adjustRightInd w:val="0"/>
                    <w:spacing w:line="240" w:lineRule="exact"/>
                    <w:jc w:val="center"/>
                    <w:rPr>
                      <w:ins w:id="283" w:author="林心羽" w:date="2024-10-22T12:22:00Z"/>
                      <w:rFonts w:ascii="Times New Roman" w:hAnsi="Times New Roman" w:cs="Times New Roman"/>
                      <w:color w:val="000000"/>
                      <w:sz w:val="18"/>
                      <w:szCs w:val="18"/>
                    </w:rPr>
                  </w:pPr>
                </w:p>
              </w:tc>
              <w:tc>
                <w:tcPr>
                  <w:tcW w:w="2041" w:type="dxa"/>
                  <w:vAlign w:val="center"/>
                </w:tcPr>
                <w:p w14:paraId="03BB8880" w14:textId="77777777" w:rsidR="0046565C" w:rsidRPr="008958B5" w:rsidRDefault="0046565C" w:rsidP="0046565C">
                  <w:pPr>
                    <w:autoSpaceDE w:val="0"/>
                    <w:autoSpaceDN w:val="0"/>
                    <w:adjustRightInd w:val="0"/>
                    <w:spacing w:line="240" w:lineRule="exact"/>
                    <w:jc w:val="center"/>
                    <w:rPr>
                      <w:ins w:id="284" w:author="林心羽" w:date="2024-10-22T12:22:00Z"/>
                      <w:rFonts w:ascii="Times New Roman" w:eastAsia="標楷體" w:hAnsi="Times New Roman" w:cs="Times New Roman"/>
                      <w:color w:val="000000" w:themeColor="text1"/>
                      <w:kern w:val="0"/>
                      <w:sz w:val="18"/>
                      <w:szCs w:val="18"/>
                    </w:rPr>
                  </w:pPr>
                </w:p>
              </w:tc>
              <w:tc>
                <w:tcPr>
                  <w:tcW w:w="1134" w:type="dxa"/>
                  <w:vAlign w:val="center"/>
                </w:tcPr>
                <w:p w14:paraId="4C703C6A" w14:textId="77777777" w:rsidR="0046565C" w:rsidRPr="008958B5" w:rsidRDefault="0046565C" w:rsidP="0046565C">
                  <w:pPr>
                    <w:snapToGrid w:val="0"/>
                    <w:spacing w:line="240" w:lineRule="exact"/>
                    <w:jc w:val="center"/>
                    <w:rPr>
                      <w:ins w:id="285" w:author="林心羽" w:date="2024-10-22T12:22:00Z"/>
                      <w:rFonts w:ascii="Times New Roman" w:hAnsi="Times New Roman" w:cs="Times New Roman"/>
                      <w:color w:val="000000"/>
                      <w:sz w:val="18"/>
                      <w:szCs w:val="18"/>
                    </w:rPr>
                  </w:pPr>
                </w:p>
              </w:tc>
              <w:tc>
                <w:tcPr>
                  <w:tcW w:w="567" w:type="dxa"/>
                  <w:vAlign w:val="center"/>
                </w:tcPr>
                <w:p w14:paraId="08CA84E7" w14:textId="5F3E1D4F" w:rsidR="0046565C" w:rsidRPr="008958B5" w:rsidRDefault="0046565C" w:rsidP="0046565C">
                  <w:pPr>
                    <w:snapToGrid w:val="0"/>
                    <w:spacing w:line="240" w:lineRule="exact"/>
                    <w:jc w:val="center"/>
                    <w:rPr>
                      <w:ins w:id="286" w:author="林心羽" w:date="2024-10-22T12:22:00Z"/>
                      <w:rFonts w:ascii="Times New Roman" w:eastAsia="標楷體" w:hAnsi="Times New Roman" w:cs="Times New Roman"/>
                      <w:b/>
                      <w:color w:val="000000" w:themeColor="text1"/>
                      <w:kern w:val="0"/>
                      <w:sz w:val="18"/>
                      <w:szCs w:val="18"/>
                    </w:rPr>
                  </w:pPr>
                  <w:ins w:id="287" w:author="林心羽" w:date="2024-10-22T12:23:00Z">
                    <w:r w:rsidRPr="008D5027">
                      <w:rPr>
                        <w:rFonts w:ascii="Times New Roman" w:eastAsia="標楷體" w:hAnsi="Times New Roman" w:cs="Times New Roman"/>
                        <w:b/>
                        <w:color w:val="000000" w:themeColor="text1"/>
                        <w:kern w:val="0"/>
                        <w:sz w:val="18"/>
                        <w:szCs w:val="18"/>
                      </w:rPr>
                      <w:t>Total</w:t>
                    </w:r>
                  </w:ins>
                </w:p>
              </w:tc>
              <w:tc>
                <w:tcPr>
                  <w:tcW w:w="964" w:type="dxa"/>
                  <w:vAlign w:val="center"/>
                </w:tcPr>
                <w:p w14:paraId="5C5955F4" w14:textId="7C8D754F" w:rsidR="0046565C" w:rsidRPr="008958B5" w:rsidRDefault="0046565C" w:rsidP="0046565C">
                  <w:pPr>
                    <w:snapToGrid w:val="0"/>
                    <w:spacing w:line="240" w:lineRule="exact"/>
                    <w:jc w:val="center"/>
                    <w:rPr>
                      <w:ins w:id="288" w:author="林心羽" w:date="2024-10-22T12:22:00Z"/>
                      <w:rFonts w:ascii="Times New Roman" w:eastAsia="標楷體" w:hAnsi="Times New Roman" w:cs="Times New Roman"/>
                      <w:color w:val="000000" w:themeColor="text1"/>
                      <w:kern w:val="0"/>
                      <w:sz w:val="18"/>
                      <w:szCs w:val="18"/>
                    </w:rPr>
                  </w:pPr>
                  <w:ins w:id="289" w:author="林心羽" w:date="2024-10-22T12:22:00Z">
                    <w:r w:rsidRPr="008958B5">
                      <w:rPr>
                        <w:rFonts w:ascii="Times New Roman" w:hAnsi="Times New Roman" w:cs="Times New Roman" w:hint="eastAsia"/>
                        <w:b/>
                        <w:color w:val="000000"/>
                        <w:sz w:val="18"/>
                        <w:szCs w:val="18"/>
                      </w:rPr>
                      <w:t>766</w:t>
                    </w:r>
                    <w:r w:rsidRPr="008958B5">
                      <w:rPr>
                        <w:rFonts w:ascii="Times New Roman" w:hAnsi="Times New Roman" w:cs="Times New Roman"/>
                        <w:b/>
                        <w:color w:val="000000"/>
                        <w:sz w:val="18"/>
                        <w:szCs w:val="18"/>
                      </w:rPr>
                      <w:t>,</w:t>
                    </w:r>
                    <w:r w:rsidRPr="008958B5">
                      <w:rPr>
                        <w:rFonts w:ascii="Times New Roman" w:hAnsi="Times New Roman" w:cs="Times New Roman" w:hint="eastAsia"/>
                        <w:b/>
                        <w:color w:val="000000"/>
                        <w:sz w:val="18"/>
                        <w:szCs w:val="18"/>
                      </w:rPr>
                      <w:t>329</w:t>
                    </w:r>
                  </w:ins>
                </w:p>
              </w:tc>
            </w:tr>
          </w:tbl>
          <w:p w14:paraId="2C7BA767" w14:textId="77777777" w:rsidR="00E8424E" w:rsidRPr="008958B5" w:rsidRDefault="00E8424E" w:rsidP="00E8424E">
            <w:pPr>
              <w:autoSpaceDE w:val="0"/>
              <w:autoSpaceDN w:val="0"/>
              <w:adjustRightInd w:val="0"/>
              <w:spacing w:line="300" w:lineRule="exact"/>
              <w:ind w:rightChars="50" w:right="120"/>
              <w:jc w:val="both"/>
              <w:rPr>
                <w:rFonts w:ascii="Times New Roman" w:eastAsia="標楷體" w:hAnsi="Times New Roman" w:cs="Times New Roman"/>
                <w:b/>
                <w:kern w:val="0"/>
                <w:sz w:val="20"/>
                <w:szCs w:val="20"/>
              </w:rPr>
            </w:pPr>
          </w:p>
          <w:p w14:paraId="1ED1EFB0" w14:textId="77777777" w:rsidR="00E8424E" w:rsidRPr="008958B5" w:rsidRDefault="00E8424E" w:rsidP="001D5854">
            <w:pPr>
              <w:autoSpaceDE w:val="0"/>
              <w:autoSpaceDN w:val="0"/>
              <w:adjustRightInd w:val="0"/>
              <w:spacing w:line="300" w:lineRule="exact"/>
              <w:ind w:leftChars="152" w:left="512" w:rightChars="28" w:right="67" w:hangingChars="70" w:hanging="147"/>
              <w:jc w:val="both"/>
              <w:rPr>
                <w:rFonts w:ascii="Times New Roman" w:hAnsi="Times New Roman" w:cs="Times New Roman"/>
                <w:kern w:val="0"/>
                <w:sz w:val="21"/>
                <w:szCs w:val="21"/>
              </w:rPr>
            </w:pPr>
            <w:r w:rsidRPr="008958B5">
              <w:rPr>
                <w:rFonts w:ascii="Times New Roman" w:hAnsi="Times New Roman" w:cs="Times New Roman"/>
                <w:kern w:val="0"/>
                <w:sz w:val="21"/>
                <w:szCs w:val="21"/>
              </w:rPr>
              <w:t>a.</w:t>
            </w:r>
            <w:r w:rsidRPr="008958B5">
              <w:rPr>
                <w:rFonts w:ascii="Times New Roman" w:eastAsia="標楷體" w:hAnsi="Times New Roman" w:cs="Times New Roman" w:hint="eastAsia"/>
                <w:color w:val="000000"/>
                <w:kern w:val="0"/>
                <w:sz w:val="21"/>
                <w:szCs w:val="21"/>
              </w:rPr>
              <w:t>若交易人</w:t>
            </w:r>
            <w:r w:rsidRPr="008958B5">
              <w:rPr>
                <w:rFonts w:ascii="Times New Roman" w:eastAsia="標楷體" w:hAnsi="Times New Roman" w:cs="Times New Roman" w:hint="eastAsia"/>
                <w:kern w:val="0"/>
                <w:sz w:val="21"/>
                <w:szCs w:val="21"/>
              </w:rPr>
              <w:t>於</w:t>
            </w:r>
            <w:r w:rsidRPr="008958B5">
              <w:rPr>
                <w:rFonts w:ascii="Times New Roman" w:eastAsia="標楷體" w:hAnsi="Times New Roman" w:cs="Times New Roman"/>
                <w:color w:val="000000"/>
                <w:kern w:val="0"/>
                <w:sz w:val="21"/>
                <w:szCs w:val="21"/>
              </w:rPr>
              <w:t>2028/7/24(</w:t>
            </w:r>
            <w:r w:rsidRPr="008958B5">
              <w:rPr>
                <w:rFonts w:ascii="Times New Roman" w:eastAsia="標楷體" w:hAnsi="Times New Roman" w:cs="Times New Roman" w:hint="eastAsia"/>
                <w:color w:val="000000"/>
                <w:kern w:val="0"/>
                <w:sz w:val="21"/>
                <w:szCs w:val="21"/>
              </w:rPr>
              <w:t>即</w:t>
            </w:r>
            <w:r w:rsidRPr="008958B5">
              <w:rPr>
                <w:rFonts w:ascii="Times New Roman" w:eastAsia="標楷體" w:hAnsi="Times New Roman" w:cs="Times New Roman" w:hint="eastAsia"/>
                <w:kern w:val="0"/>
                <w:sz w:val="21"/>
                <w:szCs w:val="21"/>
              </w:rPr>
              <w:t>到期通知日</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當日選定</w:t>
            </w:r>
            <w:proofErr w:type="gramStart"/>
            <w:r w:rsidRPr="008958B5">
              <w:rPr>
                <w:rFonts w:ascii="Times New Roman" w:eastAsia="標楷體" w:hAnsi="Times New Roman" w:cs="Times New Roman" w:hint="eastAsia"/>
                <w:color w:val="000000"/>
                <w:kern w:val="0"/>
                <w:sz w:val="21"/>
                <w:szCs w:val="21"/>
              </w:rPr>
              <w:t>採</w:t>
            </w:r>
            <w:proofErr w:type="gramEnd"/>
            <w:r w:rsidRPr="008958B5">
              <w:rPr>
                <w:rFonts w:ascii="Times New Roman" w:eastAsia="標楷體" w:hAnsi="Times New Roman" w:cs="Times New Roman" w:hint="eastAsia"/>
                <w:color w:val="000000"/>
                <w:kern w:val="0"/>
                <w:sz w:val="21"/>
                <w:szCs w:val="21"/>
                <w:bdr w:val="single" w:sz="4" w:space="0" w:color="auto"/>
              </w:rPr>
              <w:t>現金結算</w:t>
            </w:r>
          </w:p>
          <w:p w14:paraId="76E50189" w14:textId="77777777" w:rsidR="00E8424E" w:rsidRPr="008958B5" w:rsidRDefault="00E8424E" w:rsidP="001D5854">
            <w:pPr>
              <w:autoSpaceDE w:val="0"/>
              <w:autoSpaceDN w:val="0"/>
              <w:adjustRightInd w:val="0"/>
              <w:spacing w:line="300" w:lineRule="exact"/>
              <w:ind w:leftChars="126" w:left="302" w:rightChars="28" w:right="67"/>
              <w:jc w:val="both"/>
              <w:rPr>
                <w:rFonts w:ascii="標楷體" w:eastAsia="標楷體" w:hAnsi="標楷體" w:cs="Times New Roman"/>
                <w:kern w:val="0"/>
                <w:sz w:val="21"/>
                <w:szCs w:val="21"/>
              </w:rPr>
            </w:pPr>
            <w:r w:rsidRPr="008958B5">
              <w:rPr>
                <w:rFonts w:ascii="Times New Roman" w:eastAsia="標楷體" w:hAnsi="Times New Roman" w:cs="Times New Roman"/>
                <w:color w:val="FF0000"/>
                <w:kern w:val="0"/>
                <w:sz w:val="21"/>
                <w:szCs w:val="21"/>
              </w:rPr>
              <w:t xml:space="preserve">  </w:t>
            </w:r>
            <w:r w:rsidRPr="008958B5">
              <w:rPr>
                <w:rFonts w:ascii="Times New Roman" w:eastAsia="標楷體" w:hAnsi="Times New Roman" w:cs="Times New Roman" w:hint="eastAsia"/>
                <w:kern w:val="0"/>
                <w:sz w:val="21"/>
                <w:szCs w:val="21"/>
              </w:rPr>
              <w:t>負值配息總計差額</w:t>
            </w:r>
            <w:r w:rsidRPr="008958B5">
              <w:rPr>
                <w:rFonts w:ascii="Times New Roman" w:eastAsia="標楷體" w:hAnsi="Times New Roman" w:cs="Times New Roman"/>
                <w:kern w:val="0"/>
                <w:sz w:val="21"/>
                <w:szCs w:val="21"/>
              </w:rPr>
              <w:t>ND = 0</w:t>
            </w:r>
          </w:p>
          <w:p w14:paraId="4A78D35D" w14:textId="251252B9" w:rsidR="00E8424E" w:rsidRPr="008958B5" w:rsidRDefault="00E8424E" w:rsidP="001D5854">
            <w:pPr>
              <w:autoSpaceDE w:val="0"/>
              <w:autoSpaceDN w:val="0"/>
              <w:adjustRightInd w:val="0"/>
              <w:spacing w:line="300" w:lineRule="exact"/>
              <w:ind w:leftChars="217" w:left="582" w:rightChars="28" w:right="67" w:hangingChars="29" w:hanging="61"/>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合約價值</w:t>
            </w:r>
            <w:r w:rsidRPr="008958B5">
              <w:rPr>
                <w:rFonts w:ascii="Times New Roman" w:eastAsia="標楷體" w:hAnsi="Times New Roman" w:cs="Times New Roman"/>
                <w:color w:val="000000"/>
                <w:kern w:val="0"/>
                <w:sz w:val="21"/>
                <w:szCs w:val="21"/>
              </w:rPr>
              <w:t>:</w:t>
            </w:r>
            <w:r w:rsidRPr="008958B5">
              <w:rPr>
                <w:rFonts w:ascii="Times New Roman" w:hAnsi="Times New Roman" w:cs="Times New Roman"/>
                <w:color w:val="000000"/>
                <w:sz w:val="21"/>
                <w:szCs w:val="21"/>
              </w:rPr>
              <w:t>2,000,000*</w:t>
            </w:r>
            <w:r w:rsidR="004478BB" w:rsidRPr="008958B5">
              <w:rPr>
                <w:rFonts w:ascii="Times New Roman" w:hAnsi="Times New Roman" w:cs="Times New Roman"/>
                <w:color w:val="000000"/>
                <w:sz w:val="21"/>
                <w:szCs w:val="21"/>
              </w:rPr>
              <w:t>[</w:t>
            </w:r>
            <w:r w:rsidRPr="008958B5">
              <w:rPr>
                <w:rFonts w:ascii="Times New Roman" w:hAnsi="Times New Roman" w:cs="Times New Roman"/>
                <w:color w:val="000000"/>
                <w:sz w:val="21"/>
                <w:szCs w:val="21"/>
              </w:rPr>
              <w:t>1+500%*(100.2-100)/100</w:t>
            </w:r>
            <w:r w:rsidR="004478BB" w:rsidRPr="008958B5">
              <w:rPr>
                <w:rFonts w:ascii="Times New Roman" w:hAnsi="Times New Roman" w:cs="Times New Roman"/>
                <w:color w:val="000000"/>
                <w:sz w:val="21"/>
                <w:szCs w:val="21"/>
              </w:rPr>
              <w:t>]</w:t>
            </w:r>
            <w:r w:rsidRPr="008958B5">
              <w:rPr>
                <w:rFonts w:ascii="Times New Roman" w:hAnsi="Times New Roman" w:cs="Times New Roman"/>
                <w:color w:val="000000"/>
                <w:sz w:val="21"/>
                <w:szCs w:val="21"/>
              </w:rPr>
              <w:t xml:space="preserve"> </w:t>
            </w:r>
            <w:r w:rsidRPr="008958B5">
              <w:rPr>
                <w:rFonts w:ascii="Times New Roman" w:hAnsi="Times New Roman" w:cs="Times New Roman"/>
                <w:sz w:val="21"/>
                <w:szCs w:val="21"/>
              </w:rPr>
              <w:t>- 0</w:t>
            </w:r>
            <w:r w:rsidRPr="008958B5">
              <w:rPr>
                <w:rFonts w:ascii="Times New Roman" w:hAnsi="Times New Roman" w:cs="Times New Roman"/>
                <w:color w:val="000000"/>
                <w:sz w:val="21"/>
                <w:szCs w:val="21"/>
              </w:rPr>
              <w:t>= 2,020,000</w:t>
            </w:r>
          </w:p>
          <w:p w14:paraId="18517486" w14:textId="43E9D162" w:rsidR="00E8424E" w:rsidRPr="008958B5" w:rsidRDefault="00E8424E" w:rsidP="001D5854">
            <w:pPr>
              <w:autoSpaceDE w:val="0"/>
              <w:autoSpaceDN w:val="0"/>
              <w:adjustRightInd w:val="0"/>
              <w:spacing w:line="300" w:lineRule="exact"/>
              <w:ind w:leftChars="217" w:left="521" w:rightChars="28" w:right="67" w:firstLine="1"/>
              <w:jc w:val="both"/>
              <w:rPr>
                <w:rFonts w:ascii="Times New Roman" w:eastAsia="標楷體" w:hAnsi="Times New Roman" w:cs="Times New Roman"/>
                <w:noProof/>
                <w:kern w:val="0"/>
                <w:sz w:val="21"/>
                <w:szCs w:val="21"/>
              </w:rPr>
            </w:pPr>
            <w:r w:rsidRPr="008958B5">
              <w:rPr>
                <w:rFonts w:ascii="Times New Roman" w:eastAsia="標楷體" w:hAnsi="Times New Roman" w:cs="Times New Roman" w:hint="eastAsia"/>
                <w:color w:val="000000"/>
                <w:kern w:val="0"/>
                <w:sz w:val="21"/>
                <w:szCs w:val="21"/>
              </w:rPr>
              <w:t>交易人</w:t>
            </w:r>
            <w:proofErr w:type="gramStart"/>
            <w:r w:rsidRPr="008958B5">
              <w:rPr>
                <w:rFonts w:ascii="Times New Roman" w:eastAsia="標楷體" w:hAnsi="Times New Roman" w:cs="Times New Roman" w:hint="eastAsia"/>
                <w:color w:val="000000"/>
                <w:kern w:val="0"/>
                <w:sz w:val="21"/>
                <w:szCs w:val="21"/>
              </w:rPr>
              <w:t>承作</w:t>
            </w:r>
            <w:proofErr w:type="gramEnd"/>
            <w:r w:rsidRPr="008958B5">
              <w:rPr>
                <w:rFonts w:ascii="Times New Roman" w:eastAsia="標楷體" w:hAnsi="Times New Roman" w:cs="Times New Roman" w:hint="eastAsia"/>
                <w:color w:val="000000"/>
                <w:kern w:val="0"/>
                <w:sz w:val="21"/>
                <w:szCs w:val="21"/>
              </w:rPr>
              <w:t>本商品共領回</w:t>
            </w:r>
            <w:r w:rsidR="00A87AC6" w:rsidRPr="008958B5">
              <w:rPr>
                <w:rFonts w:ascii="Times New Roman" w:eastAsia="標楷體" w:hAnsi="Times New Roman" w:cs="Times New Roman" w:hint="eastAsia"/>
                <w:color w:val="000000"/>
                <w:kern w:val="0"/>
                <w:sz w:val="21"/>
                <w:szCs w:val="21"/>
              </w:rPr>
              <w:t>766</w:t>
            </w:r>
            <w:r w:rsidR="00457A40" w:rsidRPr="008958B5">
              <w:rPr>
                <w:rFonts w:ascii="Times New Roman" w:eastAsia="標楷體" w:hAnsi="Times New Roman" w:cs="Times New Roman"/>
                <w:color w:val="000000"/>
                <w:kern w:val="0"/>
                <w:sz w:val="21"/>
                <w:szCs w:val="21"/>
              </w:rPr>
              <w:t>,</w:t>
            </w:r>
            <w:r w:rsidR="00A87AC6" w:rsidRPr="008958B5">
              <w:rPr>
                <w:rFonts w:ascii="Times New Roman" w:eastAsia="標楷體" w:hAnsi="Times New Roman" w:cs="Times New Roman" w:hint="eastAsia"/>
                <w:color w:val="000000"/>
                <w:kern w:val="0"/>
                <w:sz w:val="21"/>
                <w:szCs w:val="21"/>
              </w:rPr>
              <w:t>329</w:t>
            </w:r>
            <w:r w:rsidR="00457A40" w:rsidRPr="008958B5" w:rsidDel="00457A40">
              <w:rPr>
                <w:rFonts w:ascii="Times New Roman" w:eastAsia="標楷體" w:hAnsi="Times New Roman" w:cs="Times New Roman"/>
                <w:color w:val="000000" w:themeColor="text1"/>
                <w:kern w:val="0"/>
                <w:sz w:val="21"/>
                <w:szCs w:val="21"/>
              </w:rPr>
              <w:t xml:space="preserve"> </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於本商品配息交割日發放之配息金額合計數</w:t>
            </w:r>
            <w:r w:rsidRPr="008958B5">
              <w:rPr>
                <w:rFonts w:ascii="Times New Roman" w:eastAsia="標楷體" w:hAnsi="Times New Roman" w:cs="Times New Roman"/>
                <w:color w:val="000000"/>
                <w:kern w:val="0"/>
                <w:sz w:val="21"/>
                <w:szCs w:val="21"/>
              </w:rPr>
              <w:t>)+</w:t>
            </w:r>
            <w:r w:rsidRPr="008958B5">
              <w:rPr>
                <w:rFonts w:ascii="Times New Roman" w:hAnsi="Times New Roman" w:cs="Times New Roman"/>
                <w:kern w:val="0"/>
                <w:sz w:val="21"/>
                <w:szCs w:val="21"/>
              </w:rPr>
              <w:t>2,020,000</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於淨額</w:t>
            </w:r>
            <w:r w:rsidRPr="008958B5">
              <w:rPr>
                <w:rFonts w:ascii="Times New Roman" w:eastAsia="標楷體" w:hAnsi="Times New Roman" w:cs="Times New Roman" w:hint="eastAsia"/>
                <w:kern w:val="0"/>
                <w:sz w:val="20"/>
                <w:szCs w:val="20"/>
              </w:rPr>
              <w:t>交割</w:t>
            </w:r>
            <w:r w:rsidRPr="008958B5">
              <w:rPr>
                <w:rFonts w:ascii="Times New Roman" w:eastAsia="標楷體" w:hAnsi="Times New Roman" w:cs="Times New Roman" w:hint="eastAsia"/>
                <w:color w:val="000000"/>
                <w:kern w:val="0"/>
                <w:sz w:val="21"/>
                <w:szCs w:val="21"/>
              </w:rPr>
              <w:t>日交付之現金結算金額</w:t>
            </w:r>
            <w:r w:rsidRPr="008958B5">
              <w:rPr>
                <w:rFonts w:ascii="Times New Roman" w:eastAsia="標楷體" w:hAnsi="Times New Roman" w:cs="Times New Roman"/>
                <w:color w:val="000000"/>
                <w:kern w:val="0"/>
                <w:sz w:val="21"/>
                <w:szCs w:val="21"/>
              </w:rPr>
              <w:t>)</w:t>
            </w:r>
            <w:del w:id="290" w:author="林心羽" w:date="2024-10-22T12:29:00Z">
              <w:r w:rsidRPr="008958B5" w:rsidDel="0046565C">
                <w:rPr>
                  <w:rFonts w:ascii="Times New Roman" w:eastAsia="標楷體" w:hAnsi="Times New Roman" w:cs="Times New Roman"/>
                  <w:color w:val="000000"/>
                  <w:kern w:val="0"/>
                  <w:sz w:val="21"/>
                  <w:szCs w:val="21"/>
                </w:rPr>
                <w:delText>-</w:delText>
              </w:r>
              <w:r w:rsidRPr="008958B5" w:rsidDel="0046565C">
                <w:rPr>
                  <w:rFonts w:ascii="Times New Roman" w:eastAsia="標楷體" w:hAnsi="Times New Roman" w:cs="Times New Roman" w:hint="eastAsia"/>
                  <w:color w:val="000000"/>
                  <w:kern w:val="0"/>
                  <w:sz w:val="21"/>
                  <w:szCs w:val="21"/>
                </w:rPr>
                <w:delText>現金結算手續費</w:delText>
              </w:r>
              <w:r w:rsidRPr="008958B5" w:rsidDel="0046565C">
                <w:rPr>
                  <w:rFonts w:ascii="Times New Roman" w:eastAsia="標楷體" w:hAnsi="Times New Roman" w:cs="Times New Roman"/>
                  <w:color w:val="000000"/>
                  <w:kern w:val="0"/>
                  <w:sz w:val="21"/>
                  <w:szCs w:val="21"/>
                </w:rPr>
                <w:delText>100,000</w:delText>
              </w:r>
            </w:del>
            <w:r w:rsidRPr="008958B5">
              <w:rPr>
                <w:rFonts w:ascii="Times New Roman" w:eastAsia="標楷體" w:hAnsi="Times New Roman" w:cs="Times New Roman"/>
                <w:color w:val="000000"/>
                <w:kern w:val="0"/>
                <w:sz w:val="21"/>
                <w:szCs w:val="21"/>
              </w:rPr>
              <w:t xml:space="preserve"> =</w:t>
            </w:r>
            <w:r w:rsidR="00A87AC6" w:rsidRPr="008958B5">
              <w:rPr>
                <w:rFonts w:ascii="Times New Roman" w:eastAsia="標楷體" w:hAnsi="Times New Roman" w:cs="Times New Roman" w:hint="eastAsia"/>
                <w:color w:val="000000"/>
                <w:kern w:val="0"/>
                <w:sz w:val="21"/>
                <w:szCs w:val="21"/>
              </w:rPr>
              <w:t xml:space="preserve"> 2</w:t>
            </w:r>
            <w:r w:rsidR="00A87AC6" w:rsidRPr="008958B5">
              <w:rPr>
                <w:rFonts w:ascii="Times New Roman" w:eastAsia="標楷體" w:hAnsi="Times New Roman" w:cs="Times New Roman"/>
                <w:color w:val="000000"/>
                <w:kern w:val="0"/>
                <w:sz w:val="21"/>
                <w:szCs w:val="21"/>
              </w:rPr>
              <w:t>,</w:t>
            </w:r>
            <w:ins w:id="291" w:author="林心羽" w:date="2024-10-22T12:29:00Z">
              <w:r w:rsidR="0046565C">
                <w:rPr>
                  <w:rFonts w:ascii="Times New Roman" w:eastAsia="標楷體" w:hAnsi="Times New Roman" w:cs="Times New Roman" w:hint="eastAsia"/>
                  <w:color w:val="000000"/>
                  <w:kern w:val="0"/>
                  <w:sz w:val="21"/>
                  <w:szCs w:val="21"/>
                </w:rPr>
                <w:t>7</w:t>
              </w:r>
            </w:ins>
            <w:del w:id="292" w:author="林心羽" w:date="2024-10-22T12:29:00Z">
              <w:r w:rsidR="00A87AC6" w:rsidRPr="008958B5" w:rsidDel="0046565C">
                <w:rPr>
                  <w:rFonts w:ascii="Times New Roman" w:eastAsia="標楷體" w:hAnsi="Times New Roman" w:cs="Times New Roman" w:hint="eastAsia"/>
                  <w:color w:val="000000"/>
                  <w:kern w:val="0"/>
                  <w:sz w:val="21"/>
                  <w:szCs w:val="21"/>
                </w:rPr>
                <w:delText>6</w:delText>
              </w:r>
            </w:del>
            <w:r w:rsidR="00A87AC6" w:rsidRPr="008958B5">
              <w:rPr>
                <w:rFonts w:ascii="Times New Roman" w:eastAsia="標楷體" w:hAnsi="Times New Roman" w:cs="Times New Roman" w:hint="eastAsia"/>
                <w:color w:val="000000"/>
                <w:kern w:val="0"/>
                <w:sz w:val="21"/>
                <w:szCs w:val="21"/>
              </w:rPr>
              <w:t>86</w:t>
            </w:r>
            <w:r w:rsidR="00A87AC6" w:rsidRPr="008958B5">
              <w:rPr>
                <w:rFonts w:ascii="Times New Roman" w:eastAsia="標楷體" w:hAnsi="Times New Roman" w:cs="Times New Roman"/>
                <w:color w:val="000000"/>
                <w:kern w:val="0"/>
                <w:sz w:val="21"/>
                <w:szCs w:val="21"/>
              </w:rPr>
              <w:t>,</w:t>
            </w:r>
            <w:r w:rsidR="00A87AC6" w:rsidRPr="008958B5">
              <w:rPr>
                <w:rFonts w:ascii="Times New Roman" w:eastAsia="標楷體" w:hAnsi="Times New Roman" w:cs="Times New Roman" w:hint="eastAsia"/>
                <w:color w:val="000000"/>
                <w:kern w:val="0"/>
                <w:sz w:val="21"/>
                <w:szCs w:val="21"/>
              </w:rPr>
              <w:t>329</w:t>
            </w:r>
            <w:r w:rsidRPr="008958B5">
              <w:rPr>
                <w:rFonts w:ascii="Times New Roman" w:eastAsia="標楷體" w:hAnsi="Times New Roman" w:cs="Times New Roman" w:hint="eastAsia"/>
                <w:color w:val="000000"/>
                <w:kern w:val="0"/>
                <w:sz w:val="21"/>
                <w:szCs w:val="21"/>
              </w:rPr>
              <w:t>元</w:t>
            </w:r>
          </w:p>
          <w:p w14:paraId="07EFF513" w14:textId="77777777" w:rsidR="00E8424E" w:rsidRPr="008958B5" w:rsidRDefault="00E8424E" w:rsidP="001D5854">
            <w:pPr>
              <w:autoSpaceDE w:val="0"/>
              <w:autoSpaceDN w:val="0"/>
              <w:adjustRightInd w:val="0"/>
              <w:spacing w:line="300" w:lineRule="exact"/>
              <w:ind w:leftChars="152" w:left="528" w:rightChars="28" w:right="67" w:hanging="163"/>
              <w:jc w:val="both"/>
              <w:rPr>
                <w:rFonts w:ascii="Times New Roman" w:eastAsia="標楷體" w:hAnsi="Times New Roman" w:cs="Times New Roman"/>
                <w:kern w:val="0"/>
                <w:sz w:val="21"/>
                <w:szCs w:val="21"/>
              </w:rPr>
            </w:pPr>
            <w:r w:rsidRPr="008958B5">
              <w:rPr>
                <w:rFonts w:ascii="Times New Roman" w:eastAsia="標楷體" w:hAnsi="Times New Roman" w:cs="Times New Roman"/>
                <w:kern w:val="0"/>
                <w:sz w:val="21"/>
                <w:szCs w:val="21"/>
              </w:rPr>
              <w:t>b.</w:t>
            </w:r>
            <w:r w:rsidRPr="008958B5">
              <w:rPr>
                <w:rFonts w:ascii="Times New Roman" w:eastAsia="標楷體" w:hAnsi="Times New Roman" w:cs="Times New Roman" w:hint="eastAsia"/>
                <w:kern w:val="0"/>
                <w:sz w:val="21"/>
                <w:szCs w:val="21"/>
              </w:rPr>
              <w:t>若交易人於</w:t>
            </w:r>
            <w:r w:rsidRPr="008958B5">
              <w:rPr>
                <w:rFonts w:ascii="Times New Roman" w:eastAsia="標楷體" w:hAnsi="Times New Roman" w:cs="Times New Roman"/>
                <w:color w:val="000000"/>
                <w:kern w:val="0"/>
                <w:sz w:val="21"/>
                <w:szCs w:val="21"/>
              </w:rPr>
              <w:t>2028/7/24 (</w:t>
            </w:r>
            <w:r w:rsidRPr="008958B5">
              <w:rPr>
                <w:rFonts w:ascii="Times New Roman" w:eastAsia="標楷體" w:hAnsi="Times New Roman" w:cs="Times New Roman" w:hint="eastAsia"/>
                <w:color w:val="000000"/>
                <w:kern w:val="0"/>
                <w:sz w:val="21"/>
                <w:szCs w:val="21"/>
              </w:rPr>
              <w:t>即</w:t>
            </w:r>
            <w:r w:rsidRPr="008958B5">
              <w:rPr>
                <w:rFonts w:ascii="Times New Roman" w:eastAsia="標楷體" w:hAnsi="Times New Roman" w:cs="Times New Roman" w:hint="eastAsia"/>
                <w:kern w:val="0"/>
                <w:sz w:val="21"/>
                <w:szCs w:val="21"/>
              </w:rPr>
              <w:t>到期通知日</w:t>
            </w:r>
            <w:r w:rsidRPr="008958B5">
              <w:rPr>
                <w:rFonts w:ascii="Times New Roman" w:eastAsia="標楷體" w:hAnsi="Times New Roman" w:cs="Times New Roman"/>
                <w:kern w:val="0"/>
                <w:sz w:val="20"/>
                <w:szCs w:val="20"/>
              </w:rPr>
              <w:t>)</w:t>
            </w:r>
            <w:r w:rsidRPr="008958B5">
              <w:rPr>
                <w:rFonts w:ascii="Times New Roman" w:eastAsia="標楷體" w:hAnsi="Times New Roman" w:cs="Times New Roman" w:hint="eastAsia"/>
                <w:kern w:val="0"/>
                <w:sz w:val="21"/>
                <w:szCs w:val="21"/>
              </w:rPr>
              <w:t>當日選定</w:t>
            </w:r>
            <w:proofErr w:type="gramStart"/>
            <w:r w:rsidRPr="008958B5">
              <w:rPr>
                <w:rFonts w:ascii="Times New Roman" w:eastAsia="標楷體" w:hAnsi="Times New Roman" w:cs="Times New Roman" w:hint="eastAsia"/>
                <w:kern w:val="0"/>
                <w:sz w:val="21"/>
                <w:szCs w:val="21"/>
              </w:rPr>
              <w:t>採</w:t>
            </w:r>
            <w:proofErr w:type="gramEnd"/>
            <w:r w:rsidRPr="008958B5">
              <w:rPr>
                <w:rFonts w:ascii="Times New Roman" w:eastAsia="標楷體" w:hAnsi="Times New Roman" w:cs="Times New Roman" w:hint="eastAsia"/>
                <w:kern w:val="0"/>
                <w:sz w:val="21"/>
                <w:szCs w:val="21"/>
                <w:bdr w:val="single" w:sz="4" w:space="0" w:color="auto"/>
              </w:rPr>
              <w:t>實物交割</w:t>
            </w:r>
            <w:r w:rsidRPr="001D5854">
              <w:rPr>
                <w:rFonts w:ascii="Times New Roman" w:eastAsia="標楷體" w:hAnsi="Times New Roman" w:cs="Times New Roman" w:hint="eastAsia"/>
                <w:kern w:val="0"/>
                <w:sz w:val="21"/>
                <w:szCs w:val="21"/>
              </w:rPr>
              <w:t>，</w:t>
            </w:r>
            <w:r w:rsidRPr="008958B5">
              <w:rPr>
                <w:rFonts w:ascii="Times New Roman" w:eastAsia="標楷體" w:hAnsi="Times New Roman" w:cs="Times New Roman" w:hint="eastAsia"/>
                <w:kern w:val="0"/>
                <w:sz w:val="21"/>
                <w:szCs w:val="21"/>
              </w:rPr>
              <w:t>交易人應於</w:t>
            </w:r>
            <w:r w:rsidRPr="008958B5">
              <w:rPr>
                <w:rFonts w:ascii="Times New Roman" w:eastAsia="標楷體" w:hAnsi="Times New Roman" w:cs="Times New Roman" w:hint="eastAsia"/>
                <w:color w:val="000000"/>
                <w:kern w:val="0"/>
                <w:sz w:val="21"/>
                <w:szCs w:val="21"/>
              </w:rPr>
              <w:t>實物交割日</w:t>
            </w:r>
            <w:r w:rsidRPr="008958B5">
              <w:rPr>
                <w:rFonts w:ascii="Times New Roman" w:eastAsia="標楷體" w:hAnsi="Times New Roman" w:cs="Times New Roman"/>
                <w:color w:val="000000"/>
                <w:kern w:val="0"/>
                <w:sz w:val="21"/>
                <w:szCs w:val="21"/>
              </w:rPr>
              <w:t>2028/7/26</w:t>
            </w:r>
            <w:r w:rsidRPr="008958B5">
              <w:rPr>
                <w:rFonts w:ascii="Times New Roman" w:eastAsia="標楷體" w:hAnsi="Times New Roman" w:cs="Times New Roman" w:hint="eastAsia"/>
                <w:kern w:val="0"/>
                <w:sz w:val="21"/>
                <w:szCs w:val="21"/>
              </w:rPr>
              <w:t>支付發行機構下述金額，發行機構於確認款項匯入後，應於</w:t>
            </w:r>
            <w:r w:rsidRPr="008958B5">
              <w:rPr>
                <w:rFonts w:ascii="Times New Roman" w:eastAsia="標楷體" w:hAnsi="Times New Roman" w:cs="Times New Roman" w:hint="eastAsia"/>
                <w:color w:val="000000"/>
                <w:kern w:val="0"/>
                <w:sz w:val="21"/>
                <w:szCs w:val="21"/>
              </w:rPr>
              <w:t>實物交割日</w:t>
            </w:r>
            <w:r w:rsidRPr="008958B5">
              <w:rPr>
                <w:rFonts w:ascii="Times New Roman" w:eastAsia="標楷體" w:hAnsi="Times New Roman" w:cs="Times New Roman"/>
                <w:color w:val="000000"/>
                <w:kern w:val="0"/>
                <w:sz w:val="21"/>
                <w:szCs w:val="21"/>
              </w:rPr>
              <w:t>2027/7/26</w:t>
            </w:r>
            <w:r w:rsidRPr="008958B5">
              <w:rPr>
                <w:rFonts w:ascii="Times New Roman" w:eastAsia="標楷體" w:hAnsi="Times New Roman" w:cs="Times New Roman" w:hint="eastAsia"/>
                <w:kern w:val="0"/>
                <w:sz w:val="21"/>
                <w:szCs w:val="21"/>
              </w:rPr>
              <w:t>交付</w:t>
            </w:r>
            <w:r w:rsidRPr="008958B5">
              <w:rPr>
                <w:rFonts w:ascii="Times New Roman" w:eastAsia="標楷體" w:hAnsi="Times New Roman" w:cs="Times New Roman"/>
                <w:kern w:val="0"/>
                <w:sz w:val="21"/>
                <w:szCs w:val="21"/>
              </w:rPr>
              <w:t>10</w:t>
            </w:r>
            <w:r w:rsidRPr="008958B5">
              <w:rPr>
                <w:rFonts w:ascii="Times New Roman" w:eastAsia="標楷體" w:hAnsi="Times New Roman" w:cs="Times New Roman" w:hint="eastAsia"/>
                <w:kern w:val="0"/>
                <w:sz w:val="21"/>
                <w:szCs w:val="21"/>
              </w:rPr>
              <w:t>張連結標的債券至交易人集保帳戶。</w:t>
            </w:r>
          </w:p>
          <w:p w14:paraId="1B999CD1" w14:textId="77777777" w:rsidR="00E8424E" w:rsidRPr="008958B5" w:rsidRDefault="00E8424E" w:rsidP="001D5854">
            <w:pPr>
              <w:autoSpaceDE w:val="0"/>
              <w:autoSpaceDN w:val="0"/>
              <w:adjustRightInd w:val="0"/>
              <w:spacing w:line="300" w:lineRule="exact"/>
              <w:ind w:leftChars="110" w:left="264" w:rightChars="28" w:right="67" w:firstLineChars="72" w:firstLine="151"/>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負值配息總計差額</w:t>
            </w:r>
            <w:r w:rsidRPr="008958B5">
              <w:rPr>
                <w:rFonts w:ascii="Times New Roman" w:eastAsia="標楷體" w:hAnsi="Times New Roman" w:cs="Times New Roman"/>
                <w:kern w:val="0"/>
                <w:sz w:val="21"/>
                <w:szCs w:val="21"/>
              </w:rPr>
              <w:t>ND = 0</w:t>
            </w:r>
            <w:r w:rsidRPr="008958B5">
              <w:rPr>
                <w:rFonts w:ascii="Times New Roman" w:eastAsia="標楷體" w:hAnsi="Times New Roman" w:cs="Times New Roman" w:hint="eastAsia"/>
                <w:kern w:val="0"/>
                <w:sz w:val="21"/>
                <w:szCs w:val="21"/>
              </w:rPr>
              <w:t>、</w:t>
            </w:r>
            <w:proofErr w:type="gramStart"/>
            <w:r w:rsidRPr="008958B5">
              <w:rPr>
                <w:rFonts w:ascii="Times New Roman" w:eastAsia="標楷體" w:hAnsi="Times New Roman" w:cs="Times New Roman" w:hint="eastAsia"/>
                <w:kern w:val="0"/>
                <w:sz w:val="21"/>
                <w:szCs w:val="21"/>
              </w:rPr>
              <w:t>應計避險</w:t>
            </w:r>
            <w:proofErr w:type="gramEnd"/>
            <w:r w:rsidRPr="008958B5">
              <w:rPr>
                <w:rFonts w:ascii="Times New Roman" w:eastAsia="標楷體" w:hAnsi="Times New Roman" w:cs="Times New Roman" w:hint="eastAsia"/>
                <w:kern w:val="0"/>
                <w:sz w:val="21"/>
                <w:szCs w:val="21"/>
              </w:rPr>
              <w:t>資金成本</w:t>
            </w:r>
            <w:r w:rsidRPr="008958B5">
              <w:rPr>
                <w:rFonts w:ascii="Times New Roman" w:eastAsia="標楷體" w:hAnsi="Times New Roman" w:cs="Times New Roman"/>
                <w:kern w:val="0"/>
                <w:sz w:val="21"/>
                <w:szCs w:val="21"/>
              </w:rPr>
              <w:t>:</w:t>
            </w:r>
            <w:r w:rsidRPr="008958B5">
              <w:rPr>
                <w:rFonts w:cs="Times New Roman"/>
              </w:rPr>
              <w:t xml:space="preserve"> </w:t>
            </w:r>
            <w:r w:rsidRPr="008958B5">
              <w:rPr>
                <w:rFonts w:ascii="Times New Roman" w:eastAsia="標楷體" w:hAnsi="Times New Roman" w:cs="Times New Roman"/>
                <w:kern w:val="0"/>
                <w:sz w:val="21"/>
                <w:szCs w:val="21"/>
              </w:rPr>
              <w:t>2,000,000*(500%-1)*2.50%*91/365=49,863</w:t>
            </w:r>
          </w:p>
          <w:p w14:paraId="6F21B944" w14:textId="77777777" w:rsidR="00E8424E" w:rsidRPr="008958B5" w:rsidRDefault="00E8424E" w:rsidP="00E8424E">
            <w:pPr>
              <w:autoSpaceDE w:val="0"/>
              <w:autoSpaceDN w:val="0"/>
              <w:adjustRightInd w:val="0"/>
              <w:spacing w:line="300" w:lineRule="exact"/>
              <w:ind w:leftChars="180" w:left="432" w:rightChars="28" w:right="6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b/>
                <w:kern w:val="0"/>
                <w:sz w:val="21"/>
                <w:szCs w:val="21"/>
              </w:rPr>
              <w:t>應支付金額</w:t>
            </w:r>
            <w:r w:rsidRPr="008958B5">
              <w:rPr>
                <w:rFonts w:ascii="Times New Roman" w:eastAsia="標楷體" w:hAnsi="Times New Roman" w:cs="Times New Roman"/>
                <w:b/>
                <w:kern w:val="0"/>
                <w:sz w:val="21"/>
                <w:szCs w:val="21"/>
              </w:rPr>
              <w:t>:</w:t>
            </w:r>
            <w:r w:rsidRPr="008958B5">
              <w:rPr>
                <w:rFonts w:ascii="Times New Roman" w:eastAsia="標楷體" w:hAnsi="Times New Roman" w:cs="Times New Roman"/>
                <w:kern w:val="0"/>
                <w:sz w:val="21"/>
                <w:szCs w:val="21"/>
              </w:rPr>
              <w:t xml:space="preserve"> </w:t>
            </w:r>
            <w:r w:rsidRPr="008958B5">
              <w:rPr>
                <w:rFonts w:ascii="Times New Roman" w:hAnsi="Times New Roman" w:cs="Times New Roman"/>
                <w:sz w:val="21"/>
                <w:szCs w:val="21"/>
              </w:rPr>
              <w:t xml:space="preserve">2,000,000*(500%-1) +49,863+ 0 = </w:t>
            </w:r>
            <w:r w:rsidRPr="008958B5">
              <w:rPr>
                <w:rFonts w:ascii="Times New Roman" w:hAnsi="Times New Roman" w:cs="Times New Roman"/>
                <w:b/>
                <w:sz w:val="21"/>
                <w:szCs w:val="21"/>
              </w:rPr>
              <w:t>8,049,863</w:t>
            </w:r>
            <w:r w:rsidRPr="008958B5">
              <w:rPr>
                <w:rFonts w:ascii="Times New Roman" w:hAnsi="Times New Roman" w:cs="Times New Roman" w:hint="eastAsia"/>
                <w:b/>
                <w:sz w:val="21"/>
                <w:szCs w:val="21"/>
              </w:rPr>
              <w:t>元</w:t>
            </w:r>
          </w:p>
          <w:p w14:paraId="7BCD6082" w14:textId="77777777" w:rsidR="00E8424E" w:rsidRPr="008958B5" w:rsidRDefault="00E8424E" w:rsidP="00E8424E">
            <w:pPr>
              <w:autoSpaceDE w:val="0"/>
              <w:autoSpaceDN w:val="0"/>
              <w:adjustRightInd w:val="0"/>
              <w:spacing w:line="300" w:lineRule="exact"/>
              <w:ind w:left="233" w:rightChars="28" w:right="67"/>
              <w:jc w:val="both"/>
              <w:rPr>
                <w:rFonts w:ascii="Times New Roman" w:eastAsia="標楷體" w:hAnsi="Times New Roman" w:cs="Times New Roman"/>
                <w:b/>
                <w:kern w:val="0"/>
                <w:sz w:val="21"/>
                <w:szCs w:val="21"/>
              </w:rPr>
            </w:pPr>
          </w:p>
          <w:p w14:paraId="10FC5058" w14:textId="77777777" w:rsidR="00E8424E" w:rsidRPr="008958B5" w:rsidRDefault="00E8424E" w:rsidP="00B22650">
            <w:pPr>
              <w:numPr>
                <w:ilvl w:val="0"/>
                <w:numId w:val="38"/>
              </w:numPr>
              <w:autoSpaceDE w:val="0"/>
              <w:autoSpaceDN w:val="0"/>
              <w:adjustRightInd w:val="0"/>
              <w:spacing w:line="300" w:lineRule="exact"/>
              <w:ind w:left="233" w:rightChars="28" w:right="67" w:hanging="6"/>
              <w:jc w:val="both"/>
              <w:rPr>
                <w:rFonts w:ascii="Times New Roman" w:eastAsia="標楷體" w:hAnsi="Times New Roman" w:cs="Times New Roman"/>
                <w:b/>
                <w:kern w:val="0"/>
                <w:sz w:val="21"/>
                <w:szCs w:val="21"/>
              </w:rPr>
            </w:pPr>
            <w:r w:rsidRPr="008958B5">
              <w:rPr>
                <w:rFonts w:ascii="Times New Roman" w:eastAsia="標楷體" w:hAnsi="Times New Roman" w:cs="Times New Roman" w:hint="eastAsia"/>
                <w:b/>
                <w:kern w:val="0"/>
                <w:sz w:val="21"/>
                <w:szCs w:val="21"/>
              </w:rPr>
              <w:t>情境分析說明四</w:t>
            </w:r>
            <w:r w:rsidRPr="008958B5">
              <w:rPr>
                <w:rFonts w:ascii="Times New Roman" w:eastAsia="標楷體" w:hAnsi="Times New Roman" w:cs="Times New Roman"/>
                <w:b/>
                <w:kern w:val="0"/>
                <w:sz w:val="21"/>
                <w:szCs w:val="21"/>
              </w:rPr>
              <w:t>(</w:t>
            </w:r>
            <w:r w:rsidRPr="008958B5">
              <w:rPr>
                <w:rFonts w:ascii="Times New Roman" w:eastAsia="標楷體" w:hAnsi="Times New Roman" w:cs="Times New Roman" w:hint="eastAsia"/>
                <w:b/>
                <w:kern w:val="0"/>
                <w:sz w:val="21"/>
                <w:szCs w:val="21"/>
              </w:rPr>
              <w:t>假設本商品生效後滿</w:t>
            </w:r>
            <w:r w:rsidRPr="008958B5">
              <w:rPr>
                <w:rFonts w:ascii="Times New Roman" w:eastAsia="標楷體" w:hAnsi="Times New Roman" w:cs="Times New Roman"/>
                <w:b/>
                <w:kern w:val="0"/>
                <w:sz w:val="21"/>
                <w:szCs w:val="21"/>
              </w:rPr>
              <w:t>2</w:t>
            </w:r>
            <w:r w:rsidRPr="008958B5">
              <w:rPr>
                <w:rFonts w:ascii="Times New Roman" w:eastAsia="標楷體" w:hAnsi="Times New Roman" w:cs="Times New Roman" w:hint="eastAsia"/>
                <w:b/>
                <w:kern w:val="0"/>
                <w:sz w:val="21"/>
                <w:szCs w:val="21"/>
              </w:rPr>
              <w:t>年後，交易人執行提前終止者</w:t>
            </w:r>
            <w:r w:rsidRPr="008958B5">
              <w:rPr>
                <w:rFonts w:ascii="Times New Roman" w:eastAsia="標楷體" w:hAnsi="Times New Roman" w:cs="Times New Roman"/>
                <w:b/>
                <w:kern w:val="0"/>
                <w:sz w:val="21"/>
                <w:szCs w:val="21"/>
              </w:rPr>
              <w:t>)</w:t>
            </w:r>
          </w:p>
          <w:p w14:paraId="3AA2EFD9" w14:textId="45248E96" w:rsidR="00E8424E" w:rsidRPr="008958B5" w:rsidRDefault="00E8424E" w:rsidP="00E8424E">
            <w:pPr>
              <w:autoSpaceDE w:val="0"/>
              <w:autoSpaceDN w:val="0"/>
              <w:adjustRightInd w:val="0"/>
              <w:spacing w:line="300" w:lineRule="exact"/>
              <w:ind w:left="233" w:rightChars="28" w:right="67"/>
              <w:jc w:val="both"/>
              <w:rPr>
                <w:rFonts w:ascii="Times New Roman" w:eastAsia="標楷體" w:hAnsi="Times New Roman" w:cs="Times New Roman"/>
                <w:b/>
                <w:kern w:val="0"/>
                <w:sz w:val="21"/>
                <w:szCs w:val="21"/>
              </w:rPr>
            </w:pPr>
            <w:r w:rsidRPr="008958B5">
              <w:rPr>
                <w:rFonts w:ascii="Times New Roman" w:eastAsia="標楷體" w:hAnsi="Times New Roman" w:cs="Times New Roman" w:hint="eastAsia"/>
                <w:color w:val="000000" w:themeColor="text1"/>
                <w:kern w:val="0"/>
                <w:sz w:val="21"/>
                <w:szCs w:val="21"/>
              </w:rPr>
              <w:t>若本商品生效後滿</w:t>
            </w:r>
            <w:r w:rsidRPr="008958B5">
              <w:rPr>
                <w:rFonts w:ascii="Times New Roman" w:eastAsia="標楷體" w:hAnsi="Times New Roman" w:cs="Times New Roman"/>
                <w:color w:val="000000" w:themeColor="text1"/>
                <w:kern w:val="0"/>
                <w:sz w:val="21"/>
                <w:szCs w:val="21"/>
              </w:rPr>
              <w:t>2</w:t>
            </w:r>
            <w:r w:rsidRPr="008958B5">
              <w:rPr>
                <w:rFonts w:ascii="Times New Roman" w:eastAsia="標楷體" w:hAnsi="Times New Roman" w:cs="Times New Roman" w:hint="eastAsia"/>
                <w:color w:val="000000" w:themeColor="text1"/>
                <w:kern w:val="0"/>
                <w:sz w:val="21"/>
                <w:szCs w:val="21"/>
              </w:rPr>
              <w:t>年以上，交易人於</w:t>
            </w:r>
            <w:r w:rsidRPr="008958B5">
              <w:rPr>
                <w:rFonts w:ascii="Times New Roman" w:eastAsia="標楷體" w:hAnsi="Times New Roman" w:cs="Times New Roman"/>
                <w:color w:val="000000" w:themeColor="text1"/>
                <w:kern w:val="0"/>
                <w:sz w:val="21"/>
                <w:szCs w:val="21"/>
              </w:rPr>
              <w:t>2026/</w:t>
            </w:r>
            <w:r w:rsidR="00734F48" w:rsidRPr="008958B5">
              <w:rPr>
                <w:rFonts w:ascii="Times New Roman" w:eastAsia="標楷體" w:hAnsi="Times New Roman" w:cs="Times New Roman" w:hint="eastAsia"/>
                <w:color w:val="000000" w:themeColor="text1"/>
                <w:kern w:val="0"/>
                <w:sz w:val="21"/>
                <w:szCs w:val="21"/>
              </w:rPr>
              <w:t>7</w:t>
            </w:r>
            <w:r w:rsidRPr="008958B5">
              <w:rPr>
                <w:rFonts w:ascii="Times New Roman" w:eastAsia="標楷體" w:hAnsi="Times New Roman" w:cs="Times New Roman"/>
                <w:color w:val="000000" w:themeColor="text1"/>
                <w:kern w:val="0"/>
                <w:sz w:val="21"/>
                <w:szCs w:val="21"/>
              </w:rPr>
              <w:t>/24</w:t>
            </w:r>
            <w:r w:rsidRPr="008958B5">
              <w:rPr>
                <w:rFonts w:ascii="Times New Roman" w:eastAsia="標楷體" w:hAnsi="Times New Roman" w:cs="Times New Roman" w:hint="eastAsia"/>
                <w:color w:val="000000" w:themeColor="text1"/>
                <w:kern w:val="0"/>
                <w:sz w:val="21"/>
                <w:szCs w:val="21"/>
              </w:rPr>
              <w:t>執行提前終止，則本商品提前到期，假設剩餘契約名目本金為</w:t>
            </w:r>
            <w:r w:rsidRPr="008958B5">
              <w:rPr>
                <w:rFonts w:ascii="Times New Roman" w:eastAsia="標楷體" w:hAnsi="Times New Roman" w:cs="Times New Roman" w:hint="eastAsia"/>
                <w:color w:val="000000"/>
                <w:kern w:val="0"/>
                <w:sz w:val="21"/>
                <w:szCs w:val="21"/>
              </w:rPr>
              <w:t>新臺幣</w:t>
            </w:r>
            <w:r w:rsidRPr="008958B5">
              <w:rPr>
                <w:rFonts w:ascii="Times New Roman" w:hAnsi="Times New Roman" w:cs="Times New Roman"/>
                <w:color w:val="000000"/>
                <w:sz w:val="21"/>
                <w:szCs w:val="21"/>
              </w:rPr>
              <w:t>2,000,000</w:t>
            </w:r>
            <w:r w:rsidRPr="008958B5">
              <w:rPr>
                <w:rFonts w:ascii="Times New Roman" w:eastAsia="標楷體" w:hAnsi="Times New Roman" w:cs="Times New Roman" w:hint="eastAsia"/>
                <w:color w:val="000000" w:themeColor="text1"/>
                <w:kern w:val="0"/>
                <w:sz w:val="21"/>
                <w:szCs w:val="21"/>
              </w:rPr>
              <w:t>元，提前終止名目本金為</w:t>
            </w:r>
            <w:r w:rsidRPr="008958B5">
              <w:rPr>
                <w:rFonts w:ascii="Times New Roman" w:eastAsia="標楷體" w:hAnsi="Times New Roman" w:cs="Times New Roman" w:hint="eastAsia"/>
                <w:color w:val="000000"/>
                <w:kern w:val="0"/>
                <w:sz w:val="21"/>
                <w:szCs w:val="21"/>
              </w:rPr>
              <w:t>新臺幣</w:t>
            </w:r>
            <w:r w:rsidRPr="008958B5">
              <w:rPr>
                <w:rFonts w:ascii="Times New Roman" w:hAnsi="Times New Roman" w:cs="Times New Roman"/>
                <w:color w:val="000000"/>
                <w:sz w:val="21"/>
                <w:szCs w:val="21"/>
              </w:rPr>
              <w:t>2,000,000</w:t>
            </w:r>
            <w:r w:rsidRPr="008958B5">
              <w:rPr>
                <w:rFonts w:ascii="Times New Roman" w:eastAsia="標楷體" w:hAnsi="Times New Roman" w:cs="Times New Roman" w:hint="eastAsia"/>
                <w:color w:val="000000" w:themeColor="text1"/>
                <w:kern w:val="0"/>
                <w:sz w:val="21"/>
                <w:szCs w:val="21"/>
              </w:rPr>
              <w:t>元，於提前終止通知日，計算代理人決定之</w:t>
            </w:r>
            <w:proofErr w:type="gramStart"/>
            <w:r w:rsidRPr="008958B5">
              <w:rPr>
                <w:rFonts w:ascii="Times New Roman" w:eastAsia="標楷體" w:hAnsi="Times New Roman" w:cs="Times New Roman" w:hint="eastAsia"/>
                <w:color w:val="000000" w:themeColor="text1"/>
                <w:kern w:val="0"/>
                <w:sz w:val="21"/>
                <w:szCs w:val="21"/>
              </w:rPr>
              <w:t>採</w:t>
            </w:r>
            <w:proofErr w:type="gramEnd"/>
            <w:r w:rsidRPr="008958B5">
              <w:rPr>
                <w:rFonts w:ascii="Times New Roman" w:eastAsia="標楷體" w:hAnsi="Times New Roman" w:cs="Times New Roman" w:hint="eastAsia"/>
                <w:color w:val="000000" w:themeColor="text1"/>
                <w:kern w:val="0"/>
                <w:sz w:val="21"/>
                <w:szCs w:val="21"/>
              </w:rPr>
              <w:t>現金結算之連結標的期末價格</w:t>
            </w:r>
            <m:oMath>
              <m:sSub>
                <m:sSubPr>
                  <m:ctrlPr>
                    <w:rPr>
                      <w:rFonts w:ascii="Cambria Math" w:eastAsia="標楷體" w:hAnsi="Cambria Math" w:cs="Times New Roman"/>
                      <w:sz w:val="21"/>
                    </w:rPr>
                  </m:ctrlPr>
                </m:sSubPr>
                <m:e>
                  <m:r>
                    <w:rPr>
                      <w:rFonts w:ascii="Cambria Math" w:eastAsia="標楷體" w:hAnsi="Cambria Math" w:cs="Times New Roman"/>
                      <w:kern w:val="0"/>
                      <w:sz w:val="21"/>
                      <w:szCs w:val="21"/>
                    </w:rPr>
                    <m:t>S</m:t>
                  </m:r>
                </m:e>
                <m:sub>
                  <m:r>
                    <m:rPr>
                      <m:sty m:val="p"/>
                    </m:rPr>
                    <w:rPr>
                      <w:rFonts w:ascii="Cambria Math" w:eastAsia="標楷體" w:hAnsi="Cambria Math" w:cs="Times New Roman"/>
                      <w:kern w:val="0"/>
                      <w:sz w:val="21"/>
                      <w:szCs w:val="21"/>
                    </w:rPr>
                    <m:t>1</m:t>
                  </m:r>
                </m:sub>
              </m:sSub>
            </m:oMath>
            <w:r w:rsidRPr="008958B5">
              <w:rPr>
                <w:rFonts w:ascii="Times New Roman" w:eastAsia="標楷體" w:hAnsi="Times New Roman" w:cs="Times New Roman" w:hint="eastAsia"/>
                <w:bCs/>
                <w:kern w:val="0"/>
                <w:sz w:val="21"/>
                <w:szCs w:val="21"/>
              </w:rPr>
              <w:t>假設</w:t>
            </w:r>
            <w:r w:rsidRPr="008958B5">
              <w:rPr>
                <w:rFonts w:ascii="Times New Roman" w:eastAsia="標楷體" w:hAnsi="Times New Roman" w:cs="Times New Roman" w:hint="eastAsia"/>
                <w:color w:val="000000" w:themeColor="text1"/>
                <w:kern w:val="0"/>
                <w:sz w:val="21"/>
                <w:szCs w:val="21"/>
              </w:rPr>
              <w:t>如下：</w:t>
            </w:r>
            <w:r w:rsidRPr="008958B5">
              <w:rPr>
                <w:rFonts w:ascii="Times New Roman" w:eastAsia="標楷體" w:hAnsi="Times New Roman" w:cs="Times New Roman"/>
                <w:b/>
                <w:kern w:val="0"/>
                <w:sz w:val="21"/>
                <w:szCs w:val="21"/>
              </w:rPr>
              <w:t xml:space="preserve"> </w:t>
            </w:r>
          </w:p>
          <w:tbl>
            <w:tblPr>
              <w:tblStyle w:val="1"/>
              <w:tblW w:w="0" w:type="auto"/>
              <w:tblInd w:w="247" w:type="dxa"/>
              <w:tblLayout w:type="fixed"/>
              <w:tblLook w:val="04A0" w:firstRow="1" w:lastRow="0" w:firstColumn="1" w:lastColumn="0" w:noHBand="0" w:noVBand="1"/>
            </w:tblPr>
            <w:tblGrid>
              <w:gridCol w:w="1851"/>
              <w:gridCol w:w="6377"/>
            </w:tblGrid>
            <w:tr w:rsidR="00E8424E" w:rsidRPr="008958B5" w14:paraId="2A340318" w14:textId="77777777" w:rsidTr="00A87AC6">
              <w:tc>
                <w:tcPr>
                  <w:tcW w:w="1851" w:type="dxa"/>
                  <w:shd w:val="clear" w:color="auto" w:fill="F2F2F2" w:themeFill="background1" w:themeFillShade="F2"/>
                  <w:vAlign w:val="center"/>
                </w:tcPr>
                <w:p w14:paraId="17D8344C"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themeColor="text1"/>
                      <w:kern w:val="0"/>
                      <w:sz w:val="21"/>
                      <w:szCs w:val="21"/>
                    </w:rPr>
                  </w:pPr>
                </w:p>
              </w:tc>
              <w:tc>
                <w:tcPr>
                  <w:tcW w:w="6377" w:type="dxa"/>
                  <w:shd w:val="clear" w:color="auto" w:fill="F2F2F2" w:themeFill="background1" w:themeFillShade="F2"/>
                  <w:vAlign w:val="center"/>
                </w:tcPr>
                <w:p w14:paraId="5C5B00A1"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bCs/>
                      <w:kern w:val="0"/>
                      <w:sz w:val="21"/>
                      <w:szCs w:val="21"/>
                    </w:rPr>
                  </w:pPr>
                  <w:proofErr w:type="gramStart"/>
                  <w:r w:rsidRPr="008958B5">
                    <w:rPr>
                      <w:rFonts w:ascii="Times New Roman" w:eastAsia="標楷體" w:hAnsi="Times New Roman" w:cs="Times New Roman" w:hint="eastAsia"/>
                      <w:bCs/>
                      <w:kern w:val="0"/>
                      <w:sz w:val="21"/>
                      <w:szCs w:val="21"/>
                    </w:rPr>
                    <w:t>採</w:t>
                  </w:r>
                  <w:proofErr w:type="gramEnd"/>
                  <w:r w:rsidRPr="008958B5">
                    <w:rPr>
                      <w:rFonts w:ascii="Times New Roman" w:eastAsia="標楷體" w:hAnsi="Times New Roman" w:cs="Times New Roman" w:hint="eastAsia"/>
                      <w:bCs/>
                      <w:kern w:val="0"/>
                      <w:sz w:val="21"/>
                      <w:szCs w:val="21"/>
                    </w:rPr>
                    <w:t>現金結算之連結標的期末價格</w:t>
                  </w:r>
                  <m:oMath>
                    <m:sSub>
                      <m:sSubPr>
                        <m:ctrlPr>
                          <w:rPr>
                            <w:rFonts w:ascii="Cambria Math" w:eastAsia="標楷體" w:hAnsi="Cambria Math" w:cs="Times New Roman"/>
                            <w:sz w:val="21"/>
                          </w:rPr>
                        </m:ctrlPr>
                      </m:sSubPr>
                      <m:e>
                        <m:r>
                          <w:rPr>
                            <w:rFonts w:ascii="Cambria Math" w:eastAsia="標楷體" w:hAnsi="Cambria Math" w:cs="Times New Roman"/>
                            <w:kern w:val="0"/>
                            <w:sz w:val="21"/>
                            <w:szCs w:val="21"/>
                          </w:rPr>
                          <m:t>S</m:t>
                        </m:r>
                      </m:e>
                      <m:sub>
                        <m:r>
                          <m:rPr>
                            <m:sty m:val="p"/>
                          </m:rPr>
                          <w:rPr>
                            <w:rFonts w:ascii="Cambria Math" w:eastAsia="標楷體" w:hAnsi="Cambria Math" w:cs="Times New Roman"/>
                            <w:kern w:val="0"/>
                            <w:sz w:val="21"/>
                            <w:szCs w:val="21"/>
                          </w:rPr>
                          <m:t>1</m:t>
                        </m:r>
                      </m:sub>
                    </m:sSub>
                  </m:oMath>
                </w:p>
              </w:tc>
            </w:tr>
            <w:tr w:rsidR="00E8424E" w:rsidRPr="008958B5" w14:paraId="09DF66F8" w14:textId="77777777" w:rsidTr="00A87AC6">
              <w:tc>
                <w:tcPr>
                  <w:tcW w:w="1851" w:type="dxa"/>
                  <w:vAlign w:val="center"/>
                </w:tcPr>
                <w:p w14:paraId="28678B0F"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提前終止通知日</w:t>
                  </w:r>
                </w:p>
              </w:tc>
              <w:tc>
                <w:tcPr>
                  <w:tcW w:w="6377" w:type="dxa"/>
                  <w:vAlign w:val="center"/>
                </w:tcPr>
                <w:p w14:paraId="274E8209"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color w:val="000000" w:themeColor="text1"/>
                      <w:kern w:val="0"/>
                      <w:sz w:val="21"/>
                      <w:szCs w:val="21"/>
                    </w:rPr>
                    <w:t>100</w:t>
                  </w:r>
                </w:p>
              </w:tc>
            </w:tr>
          </w:tbl>
          <w:p w14:paraId="5A7DE772" w14:textId="77777777" w:rsidR="00E8424E" w:rsidRPr="008958B5" w:rsidRDefault="00E8424E" w:rsidP="00E8424E">
            <w:pPr>
              <w:autoSpaceDE w:val="0"/>
              <w:autoSpaceDN w:val="0"/>
              <w:adjustRightInd w:val="0"/>
              <w:spacing w:beforeLines="50" w:before="180" w:line="300" w:lineRule="exact"/>
              <w:ind w:left="249" w:rightChars="28" w:right="67"/>
              <w:jc w:val="both"/>
              <w:rPr>
                <w:rFonts w:ascii="Times New Roman" w:eastAsia="標楷體" w:hAnsi="Times New Roman" w:cs="Times New Roman"/>
                <w:b/>
                <w:kern w:val="0"/>
                <w:sz w:val="21"/>
                <w:szCs w:val="21"/>
              </w:rPr>
            </w:pPr>
            <w:r w:rsidRPr="008958B5">
              <w:rPr>
                <w:rFonts w:ascii="Times New Roman" w:eastAsia="標楷體" w:hAnsi="Times New Roman" w:cs="Times New Roman" w:hint="eastAsia"/>
                <w:color w:val="000000" w:themeColor="text1"/>
                <w:kern w:val="0"/>
                <w:sz w:val="21"/>
                <w:szCs w:val="21"/>
              </w:rPr>
              <w:t>相關時程如下：</w:t>
            </w:r>
          </w:p>
          <w:tbl>
            <w:tblPr>
              <w:tblW w:w="0" w:type="auto"/>
              <w:tblInd w:w="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304"/>
              <w:gridCol w:w="2126"/>
              <w:gridCol w:w="4789"/>
            </w:tblGrid>
            <w:tr w:rsidR="00E8424E" w:rsidRPr="008958B5" w14:paraId="299B199A" w14:textId="77777777" w:rsidTr="00A87AC6">
              <w:tc>
                <w:tcPr>
                  <w:tcW w:w="1304" w:type="dxa"/>
                  <w:shd w:val="clear" w:color="auto" w:fill="F2F2F2" w:themeFill="background1" w:themeFillShade="F2"/>
                  <w:vAlign w:val="center"/>
                </w:tcPr>
                <w:p w14:paraId="2B24F8D3"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日期</w:t>
                  </w:r>
                </w:p>
              </w:tc>
              <w:tc>
                <w:tcPr>
                  <w:tcW w:w="2126" w:type="dxa"/>
                  <w:shd w:val="clear" w:color="auto" w:fill="F2F2F2" w:themeFill="background1" w:themeFillShade="F2"/>
                  <w:vAlign w:val="center"/>
                </w:tcPr>
                <w:p w14:paraId="446A8C85"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定義</w:t>
                  </w:r>
                </w:p>
              </w:tc>
              <w:tc>
                <w:tcPr>
                  <w:tcW w:w="4789" w:type="dxa"/>
                  <w:shd w:val="clear" w:color="auto" w:fill="F2F2F2" w:themeFill="background1" w:themeFillShade="F2"/>
                  <w:vAlign w:val="center"/>
                </w:tcPr>
                <w:p w14:paraId="469DAA4D"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說明</w:t>
                  </w:r>
                </w:p>
              </w:tc>
            </w:tr>
            <w:tr w:rsidR="00E8424E" w:rsidRPr="008958B5" w14:paraId="6DCBBC5D" w14:textId="77777777" w:rsidTr="00A87AC6">
              <w:trPr>
                <w:trHeight w:val="1200"/>
              </w:trPr>
              <w:tc>
                <w:tcPr>
                  <w:tcW w:w="1304" w:type="dxa"/>
                  <w:vAlign w:val="center"/>
                </w:tcPr>
                <w:p w14:paraId="3E31E351"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color w:val="000000"/>
                      <w:kern w:val="0"/>
                      <w:sz w:val="21"/>
                      <w:szCs w:val="21"/>
                    </w:rPr>
                    <w:t>2025/4/24</w:t>
                  </w:r>
                </w:p>
              </w:tc>
              <w:tc>
                <w:tcPr>
                  <w:tcW w:w="2126" w:type="dxa"/>
                  <w:vAlign w:val="center"/>
                </w:tcPr>
                <w:p w14:paraId="1AEA6103" w14:textId="77777777" w:rsidR="00E8424E" w:rsidRPr="008958B5" w:rsidRDefault="00E8424E" w:rsidP="00E8424E">
                  <w:pPr>
                    <w:autoSpaceDE w:val="0"/>
                    <w:autoSpaceDN w:val="0"/>
                    <w:adjustRightInd w:val="0"/>
                    <w:spacing w:line="300" w:lineRule="exact"/>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連結標的</w:t>
                  </w:r>
                  <w:r w:rsidRPr="008958B5">
                    <w:rPr>
                      <w:rFonts w:ascii="Times New Roman" w:eastAsia="標楷體" w:hAnsi="Times New Roman" w:cs="Times New Roman" w:hint="eastAsia"/>
                      <w:sz w:val="21"/>
                      <w:szCs w:val="21"/>
                    </w:rPr>
                    <w:t>付息日</w:t>
                  </w:r>
                  <w:r w:rsidRPr="008958B5">
                    <w:rPr>
                      <w:rFonts w:ascii="Times New Roman" w:eastAsia="標楷體" w:hAnsi="Times New Roman" w:cs="Times New Roman" w:hint="eastAsia"/>
                      <w:color w:val="000000"/>
                      <w:kern w:val="0"/>
                      <w:sz w:val="21"/>
                      <w:szCs w:val="21"/>
                    </w:rPr>
                    <w:t>及本商品之配息交割日</w:t>
                  </w:r>
                </w:p>
              </w:tc>
              <w:tc>
                <w:tcPr>
                  <w:tcW w:w="4789" w:type="dxa"/>
                  <w:vAlign w:val="center"/>
                </w:tcPr>
                <w:p w14:paraId="2C98679D" w14:textId="7BC60F90" w:rsidR="00E8424E" w:rsidRPr="008958B5" w:rsidRDefault="00E8424E" w:rsidP="00E8424E">
                  <w:pPr>
                    <w:autoSpaceDE w:val="0"/>
                    <w:autoSpaceDN w:val="0"/>
                    <w:adjustRightInd w:val="0"/>
                    <w:spacing w:line="300" w:lineRule="exact"/>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kern w:val="0"/>
                      <w:sz w:val="21"/>
                      <w:szCs w:val="21"/>
                    </w:rPr>
                    <w:t>在本商品存續期間內未發生觸發事件、特殊事件、發行機構提前贖回或交易人</w:t>
                  </w:r>
                  <w:ins w:id="293" w:author="陳迎秋" w:date="2024-06-27T10:16:00Z">
                    <w:r w:rsidR="00440D8B">
                      <w:rPr>
                        <w:rFonts w:ascii="Times New Roman" w:eastAsia="標楷體" w:hAnsi="Times New Roman" w:cs="Times New Roman" w:hint="eastAsia"/>
                        <w:kern w:val="0"/>
                        <w:sz w:val="21"/>
                        <w:szCs w:val="21"/>
                      </w:rPr>
                      <w:t>執行</w:t>
                    </w:r>
                  </w:ins>
                  <w:r w:rsidRPr="008958B5">
                    <w:rPr>
                      <w:rFonts w:ascii="Times New Roman" w:eastAsia="標楷體" w:hAnsi="Times New Roman" w:cs="Times New Roman" w:hint="eastAsia"/>
                      <w:kern w:val="0"/>
                      <w:sz w:val="21"/>
                      <w:szCs w:val="21"/>
                    </w:rPr>
                    <w:t>提前終止者，本商品可配息連結標的張數為</w:t>
                  </w:r>
                  <m:oMath>
                    <m:r>
                      <m:rPr>
                        <m:sty m:val="p"/>
                      </m:rPr>
                      <w:rPr>
                        <w:rFonts w:ascii="Cambria Math" w:eastAsia="標楷體" w:hAnsi="Cambria Math" w:cs="Times New Roman" w:hint="eastAsia"/>
                        <w:snapToGrid w:val="0"/>
                        <w:sz w:val="21"/>
                        <w:szCs w:val="21"/>
                      </w:rPr>
                      <m:t>參與率</m:t>
                    </m:r>
                    <m:r>
                      <m:rPr>
                        <m:sty m:val="p"/>
                      </m:rPr>
                      <w:rPr>
                        <w:rFonts w:ascii="Cambria Math" w:eastAsia="標楷體" w:hAnsi="Cambria Math" w:cs="Times New Roman"/>
                        <w:snapToGrid w:val="0"/>
                        <w:sz w:val="21"/>
                        <w:szCs w:val="21"/>
                      </w:rPr>
                      <m:t>×</m:t>
                    </m:r>
                    <m:r>
                      <m:rPr>
                        <m:sty m:val="p"/>
                      </m:rPr>
                      <w:rPr>
                        <w:rFonts w:ascii="Cambria Math" w:eastAsia="標楷體" w:hAnsi="Cambria Math" w:cs="Times New Roman" w:hint="eastAsia"/>
                        <w:snapToGrid w:val="0"/>
                        <w:sz w:val="21"/>
                        <w:szCs w:val="21"/>
                      </w:rPr>
                      <m:t>剩餘連結標的張數</m:t>
                    </m:r>
                  </m:oMath>
                  <w:r w:rsidRPr="008958B5">
                    <w:rPr>
                      <w:rFonts w:ascii="Times New Roman" w:eastAsia="標楷體" w:hAnsi="Times New Roman" w:cs="Times New Roman" w:hint="eastAsia"/>
                      <w:snapToGrid w:val="0"/>
                      <w:sz w:val="21"/>
                      <w:szCs w:val="21"/>
                    </w:rPr>
                    <w:t>。</w:t>
                  </w:r>
                </w:p>
              </w:tc>
            </w:tr>
            <w:tr w:rsidR="00E8424E" w:rsidRPr="008958B5" w14:paraId="40F52515" w14:textId="77777777" w:rsidTr="00A87AC6">
              <w:trPr>
                <w:trHeight w:val="1200"/>
              </w:trPr>
              <w:tc>
                <w:tcPr>
                  <w:tcW w:w="1304" w:type="dxa"/>
                  <w:vAlign w:val="center"/>
                </w:tcPr>
                <w:p w14:paraId="3C061CD1"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color w:val="000000"/>
                      <w:kern w:val="0"/>
                      <w:sz w:val="21"/>
                      <w:szCs w:val="21"/>
                    </w:rPr>
                    <w:t>2026/4/24</w:t>
                  </w:r>
                </w:p>
              </w:tc>
              <w:tc>
                <w:tcPr>
                  <w:tcW w:w="2126" w:type="dxa"/>
                  <w:vAlign w:val="center"/>
                </w:tcPr>
                <w:p w14:paraId="518C6075" w14:textId="77777777" w:rsidR="00E8424E" w:rsidRPr="008958B5" w:rsidRDefault="00E8424E" w:rsidP="00E8424E">
                  <w:pPr>
                    <w:autoSpaceDE w:val="0"/>
                    <w:autoSpaceDN w:val="0"/>
                    <w:adjustRightInd w:val="0"/>
                    <w:spacing w:line="300" w:lineRule="exact"/>
                    <w:jc w:val="both"/>
                    <w:rPr>
                      <w:rFonts w:ascii="Times New Roman" w:eastAsia="標楷體" w:hAnsi="Times New Roman" w:cs="Times New Roman"/>
                      <w:sz w:val="21"/>
                      <w:szCs w:val="21"/>
                    </w:rPr>
                  </w:pPr>
                  <w:r w:rsidRPr="008958B5">
                    <w:rPr>
                      <w:rFonts w:ascii="Times New Roman" w:eastAsia="標楷體" w:hAnsi="Times New Roman" w:cs="Times New Roman" w:hint="eastAsia"/>
                      <w:color w:val="000000"/>
                      <w:kern w:val="0"/>
                      <w:sz w:val="21"/>
                      <w:szCs w:val="21"/>
                    </w:rPr>
                    <w:t>連結標的</w:t>
                  </w:r>
                  <w:r w:rsidRPr="008958B5">
                    <w:rPr>
                      <w:rFonts w:ascii="Times New Roman" w:eastAsia="標楷體" w:hAnsi="Times New Roman" w:cs="Times New Roman" w:hint="eastAsia"/>
                      <w:sz w:val="21"/>
                      <w:szCs w:val="21"/>
                    </w:rPr>
                    <w:t>付息日</w:t>
                  </w:r>
                  <w:r w:rsidRPr="008958B5">
                    <w:rPr>
                      <w:rFonts w:ascii="Times New Roman" w:eastAsia="標楷體" w:hAnsi="Times New Roman" w:cs="Times New Roman" w:hint="eastAsia"/>
                      <w:color w:val="000000"/>
                      <w:kern w:val="0"/>
                      <w:sz w:val="21"/>
                      <w:szCs w:val="21"/>
                    </w:rPr>
                    <w:t>及本商品之配息交割日</w:t>
                  </w:r>
                </w:p>
              </w:tc>
              <w:tc>
                <w:tcPr>
                  <w:tcW w:w="4789" w:type="dxa"/>
                  <w:vAlign w:val="center"/>
                </w:tcPr>
                <w:p w14:paraId="115D3CE0" w14:textId="42B48723" w:rsidR="00E8424E" w:rsidRPr="008958B5" w:rsidRDefault="00E8424E" w:rsidP="00E8424E">
                  <w:pPr>
                    <w:autoSpaceDE w:val="0"/>
                    <w:autoSpaceDN w:val="0"/>
                    <w:adjustRightInd w:val="0"/>
                    <w:spacing w:line="300" w:lineRule="exact"/>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kern w:val="0"/>
                      <w:sz w:val="21"/>
                      <w:szCs w:val="21"/>
                    </w:rPr>
                    <w:t>在本商品存續期間內未發生觸發事件、特殊事件、發行機構提前贖回或交易人</w:t>
                  </w:r>
                  <w:ins w:id="294" w:author="陳迎秋" w:date="2024-06-27T10:16:00Z">
                    <w:r w:rsidR="00440D8B">
                      <w:rPr>
                        <w:rFonts w:ascii="Times New Roman" w:eastAsia="標楷體" w:hAnsi="Times New Roman" w:cs="Times New Roman" w:hint="eastAsia"/>
                        <w:kern w:val="0"/>
                        <w:sz w:val="21"/>
                        <w:szCs w:val="21"/>
                      </w:rPr>
                      <w:t>執行</w:t>
                    </w:r>
                  </w:ins>
                  <w:r w:rsidRPr="008958B5">
                    <w:rPr>
                      <w:rFonts w:ascii="Times New Roman" w:eastAsia="標楷體" w:hAnsi="Times New Roman" w:cs="Times New Roman" w:hint="eastAsia"/>
                      <w:kern w:val="0"/>
                      <w:sz w:val="21"/>
                      <w:szCs w:val="21"/>
                    </w:rPr>
                    <w:t>提前終止者，本商品可配息連結標的張數為</w:t>
                  </w:r>
                  <m:oMath>
                    <m:r>
                      <m:rPr>
                        <m:sty m:val="p"/>
                      </m:rPr>
                      <w:rPr>
                        <w:rFonts w:ascii="Cambria Math" w:eastAsia="標楷體" w:hAnsi="Cambria Math" w:cs="Times New Roman" w:hint="eastAsia"/>
                        <w:snapToGrid w:val="0"/>
                        <w:sz w:val="21"/>
                        <w:szCs w:val="21"/>
                      </w:rPr>
                      <m:t>參與率</m:t>
                    </m:r>
                    <m:r>
                      <m:rPr>
                        <m:sty m:val="p"/>
                      </m:rPr>
                      <w:rPr>
                        <w:rFonts w:ascii="Cambria Math" w:eastAsia="標楷體" w:hAnsi="Cambria Math" w:cs="Times New Roman"/>
                        <w:snapToGrid w:val="0"/>
                        <w:sz w:val="21"/>
                        <w:szCs w:val="21"/>
                      </w:rPr>
                      <m:t>×</m:t>
                    </m:r>
                    <m:r>
                      <m:rPr>
                        <m:sty m:val="p"/>
                      </m:rPr>
                      <w:rPr>
                        <w:rFonts w:ascii="Cambria Math" w:eastAsia="標楷體" w:hAnsi="Cambria Math" w:cs="Times New Roman" w:hint="eastAsia"/>
                        <w:snapToGrid w:val="0"/>
                        <w:sz w:val="21"/>
                        <w:szCs w:val="21"/>
                      </w:rPr>
                      <m:t>剩餘連結標的張數</m:t>
                    </m:r>
                  </m:oMath>
                  <w:r w:rsidRPr="008958B5">
                    <w:rPr>
                      <w:rFonts w:ascii="Times New Roman" w:eastAsia="標楷體" w:hAnsi="Times New Roman" w:cs="Times New Roman" w:hint="eastAsia"/>
                      <w:snapToGrid w:val="0"/>
                      <w:sz w:val="21"/>
                      <w:szCs w:val="21"/>
                    </w:rPr>
                    <w:t>。</w:t>
                  </w:r>
                </w:p>
              </w:tc>
            </w:tr>
            <w:tr w:rsidR="00E8424E" w:rsidRPr="008958B5" w14:paraId="3811EC4E" w14:textId="77777777" w:rsidTr="00A87AC6">
              <w:trPr>
                <w:trHeight w:val="1077"/>
              </w:trPr>
              <w:tc>
                <w:tcPr>
                  <w:tcW w:w="1304" w:type="dxa"/>
                  <w:vAlign w:val="center"/>
                </w:tcPr>
                <w:p w14:paraId="179C69F4" w14:textId="267EEB02"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color w:val="000000" w:themeColor="text1"/>
                      <w:kern w:val="0"/>
                      <w:sz w:val="21"/>
                      <w:szCs w:val="21"/>
                    </w:rPr>
                    <w:lastRenderedPageBreak/>
                    <w:t>2026/</w:t>
                  </w:r>
                  <w:r w:rsidR="00734F48" w:rsidRPr="008958B5">
                    <w:rPr>
                      <w:rFonts w:ascii="Times New Roman" w:eastAsia="標楷體" w:hAnsi="Times New Roman" w:cs="Times New Roman" w:hint="eastAsia"/>
                      <w:color w:val="000000" w:themeColor="text1"/>
                      <w:kern w:val="0"/>
                      <w:sz w:val="21"/>
                      <w:szCs w:val="21"/>
                    </w:rPr>
                    <w:t>7</w:t>
                  </w:r>
                  <w:r w:rsidRPr="008958B5">
                    <w:rPr>
                      <w:rFonts w:ascii="Times New Roman" w:eastAsia="標楷體" w:hAnsi="Times New Roman" w:cs="Times New Roman"/>
                      <w:color w:val="000000" w:themeColor="text1"/>
                      <w:kern w:val="0"/>
                      <w:sz w:val="21"/>
                      <w:szCs w:val="21"/>
                    </w:rPr>
                    <w:t>/24</w:t>
                  </w:r>
                </w:p>
              </w:tc>
              <w:tc>
                <w:tcPr>
                  <w:tcW w:w="2126" w:type="dxa"/>
                  <w:vAlign w:val="center"/>
                </w:tcPr>
                <w:p w14:paraId="66996884"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提前終止通知日</w:t>
                  </w:r>
                </w:p>
              </w:tc>
              <w:tc>
                <w:tcPr>
                  <w:tcW w:w="4789" w:type="dxa"/>
                  <w:vAlign w:val="center"/>
                </w:tcPr>
                <w:p w14:paraId="264B769B" w14:textId="77777777" w:rsidR="00E8424E" w:rsidRPr="008958B5" w:rsidRDefault="00E8424E" w:rsidP="00E8424E">
                  <w:pPr>
                    <w:autoSpaceDE w:val="0"/>
                    <w:autoSpaceDN w:val="0"/>
                    <w:adjustRightInd w:val="0"/>
                    <w:spacing w:line="300" w:lineRule="exact"/>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kern w:val="0"/>
                      <w:sz w:val="21"/>
                      <w:szCs w:val="21"/>
                    </w:rPr>
                    <w:t>發行機構通知交易人</w:t>
                  </w:r>
                  <w:r w:rsidRPr="008958B5">
                    <w:rPr>
                      <w:rFonts w:ascii="Times New Roman" w:eastAsia="標楷體" w:hAnsi="Times New Roman" w:cs="Times New Roman" w:hint="eastAsia"/>
                      <w:color w:val="000000" w:themeColor="text1"/>
                      <w:kern w:val="0"/>
                      <w:sz w:val="21"/>
                      <w:szCs w:val="21"/>
                    </w:rPr>
                    <w:t>，交易人於接獲通知後應於當日擇定交割方式</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themeColor="text1"/>
                      <w:kern w:val="0"/>
                      <w:sz w:val="21"/>
                      <w:szCs w:val="21"/>
                    </w:rPr>
                    <w:t>現金結算或實物交割</w:t>
                  </w:r>
                  <w:r w:rsidRPr="008958B5">
                    <w:rPr>
                      <w:rFonts w:ascii="Times New Roman" w:eastAsia="標楷體" w:hAnsi="Times New Roman" w:cs="Times New Roman"/>
                      <w:color w:val="000000" w:themeColor="text1"/>
                      <w:kern w:val="0"/>
                      <w:sz w:val="21"/>
                      <w:szCs w:val="21"/>
                    </w:rPr>
                    <w:t>)</w:t>
                  </w:r>
                  <w:r w:rsidRPr="008958B5">
                    <w:rPr>
                      <w:rFonts w:ascii="Times New Roman" w:eastAsia="標楷體" w:hAnsi="Times New Roman" w:cs="Times New Roman" w:hint="eastAsia"/>
                      <w:color w:val="000000"/>
                      <w:kern w:val="0"/>
                      <w:sz w:val="21"/>
                      <w:szCs w:val="21"/>
                    </w:rPr>
                    <w:t>。</w:t>
                  </w:r>
                  <w:r w:rsidRPr="008958B5">
                    <w:rPr>
                      <w:rFonts w:ascii="Times New Roman" w:eastAsia="標楷體" w:hAnsi="Times New Roman" w:cs="Times New Roman" w:hint="eastAsia"/>
                      <w:color w:val="000000" w:themeColor="text1"/>
                      <w:kern w:val="0"/>
                      <w:sz w:val="21"/>
                      <w:szCs w:val="21"/>
                    </w:rPr>
                    <w:t>交易人</w:t>
                  </w:r>
                  <w:r w:rsidRPr="008958B5">
                    <w:rPr>
                      <w:rFonts w:ascii="Times New Roman" w:eastAsia="標楷體" w:hAnsi="Times New Roman" w:cs="Times New Roman" w:hint="eastAsia"/>
                      <w:color w:val="000000"/>
                      <w:kern w:val="0"/>
                      <w:sz w:val="21"/>
                      <w:szCs w:val="21"/>
                    </w:rPr>
                    <w:t>擇定後，未經發行機構同意，不得變更交割方式。</w:t>
                  </w:r>
                </w:p>
              </w:tc>
            </w:tr>
            <w:tr w:rsidR="00E8424E" w:rsidRPr="008958B5" w14:paraId="0226AAF2" w14:textId="77777777" w:rsidTr="00A87AC6">
              <w:trPr>
                <w:trHeight w:val="1077"/>
              </w:trPr>
              <w:tc>
                <w:tcPr>
                  <w:tcW w:w="1304" w:type="dxa"/>
                  <w:vAlign w:val="center"/>
                </w:tcPr>
                <w:p w14:paraId="22A33791" w14:textId="6E0A6F62" w:rsidR="00E8424E" w:rsidRPr="008958B5" w:rsidRDefault="00E8424E" w:rsidP="00E8424E">
                  <w:pPr>
                    <w:autoSpaceDE w:val="0"/>
                    <w:autoSpaceDN w:val="0"/>
                    <w:adjustRightInd w:val="0"/>
                    <w:spacing w:line="300" w:lineRule="exact"/>
                    <w:jc w:val="center"/>
                    <w:rPr>
                      <w:rFonts w:ascii="Times New Roman" w:eastAsia="標楷體" w:hAnsi="Times New Roman" w:cs="Times New Roman"/>
                      <w:kern w:val="0"/>
                      <w:sz w:val="21"/>
                      <w:szCs w:val="21"/>
                    </w:rPr>
                  </w:pPr>
                  <w:r w:rsidRPr="008958B5">
                    <w:rPr>
                      <w:rFonts w:ascii="Times New Roman" w:eastAsia="標楷體" w:hAnsi="Times New Roman" w:cs="Times New Roman"/>
                      <w:color w:val="000000" w:themeColor="text1"/>
                      <w:kern w:val="0"/>
                      <w:sz w:val="21"/>
                      <w:szCs w:val="21"/>
                    </w:rPr>
                    <w:t>2026/</w:t>
                  </w:r>
                  <w:r w:rsidR="00734F48" w:rsidRPr="008958B5">
                    <w:rPr>
                      <w:rFonts w:ascii="Times New Roman" w:eastAsia="標楷體" w:hAnsi="Times New Roman" w:cs="Times New Roman" w:hint="eastAsia"/>
                      <w:color w:val="000000" w:themeColor="text1"/>
                      <w:kern w:val="0"/>
                      <w:sz w:val="21"/>
                      <w:szCs w:val="21"/>
                    </w:rPr>
                    <w:t>7</w:t>
                  </w:r>
                  <w:r w:rsidRPr="008958B5">
                    <w:rPr>
                      <w:rFonts w:ascii="Times New Roman" w:eastAsia="標楷體" w:hAnsi="Times New Roman" w:cs="Times New Roman"/>
                      <w:color w:val="000000" w:themeColor="text1"/>
                      <w:kern w:val="0"/>
                      <w:sz w:val="21"/>
                      <w:szCs w:val="21"/>
                    </w:rPr>
                    <w:t>/26</w:t>
                  </w:r>
                </w:p>
              </w:tc>
              <w:tc>
                <w:tcPr>
                  <w:tcW w:w="2126" w:type="dxa"/>
                  <w:vAlign w:val="center"/>
                </w:tcPr>
                <w:p w14:paraId="6A97773C"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淨額交割日</w:t>
                  </w:r>
                </w:p>
              </w:tc>
              <w:tc>
                <w:tcPr>
                  <w:tcW w:w="4789" w:type="dxa"/>
                  <w:vAlign w:val="center"/>
                </w:tcPr>
                <w:p w14:paraId="4FC63687" w14:textId="77777777" w:rsidR="00E8424E" w:rsidRPr="008958B5" w:rsidRDefault="00E8424E" w:rsidP="00E8424E">
                  <w:pPr>
                    <w:autoSpaceDE w:val="0"/>
                    <w:autoSpaceDN w:val="0"/>
                    <w:adjustRightInd w:val="0"/>
                    <w:spacing w:line="300" w:lineRule="exact"/>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如交易人選定現金結算者，淨額交割日為到期通知日</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不含</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後第二</w:t>
                  </w:r>
                  <w:proofErr w:type="gramStart"/>
                  <w:r w:rsidRPr="008958B5">
                    <w:rPr>
                      <w:rFonts w:ascii="Times New Roman" w:eastAsia="標楷體" w:hAnsi="Times New Roman" w:cs="Times New Roman" w:hint="eastAsia"/>
                      <w:color w:val="000000"/>
                      <w:kern w:val="0"/>
                      <w:sz w:val="21"/>
                      <w:szCs w:val="21"/>
                    </w:rPr>
                    <w:t>個</w:t>
                  </w:r>
                  <w:proofErr w:type="gramEnd"/>
                  <w:r w:rsidRPr="008958B5">
                    <w:rPr>
                      <w:rFonts w:ascii="Times New Roman" w:eastAsia="標楷體" w:hAnsi="Times New Roman" w:cs="Times New Roman" w:hint="eastAsia"/>
                      <w:color w:val="000000"/>
                      <w:kern w:val="0"/>
                      <w:sz w:val="21"/>
                      <w:szCs w:val="21"/>
                    </w:rPr>
                    <w:t>交割營業日，收到按本商品</w:t>
                  </w:r>
                  <w:r w:rsidRPr="008958B5">
                    <w:rPr>
                      <w:rFonts w:ascii="Times New Roman" w:eastAsia="標楷體" w:hAnsi="Times New Roman" w:cs="Times New Roman" w:hint="eastAsia"/>
                      <w:kern w:val="0"/>
                      <w:sz w:val="21"/>
                      <w:szCs w:val="21"/>
                    </w:rPr>
                    <w:t>現金結算價格計算</w:t>
                  </w:r>
                  <w:r w:rsidRPr="008958B5">
                    <w:rPr>
                      <w:rFonts w:ascii="Times New Roman" w:eastAsia="標楷體" w:hAnsi="Times New Roman" w:cs="Times New Roman" w:hint="eastAsia"/>
                      <w:color w:val="000000"/>
                      <w:kern w:val="0"/>
                      <w:sz w:val="21"/>
                      <w:szCs w:val="21"/>
                    </w:rPr>
                    <w:t>之結算款項。</w:t>
                  </w:r>
                </w:p>
              </w:tc>
            </w:tr>
            <w:tr w:rsidR="00E8424E" w:rsidRPr="008958B5" w14:paraId="35FE9264" w14:textId="77777777" w:rsidTr="00A87AC6">
              <w:trPr>
                <w:trHeight w:val="1077"/>
              </w:trPr>
              <w:tc>
                <w:tcPr>
                  <w:tcW w:w="1304" w:type="dxa"/>
                  <w:vAlign w:val="center"/>
                </w:tcPr>
                <w:p w14:paraId="2078A77C" w14:textId="216003A1" w:rsidR="00E8424E" w:rsidRPr="008958B5" w:rsidRDefault="00E8424E" w:rsidP="00E8424E">
                  <w:pPr>
                    <w:autoSpaceDE w:val="0"/>
                    <w:autoSpaceDN w:val="0"/>
                    <w:adjustRightInd w:val="0"/>
                    <w:spacing w:line="300" w:lineRule="exact"/>
                    <w:jc w:val="center"/>
                    <w:rPr>
                      <w:rFonts w:ascii="Times New Roman" w:eastAsia="標楷體" w:hAnsi="Times New Roman" w:cs="Times New Roman"/>
                      <w:kern w:val="0"/>
                      <w:sz w:val="21"/>
                      <w:szCs w:val="21"/>
                    </w:rPr>
                  </w:pPr>
                  <w:r w:rsidRPr="008958B5">
                    <w:rPr>
                      <w:rFonts w:ascii="Times New Roman" w:eastAsia="標楷體" w:hAnsi="Times New Roman" w:cs="Times New Roman"/>
                      <w:color w:val="000000" w:themeColor="text1"/>
                      <w:kern w:val="0"/>
                      <w:sz w:val="21"/>
                      <w:szCs w:val="21"/>
                    </w:rPr>
                    <w:t>2026/</w:t>
                  </w:r>
                  <w:r w:rsidR="00734F48" w:rsidRPr="008958B5">
                    <w:rPr>
                      <w:rFonts w:ascii="Times New Roman" w:eastAsia="標楷體" w:hAnsi="Times New Roman" w:cs="Times New Roman" w:hint="eastAsia"/>
                      <w:color w:val="000000" w:themeColor="text1"/>
                      <w:kern w:val="0"/>
                      <w:sz w:val="21"/>
                      <w:szCs w:val="21"/>
                    </w:rPr>
                    <w:t>7</w:t>
                  </w:r>
                  <w:r w:rsidRPr="008958B5">
                    <w:rPr>
                      <w:rFonts w:ascii="Times New Roman" w:eastAsia="標楷體" w:hAnsi="Times New Roman" w:cs="Times New Roman"/>
                      <w:color w:val="000000" w:themeColor="text1"/>
                      <w:kern w:val="0"/>
                      <w:sz w:val="21"/>
                      <w:szCs w:val="21"/>
                    </w:rPr>
                    <w:t>/26</w:t>
                  </w:r>
                </w:p>
              </w:tc>
              <w:tc>
                <w:tcPr>
                  <w:tcW w:w="2126" w:type="dxa"/>
                  <w:vAlign w:val="center"/>
                </w:tcPr>
                <w:p w14:paraId="4FBE01E9" w14:textId="77777777" w:rsidR="00E8424E" w:rsidRPr="008958B5" w:rsidRDefault="00E8424E" w:rsidP="00E8424E">
                  <w:pPr>
                    <w:autoSpaceDE w:val="0"/>
                    <w:autoSpaceDN w:val="0"/>
                    <w:adjustRightInd w:val="0"/>
                    <w:spacing w:line="300" w:lineRule="exact"/>
                    <w:jc w:val="center"/>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實物交割日</w:t>
                  </w:r>
                </w:p>
              </w:tc>
              <w:tc>
                <w:tcPr>
                  <w:tcW w:w="4789" w:type="dxa"/>
                  <w:vAlign w:val="center"/>
                </w:tcPr>
                <w:p w14:paraId="475C2B86" w14:textId="77777777" w:rsidR="00E8424E" w:rsidRPr="008958B5" w:rsidRDefault="00E8424E" w:rsidP="00E8424E">
                  <w:pPr>
                    <w:autoSpaceDE w:val="0"/>
                    <w:autoSpaceDN w:val="0"/>
                    <w:adjustRightInd w:val="0"/>
                    <w:spacing w:line="300" w:lineRule="exact"/>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如交易人選定實物交割者，實物交割日</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即到期通知日</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不含</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後第二</w:t>
                  </w:r>
                  <w:proofErr w:type="gramStart"/>
                  <w:r w:rsidRPr="008958B5">
                    <w:rPr>
                      <w:rFonts w:ascii="Times New Roman" w:eastAsia="標楷體" w:hAnsi="Times New Roman" w:cs="Times New Roman" w:hint="eastAsia"/>
                      <w:color w:val="000000"/>
                      <w:kern w:val="0"/>
                      <w:sz w:val="21"/>
                      <w:szCs w:val="21"/>
                    </w:rPr>
                    <w:t>個</w:t>
                  </w:r>
                  <w:proofErr w:type="gramEnd"/>
                  <w:r w:rsidRPr="008958B5">
                    <w:rPr>
                      <w:rFonts w:ascii="Times New Roman" w:eastAsia="標楷體" w:hAnsi="Times New Roman" w:cs="Times New Roman" w:hint="eastAsia"/>
                      <w:color w:val="000000"/>
                      <w:kern w:val="0"/>
                      <w:sz w:val="21"/>
                      <w:szCs w:val="21"/>
                    </w:rPr>
                    <w:t>交割營業日</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應支付發行機構實物交割金額</w:t>
                  </w:r>
                  <w:r w:rsidRPr="008958B5">
                    <w:rPr>
                      <w:rFonts w:ascii="Times New Roman" w:eastAsia="標楷體" w:hAnsi="Times New Roman" w:cs="Times New Roman"/>
                      <w:color w:val="000000"/>
                      <w:kern w:val="0"/>
                      <w:sz w:val="21"/>
                      <w:szCs w:val="21"/>
                    </w:rPr>
                    <w:t>(</w:t>
                  </w:r>
                  <w:proofErr w:type="gramStart"/>
                  <w:r w:rsidRPr="008958B5">
                    <w:rPr>
                      <w:rFonts w:ascii="Times New Roman" w:eastAsia="標楷體" w:hAnsi="Times New Roman" w:cs="Times New Roman" w:hint="eastAsia"/>
                      <w:color w:val="000000"/>
                      <w:kern w:val="0"/>
                      <w:sz w:val="21"/>
                      <w:szCs w:val="21"/>
                    </w:rPr>
                    <w:t>註</w:t>
                  </w:r>
                  <w:proofErr w:type="gramEnd"/>
                  <w:r w:rsidRPr="008958B5">
                    <w:rPr>
                      <w:rFonts w:ascii="Times New Roman" w:eastAsia="標楷體" w:hAnsi="Times New Roman" w:cs="Times New Roman"/>
                      <w:color w:val="000000"/>
                      <w:kern w:val="0"/>
                      <w:sz w:val="21"/>
                      <w:szCs w:val="21"/>
                    </w:rPr>
                    <w:t>1)</w:t>
                  </w:r>
                  <w:r w:rsidRPr="008958B5">
                    <w:rPr>
                      <w:rFonts w:ascii="Times New Roman" w:eastAsia="標楷體" w:hAnsi="Times New Roman" w:cs="Times New Roman" w:hint="eastAsia"/>
                      <w:color w:val="000000"/>
                      <w:kern w:val="0"/>
                      <w:sz w:val="21"/>
                      <w:szCs w:val="21"/>
                    </w:rPr>
                    <w:t>。</w:t>
                  </w:r>
                </w:p>
              </w:tc>
            </w:tr>
          </w:tbl>
          <w:p w14:paraId="0242D096" w14:textId="77777777" w:rsidR="00E8424E" w:rsidRPr="008958B5" w:rsidRDefault="00E8424E" w:rsidP="00E8424E">
            <w:pPr>
              <w:autoSpaceDE w:val="0"/>
              <w:autoSpaceDN w:val="0"/>
              <w:adjustRightInd w:val="0"/>
              <w:spacing w:line="300" w:lineRule="exact"/>
              <w:ind w:left="233" w:rightChars="28" w:right="67"/>
              <w:jc w:val="both"/>
              <w:rPr>
                <w:rFonts w:ascii="Times New Roman" w:eastAsia="標楷體" w:hAnsi="Times New Roman" w:cs="Times New Roman"/>
                <w:b/>
                <w:kern w:val="0"/>
                <w:sz w:val="20"/>
                <w:szCs w:val="20"/>
              </w:rPr>
            </w:pPr>
            <w:proofErr w:type="gramStart"/>
            <w:r w:rsidRPr="008958B5">
              <w:rPr>
                <w:rFonts w:ascii="Times New Roman" w:eastAsia="標楷體" w:hAnsi="Times New Roman" w:cs="Times New Roman" w:hint="eastAsia"/>
                <w:b/>
                <w:kern w:val="0"/>
                <w:sz w:val="20"/>
                <w:szCs w:val="20"/>
              </w:rPr>
              <w:t>註</w:t>
            </w:r>
            <w:proofErr w:type="gramEnd"/>
            <w:r w:rsidRPr="008958B5">
              <w:rPr>
                <w:rFonts w:ascii="Times New Roman" w:eastAsia="標楷體" w:hAnsi="Times New Roman" w:cs="Times New Roman"/>
                <w:b/>
                <w:kern w:val="0"/>
                <w:sz w:val="20"/>
                <w:szCs w:val="20"/>
              </w:rPr>
              <w:t>1</w:t>
            </w:r>
            <w:r w:rsidRPr="008958B5">
              <w:rPr>
                <w:rFonts w:ascii="Times New Roman" w:eastAsia="標楷體" w:hAnsi="Times New Roman" w:cs="Times New Roman" w:hint="eastAsia"/>
                <w:b/>
                <w:kern w:val="0"/>
                <w:sz w:val="20"/>
                <w:szCs w:val="20"/>
              </w:rPr>
              <w:t>：若交易人於提前終止通知日當日選定</w:t>
            </w:r>
            <w:proofErr w:type="gramStart"/>
            <w:r w:rsidRPr="008958B5">
              <w:rPr>
                <w:rFonts w:ascii="Times New Roman" w:eastAsia="標楷體" w:hAnsi="Times New Roman" w:cs="Times New Roman" w:hint="eastAsia"/>
                <w:b/>
                <w:kern w:val="0"/>
                <w:sz w:val="20"/>
                <w:szCs w:val="20"/>
              </w:rPr>
              <w:t>採</w:t>
            </w:r>
            <w:proofErr w:type="gramEnd"/>
            <w:r w:rsidRPr="008958B5">
              <w:rPr>
                <w:rFonts w:ascii="Times New Roman" w:eastAsia="標楷體" w:hAnsi="Times New Roman" w:cs="Times New Roman" w:hint="eastAsia"/>
                <w:b/>
                <w:kern w:val="0"/>
                <w:sz w:val="20"/>
                <w:szCs w:val="20"/>
              </w:rPr>
              <w:t>實物交割始適用。若交易人於提前終止通知日當日選定</w:t>
            </w:r>
            <w:proofErr w:type="gramStart"/>
            <w:r w:rsidRPr="008958B5">
              <w:rPr>
                <w:rFonts w:ascii="Times New Roman" w:eastAsia="標楷體" w:hAnsi="Times New Roman" w:cs="Times New Roman" w:hint="eastAsia"/>
                <w:b/>
                <w:kern w:val="0"/>
                <w:sz w:val="20"/>
                <w:szCs w:val="20"/>
              </w:rPr>
              <w:t>採</w:t>
            </w:r>
            <w:proofErr w:type="gramEnd"/>
            <w:r w:rsidRPr="008958B5">
              <w:rPr>
                <w:rFonts w:ascii="Times New Roman" w:eastAsia="標楷體" w:hAnsi="Times New Roman" w:cs="Times New Roman" w:hint="eastAsia"/>
                <w:b/>
                <w:kern w:val="0"/>
                <w:sz w:val="20"/>
                <w:szCs w:val="20"/>
              </w:rPr>
              <w:t>現金結算，則按「投資收益本息給付及其計算方式」，交易人於淨額交割日收到本商品款項。</w:t>
            </w:r>
          </w:p>
          <w:p w14:paraId="5848BE31" w14:textId="77777777" w:rsidR="00E8424E" w:rsidRPr="008958B5" w:rsidRDefault="00E8424E" w:rsidP="00E8424E">
            <w:pPr>
              <w:autoSpaceDE w:val="0"/>
              <w:autoSpaceDN w:val="0"/>
              <w:spacing w:beforeLines="50" w:before="180" w:line="300" w:lineRule="exact"/>
              <w:ind w:rightChars="28" w:right="67"/>
              <w:jc w:val="center"/>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b/>
                <w:color w:val="000000" w:themeColor="text1"/>
                <w:kern w:val="0"/>
                <w:sz w:val="21"/>
                <w:szCs w:val="21"/>
              </w:rPr>
              <w:t>(</w:t>
            </w:r>
            <w:r w:rsidRPr="008958B5">
              <w:rPr>
                <w:rFonts w:ascii="Times New Roman" w:eastAsia="標楷體" w:hAnsi="Times New Roman" w:cs="Times New Roman" w:hint="eastAsia"/>
                <w:b/>
                <w:color w:val="000000" w:themeColor="text1"/>
                <w:kern w:val="0"/>
                <w:sz w:val="21"/>
                <w:szCs w:val="21"/>
              </w:rPr>
              <w:t>表二</w:t>
            </w:r>
            <w:r w:rsidRPr="008958B5">
              <w:rPr>
                <w:rFonts w:ascii="Times New Roman" w:eastAsia="標楷體" w:hAnsi="Times New Roman" w:cs="Times New Roman"/>
                <w:b/>
                <w:color w:val="000000" w:themeColor="text1"/>
                <w:kern w:val="0"/>
                <w:sz w:val="21"/>
                <w:szCs w:val="21"/>
              </w:rPr>
              <w:t xml:space="preserve">) </w:t>
            </w:r>
            <w:r w:rsidRPr="008958B5">
              <w:rPr>
                <w:rFonts w:ascii="Times New Roman" w:eastAsia="標楷體" w:hAnsi="Times New Roman" w:cs="Times New Roman" w:hint="eastAsia"/>
                <w:b/>
                <w:color w:val="000000" w:themeColor="text1"/>
                <w:kern w:val="0"/>
                <w:sz w:val="21"/>
                <w:szCs w:val="21"/>
              </w:rPr>
              <w:t>各期應配息金額</w:t>
            </w:r>
          </w:p>
          <w:tbl>
            <w:tblPr>
              <w:tblW w:w="8252" w:type="dxa"/>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4"/>
              <w:gridCol w:w="907"/>
              <w:gridCol w:w="737"/>
              <w:gridCol w:w="454"/>
              <w:gridCol w:w="794"/>
              <w:gridCol w:w="2041"/>
              <w:gridCol w:w="1134"/>
              <w:gridCol w:w="567"/>
              <w:gridCol w:w="964"/>
            </w:tblGrid>
            <w:tr w:rsidR="00E8424E" w:rsidRPr="008958B5" w14:paraId="5948D046" w14:textId="77777777" w:rsidTr="00A87AC6">
              <w:trPr>
                <w:trHeight w:val="113"/>
              </w:trPr>
              <w:tc>
                <w:tcPr>
                  <w:tcW w:w="654" w:type="dxa"/>
                  <w:shd w:val="clear" w:color="auto" w:fill="F2F2F2" w:themeFill="background1" w:themeFillShade="F2"/>
                  <w:vAlign w:val="center"/>
                </w:tcPr>
                <w:p w14:paraId="79B54460"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color w:val="000000" w:themeColor="text1"/>
                      <w:kern w:val="0"/>
                      <w:sz w:val="18"/>
                      <w:szCs w:val="18"/>
                    </w:rPr>
                    <w:t>剩餘連結標的張數</w:t>
                  </w:r>
                </w:p>
              </w:tc>
              <w:tc>
                <w:tcPr>
                  <w:tcW w:w="907" w:type="dxa"/>
                  <w:shd w:val="clear" w:color="auto" w:fill="F2F2F2" w:themeFill="background1" w:themeFillShade="F2"/>
                  <w:vAlign w:val="center"/>
                </w:tcPr>
                <w:p w14:paraId="3A0D2145"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連結標的</w:t>
                  </w:r>
                </w:p>
                <w:p w14:paraId="24C21A6D"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kern w:val="0"/>
                      <w:sz w:val="18"/>
                      <w:szCs w:val="18"/>
                    </w:rPr>
                  </w:pPr>
                  <w:r w:rsidRPr="008958B5">
                    <w:rPr>
                      <w:rFonts w:ascii="Times New Roman" w:eastAsia="標楷體" w:hAnsi="Times New Roman" w:cs="Times New Roman" w:hint="eastAsia"/>
                      <w:color w:val="000000" w:themeColor="text1"/>
                      <w:kern w:val="0"/>
                      <w:sz w:val="18"/>
                      <w:szCs w:val="18"/>
                    </w:rPr>
                    <w:t>付息日</w:t>
                  </w:r>
                </w:p>
              </w:tc>
              <w:tc>
                <w:tcPr>
                  <w:tcW w:w="737" w:type="dxa"/>
                  <w:shd w:val="clear" w:color="auto" w:fill="F2F2F2" w:themeFill="background1" w:themeFillShade="F2"/>
                  <w:vAlign w:val="center"/>
                </w:tcPr>
                <w:p w14:paraId="457C909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連結標的</w:t>
                  </w:r>
                </w:p>
                <w:p w14:paraId="56C35475"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票面利率</w:t>
                  </w:r>
                </w:p>
              </w:tc>
              <w:tc>
                <w:tcPr>
                  <w:tcW w:w="454" w:type="dxa"/>
                  <w:shd w:val="clear" w:color="auto" w:fill="F2F2F2" w:themeFill="background1" w:themeFillShade="F2"/>
                  <w:vAlign w:val="center"/>
                </w:tcPr>
                <w:p w14:paraId="1E8BEC6A"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color w:val="000000"/>
                      <w:kern w:val="0"/>
                      <w:sz w:val="18"/>
                      <w:szCs w:val="18"/>
                    </w:rPr>
                    <w:t>參與率</w:t>
                  </w:r>
                </w:p>
              </w:tc>
              <w:tc>
                <w:tcPr>
                  <w:tcW w:w="794" w:type="dxa"/>
                  <w:shd w:val="clear" w:color="auto" w:fill="F2F2F2" w:themeFill="background1" w:themeFillShade="F2"/>
                  <w:vAlign w:val="center"/>
                </w:tcPr>
                <w:p w14:paraId="78F96529"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連結標的</w:t>
                  </w:r>
                </w:p>
                <w:p w14:paraId="12AAE11D"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付息金額</w:t>
                  </w:r>
                </w:p>
              </w:tc>
              <w:tc>
                <w:tcPr>
                  <w:tcW w:w="2041" w:type="dxa"/>
                  <w:shd w:val="clear" w:color="auto" w:fill="F2F2F2" w:themeFill="background1" w:themeFillShade="F2"/>
                  <w:vAlign w:val="center"/>
                </w:tcPr>
                <w:p w14:paraId="408ADBE5"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kern w:val="0"/>
                      <w:sz w:val="18"/>
                      <w:szCs w:val="18"/>
                    </w:rPr>
                  </w:pPr>
                  <w:r w:rsidRPr="008958B5">
                    <w:rPr>
                      <w:rFonts w:ascii="Times New Roman" w:eastAsia="標楷體" w:hAnsi="Times New Roman" w:cs="Times New Roman" w:hint="eastAsia"/>
                      <w:kern w:val="0"/>
                      <w:sz w:val="18"/>
                      <w:szCs w:val="18"/>
                    </w:rPr>
                    <w:t>避險資金成本</w:t>
                  </w:r>
                </w:p>
              </w:tc>
              <w:tc>
                <w:tcPr>
                  <w:tcW w:w="1134" w:type="dxa"/>
                  <w:shd w:val="clear" w:color="auto" w:fill="F2F2F2" w:themeFill="background1" w:themeFillShade="F2"/>
                  <w:vAlign w:val="center"/>
                </w:tcPr>
                <w:p w14:paraId="2A22A92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避險資金成本</w:t>
                  </w:r>
                </w:p>
                <w:p w14:paraId="0EC0D3AE"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計算天數</w:t>
                  </w:r>
                </w:p>
                <w:p w14:paraId="168573C2"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單位：天</w:t>
                  </w:r>
                  <w:r w:rsidRPr="008958B5">
                    <w:rPr>
                      <w:rFonts w:ascii="Times New Roman" w:eastAsia="標楷體" w:hAnsi="Times New Roman" w:cs="Times New Roman"/>
                      <w:color w:val="000000" w:themeColor="text1"/>
                      <w:kern w:val="0"/>
                      <w:sz w:val="18"/>
                      <w:szCs w:val="18"/>
                    </w:rPr>
                    <w:t>)</w:t>
                  </w:r>
                </w:p>
              </w:tc>
              <w:tc>
                <w:tcPr>
                  <w:tcW w:w="567" w:type="dxa"/>
                  <w:shd w:val="clear" w:color="auto" w:fill="F2F2F2" w:themeFill="background1" w:themeFillShade="F2"/>
                  <w:vAlign w:val="center"/>
                </w:tcPr>
                <w:p w14:paraId="18B6A023"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配息</w:t>
                  </w:r>
                </w:p>
                <w:p w14:paraId="312A1D35"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差額</w:t>
                  </w:r>
                </w:p>
              </w:tc>
              <w:tc>
                <w:tcPr>
                  <w:tcW w:w="964" w:type="dxa"/>
                  <w:shd w:val="clear" w:color="auto" w:fill="F2F2F2" w:themeFill="background1" w:themeFillShade="F2"/>
                  <w:vAlign w:val="center"/>
                </w:tcPr>
                <w:p w14:paraId="37AF4076"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hint="eastAsia"/>
                      <w:color w:val="000000" w:themeColor="text1"/>
                      <w:kern w:val="0"/>
                      <w:sz w:val="18"/>
                      <w:szCs w:val="18"/>
                    </w:rPr>
                    <w:t>應配息金額</w:t>
                  </w:r>
                </w:p>
              </w:tc>
            </w:tr>
            <w:tr w:rsidR="00E8424E" w:rsidRPr="008958B5" w14:paraId="5BADF67A" w14:textId="77777777" w:rsidTr="00A87AC6">
              <w:trPr>
                <w:trHeight w:val="522"/>
              </w:trPr>
              <w:tc>
                <w:tcPr>
                  <w:tcW w:w="654" w:type="dxa"/>
                  <w:vMerge w:val="restart"/>
                  <w:vAlign w:val="center"/>
                </w:tcPr>
                <w:p w14:paraId="596AEC5D"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w:t>
                  </w:r>
                </w:p>
              </w:tc>
              <w:tc>
                <w:tcPr>
                  <w:tcW w:w="907" w:type="dxa"/>
                  <w:vMerge w:val="restart"/>
                  <w:vAlign w:val="center"/>
                </w:tcPr>
                <w:p w14:paraId="75FA8AF1"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2025/4/24</w:t>
                  </w:r>
                </w:p>
              </w:tc>
              <w:tc>
                <w:tcPr>
                  <w:tcW w:w="737" w:type="dxa"/>
                  <w:vMerge w:val="restart"/>
                  <w:vAlign w:val="center"/>
                </w:tcPr>
                <w:p w14:paraId="27B1339E" w14:textId="77777777" w:rsidR="00E8424E" w:rsidRPr="008958B5" w:rsidRDefault="00E8424E" w:rsidP="00E8424E">
                  <w:pPr>
                    <w:spacing w:line="240" w:lineRule="exact"/>
                    <w:jc w:val="center"/>
                    <w:rPr>
                      <w:rFonts w:ascii="Times New Roman" w:hAnsi="Times New Roman" w:cs="Times New Roman"/>
                      <w:color w:val="000000"/>
                      <w:sz w:val="18"/>
                      <w:szCs w:val="18"/>
                    </w:rPr>
                  </w:pPr>
                  <w:r w:rsidRPr="008958B5">
                    <w:rPr>
                      <w:rFonts w:ascii="Times New Roman" w:hAnsi="Times New Roman" w:cs="Times New Roman"/>
                      <w:color w:val="000000"/>
                      <w:sz w:val="18"/>
                      <w:szCs w:val="18"/>
                    </w:rPr>
                    <w:t>3.7%</w:t>
                  </w:r>
                </w:p>
              </w:tc>
              <w:tc>
                <w:tcPr>
                  <w:tcW w:w="454" w:type="dxa"/>
                  <w:vMerge w:val="restart"/>
                  <w:vAlign w:val="center"/>
                </w:tcPr>
                <w:p w14:paraId="5415F5CF"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500%</w:t>
                  </w:r>
                </w:p>
              </w:tc>
              <w:tc>
                <w:tcPr>
                  <w:tcW w:w="794" w:type="dxa"/>
                  <w:vMerge w:val="restart"/>
                  <w:vAlign w:val="center"/>
                </w:tcPr>
                <w:p w14:paraId="6983F5FD"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r w:rsidRPr="008958B5">
                    <w:rPr>
                      <w:rFonts w:ascii="Times New Roman" w:hAnsi="Times New Roman" w:cs="Times New Roman"/>
                      <w:color w:val="000000"/>
                      <w:sz w:val="18"/>
                      <w:szCs w:val="18"/>
                    </w:rPr>
                    <w:t>370,000</w:t>
                  </w:r>
                </w:p>
              </w:tc>
              <w:tc>
                <w:tcPr>
                  <w:tcW w:w="2041" w:type="dxa"/>
                  <w:vAlign w:val="center"/>
                </w:tcPr>
                <w:p w14:paraId="0680EB6A"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2024/4/24(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)~2024/7/24(</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1AD408B1"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0%</w:t>
                  </w:r>
                </w:p>
              </w:tc>
              <w:tc>
                <w:tcPr>
                  <w:tcW w:w="1134" w:type="dxa"/>
                  <w:vAlign w:val="center"/>
                </w:tcPr>
                <w:p w14:paraId="535E373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0</w:t>
                  </w:r>
                </w:p>
              </w:tc>
              <w:tc>
                <w:tcPr>
                  <w:tcW w:w="567" w:type="dxa"/>
                  <w:vMerge w:val="restart"/>
                  <w:vAlign w:val="center"/>
                </w:tcPr>
                <w:p w14:paraId="6078BBF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0</w:t>
                  </w:r>
                </w:p>
              </w:tc>
              <w:tc>
                <w:tcPr>
                  <w:tcW w:w="964" w:type="dxa"/>
                  <w:vMerge w:val="restart"/>
                  <w:vAlign w:val="center"/>
                </w:tcPr>
                <w:p w14:paraId="12D049D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 xml:space="preserve">219,854  </w:t>
                  </w:r>
                </w:p>
              </w:tc>
            </w:tr>
            <w:tr w:rsidR="00E8424E" w:rsidRPr="008958B5" w14:paraId="25930A5C" w14:textId="77777777" w:rsidTr="00A87AC6">
              <w:trPr>
                <w:trHeight w:val="522"/>
              </w:trPr>
              <w:tc>
                <w:tcPr>
                  <w:tcW w:w="654" w:type="dxa"/>
                  <w:vMerge/>
                  <w:vAlign w:val="center"/>
                </w:tcPr>
                <w:p w14:paraId="3BD58EB2"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0AD01D7B"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6D07B0DA"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5B188BB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57B5A4E8"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p>
              </w:tc>
              <w:tc>
                <w:tcPr>
                  <w:tcW w:w="2041" w:type="dxa"/>
                  <w:vAlign w:val="center"/>
                </w:tcPr>
                <w:p w14:paraId="6E842A8D"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2024/7/24(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)~2024/10/24(</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5F614DFE"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w:t>
                  </w:r>
                </w:p>
              </w:tc>
              <w:tc>
                <w:tcPr>
                  <w:tcW w:w="1134" w:type="dxa"/>
                  <w:vAlign w:val="center"/>
                </w:tcPr>
                <w:p w14:paraId="32FA035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92</w:t>
                  </w:r>
                </w:p>
              </w:tc>
              <w:tc>
                <w:tcPr>
                  <w:tcW w:w="567" w:type="dxa"/>
                  <w:vMerge/>
                  <w:vAlign w:val="center"/>
                </w:tcPr>
                <w:p w14:paraId="3C5EA999"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169D24A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23D60EA9" w14:textId="77777777" w:rsidTr="00A87AC6">
              <w:trPr>
                <w:trHeight w:val="522"/>
              </w:trPr>
              <w:tc>
                <w:tcPr>
                  <w:tcW w:w="654" w:type="dxa"/>
                  <w:vMerge/>
                  <w:vAlign w:val="center"/>
                </w:tcPr>
                <w:p w14:paraId="1501250B"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67F6E49F"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05AD887F"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6D5A36B7"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38F20EBB"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p>
              </w:tc>
              <w:tc>
                <w:tcPr>
                  <w:tcW w:w="2041" w:type="dxa"/>
                  <w:vAlign w:val="center"/>
                </w:tcPr>
                <w:p w14:paraId="392BE657"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2024/10/24(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)~2025/1/24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6430593E"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2.52%</w:t>
                  </w:r>
                </w:p>
              </w:tc>
              <w:tc>
                <w:tcPr>
                  <w:tcW w:w="1134" w:type="dxa"/>
                  <w:vAlign w:val="center"/>
                </w:tcPr>
                <w:p w14:paraId="2DDC7DD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92</w:t>
                  </w:r>
                </w:p>
              </w:tc>
              <w:tc>
                <w:tcPr>
                  <w:tcW w:w="567" w:type="dxa"/>
                  <w:vMerge/>
                  <w:vAlign w:val="center"/>
                </w:tcPr>
                <w:p w14:paraId="7ED52EB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536D515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7A07E628" w14:textId="77777777" w:rsidTr="00A87AC6">
              <w:trPr>
                <w:trHeight w:val="522"/>
              </w:trPr>
              <w:tc>
                <w:tcPr>
                  <w:tcW w:w="654" w:type="dxa"/>
                  <w:vMerge/>
                  <w:vAlign w:val="center"/>
                </w:tcPr>
                <w:p w14:paraId="65FD28A2"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3C0CB461"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4E70CBCC"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584733CA"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3E9AAEB0"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p>
              </w:tc>
              <w:tc>
                <w:tcPr>
                  <w:tcW w:w="2041" w:type="dxa"/>
                  <w:vAlign w:val="center"/>
                </w:tcPr>
                <w:p w14:paraId="4F2C7BC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2025/1/24(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)~2025/4/24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7894E245"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2.48%</w:t>
                  </w:r>
                </w:p>
              </w:tc>
              <w:tc>
                <w:tcPr>
                  <w:tcW w:w="1134" w:type="dxa"/>
                  <w:vAlign w:val="center"/>
                </w:tcPr>
                <w:p w14:paraId="02B969A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90</w:t>
                  </w:r>
                </w:p>
              </w:tc>
              <w:tc>
                <w:tcPr>
                  <w:tcW w:w="567" w:type="dxa"/>
                  <w:vMerge/>
                  <w:vAlign w:val="center"/>
                </w:tcPr>
                <w:p w14:paraId="1E160302"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4D7E1C1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6A794BDD" w14:textId="77777777" w:rsidTr="00A87AC6">
              <w:trPr>
                <w:trHeight w:val="522"/>
              </w:trPr>
              <w:tc>
                <w:tcPr>
                  <w:tcW w:w="654" w:type="dxa"/>
                  <w:vMerge w:val="restart"/>
                  <w:vAlign w:val="center"/>
                </w:tcPr>
                <w:p w14:paraId="1C1583E5"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w:t>
                  </w:r>
                </w:p>
              </w:tc>
              <w:tc>
                <w:tcPr>
                  <w:tcW w:w="907" w:type="dxa"/>
                  <w:vMerge w:val="restart"/>
                  <w:vAlign w:val="center"/>
                </w:tcPr>
                <w:p w14:paraId="0071A94F"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2026/4/24</w:t>
                  </w:r>
                </w:p>
              </w:tc>
              <w:tc>
                <w:tcPr>
                  <w:tcW w:w="737" w:type="dxa"/>
                  <w:vMerge w:val="restart"/>
                  <w:vAlign w:val="center"/>
                </w:tcPr>
                <w:p w14:paraId="2378E942" w14:textId="77777777" w:rsidR="00E8424E" w:rsidRPr="008958B5" w:rsidRDefault="00E8424E" w:rsidP="00E8424E">
                  <w:pPr>
                    <w:spacing w:line="240" w:lineRule="exact"/>
                    <w:jc w:val="center"/>
                    <w:rPr>
                      <w:rFonts w:ascii="Times New Roman" w:hAnsi="Times New Roman" w:cs="Times New Roman"/>
                      <w:color w:val="000000"/>
                      <w:sz w:val="18"/>
                      <w:szCs w:val="18"/>
                    </w:rPr>
                  </w:pPr>
                  <w:r w:rsidRPr="008958B5">
                    <w:rPr>
                      <w:rFonts w:ascii="Times New Roman" w:hAnsi="Times New Roman" w:cs="Times New Roman"/>
                      <w:color w:val="000000"/>
                      <w:sz w:val="18"/>
                      <w:szCs w:val="18"/>
                    </w:rPr>
                    <w:t>3.7%</w:t>
                  </w:r>
                </w:p>
              </w:tc>
              <w:tc>
                <w:tcPr>
                  <w:tcW w:w="454" w:type="dxa"/>
                  <w:vMerge w:val="restart"/>
                  <w:vAlign w:val="center"/>
                </w:tcPr>
                <w:p w14:paraId="70994D3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500%</w:t>
                  </w:r>
                </w:p>
              </w:tc>
              <w:tc>
                <w:tcPr>
                  <w:tcW w:w="794" w:type="dxa"/>
                  <w:vMerge w:val="restart"/>
                  <w:vAlign w:val="center"/>
                </w:tcPr>
                <w:p w14:paraId="4434EE58"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r w:rsidRPr="008958B5">
                    <w:rPr>
                      <w:rFonts w:ascii="Times New Roman" w:hAnsi="Times New Roman" w:cs="Times New Roman"/>
                      <w:color w:val="000000"/>
                      <w:sz w:val="18"/>
                      <w:szCs w:val="18"/>
                    </w:rPr>
                    <w:t>370,000</w:t>
                  </w:r>
                </w:p>
              </w:tc>
              <w:tc>
                <w:tcPr>
                  <w:tcW w:w="2041" w:type="dxa"/>
                  <w:vAlign w:val="center"/>
                </w:tcPr>
                <w:p w14:paraId="3DA88BA6"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2025/4/24(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)~2025/7/24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06022571"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2.45%</w:t>
                  </w:r>
                </w:p>
              </w:tc>
              <w:tc>
                <w:tcPr>
                  <w:tcW w:w="1134" w:type="dxa"/>
                  <w:vAlign w:val="center"/>
                </w:tcPr>
                <w:p w14:paraId="1B63142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91</w:t>
                  </w:r>
                </w:p>
              </w:tc>
              <w:tc>
                <w:tcPr>
                  <w:tcW w:w="567" w:type="dxa"/>
                  <w:vMerge w:val="restart"/>
                  <w:vAlign w:val="center"/>
                </w:tcPr>
                <w:p w14:paraId="4307F2AE"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0</w:t>
                  </w:r>
                </w:p>
              </w:tc>
              <w:tc>
                <w:tcPr>
                  <w:tcW w:w="964" w:type="dxa"/>
                  <w:vMerge w:val="restart"/>
                  <w:vAlign w:val="center"/>
                </w:tcPr>
                <w:p w14:paraId="22F5DBFF" w14:textId="77777777" w:rsidR="00E8424E" w:rsidRPr="008958B5" w:rsidRDefault="00E8424E" w:rsidP="00E8424E">
                  <w:pPr>
                    <w:snapToGrid w:val="0"/>
                    <w:spacing w:line="240" w:lineRule="exact"/>
                    <w:jc w:val="center"/>
                    <w:rPr>
                      <w:rFonts w:ascii="新細明體" w:eastAsia="新細明體" w:hAnsi="新細明體" w:cs="Times New Roman"/>
                      <w:color w:val="000000"/>
                      <w:sz w:val="22"/>
                    </w:rPr>
                  </w:pPr>
                  <w:r w:rsidRPr="008958B5">
                    <w:rPr>
                      <w:rFonts w:ascii="新細明體" w:eastAsia="新細明體" w:hAnsi="新細明體" w:cs="Times New Roman"/>
                      <w:color w:val="000000"/>
                      <w:sz w:val="22"/>
                    </w:rPr>
                    <w:t xml:space="preserve">          </w:t>
                  </w:r>
                  <w:r w:rsidRPr="008958B5">
                    <w:rPr>
                      <w:rFonts w:ascii="Times New Roman" w:eastAsia="標楷體" w:hAnsi="Times New Roman" w:cs="Times New Roman"/>
                      <w:color w:val="000000" w:themeColor="text1"/>
                      <w:kern w:val="0"/>
                      <w:sz w:val="18"/>
                      <w:szCs w:val="18"/>
                    </w:rPr>
                    <w:t xml:space="preserve"> 171,624 </w:t>
                  </w:r>
                  <w:r w:rsidRPr="008958B5">
                    <w:rPr>
                      <w:rFonts w:ascii="新細明體" w:eastAsia="新細明體" w:hAnsi="新細明體" w:cs="Times New Roman"/>
                      <w:color w:val="000000"/>
                      <w:sz w:val="22"/>
                    </w:rPr>
                    <w:t xml:space="preserve"> </w:t>
                  </w:r>
                </w:p>
                <w:p w14:paraId="4D0596DC"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 xml:space="preserve"> </w:t>
                  </w:r>
                </w:p>
              </w:tc>
            </w:tr>
            <w:tr w:rsidR="00E8424E" w:rsidRPr="008958B5" w14:paraId="19871F0A" w14:textId="77777777" w:rsidTr="00A87AC6">
              <w:trPr>
                <w:trHeight w:val="522"/>
              </w:trPr>
              <w:tc>
                <w:tcPr>
                  <w:tcW w:w="654" w:type="dxa"/>
                  <w:vMerge/>
                  <w:vAlign w:val="center"/>
                </w:tcPr>
                <w:p w14:paraId="4A60443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6A26A1AA"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6714D7DD"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25AA22B6"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0B026967"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2041" w:type="dxa"/>
                  <w:vAlign w:val="center"/>
                </w:tcPr>
                <w:p w14:paraId="76923A41"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2025/7/24(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)~2025/10/24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62D1C566"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w:t>
                  </w:r>
                </w:p>
              </w:tc>
              <w:tc>
                <w:tcPr>
                  <w:tcW w:w="1134" w:type="dxa"/>
                  <w:vAlign w:val="center"/>
                </w:tcPr>
                <w:p w14:paraId="248EC89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92</w:t>
                  </w:r>
                </w:p>
              </w:tc>
              <w:tc>
                <w:tcPr>
                  <w:tcW w:w="567" w:type="dxa"/>
                  <w:vMerge/>
                  <w:vAlign w:val="center"/>
                </w:tcPr>
                <w:p w14:paraId="14B1862C" w14:textId="77777777" w:rsidR="00E8424E" w:rsidRPr="008958B5" w:rsidRDefault="00E8424E" w:rsidP="00E8424E">
                  <w:pPr>
                    <w:snapToGrid w:val="0"/>
                    <w:spacing w:line="240" w:lineRule="exact"/>
                    <w:jc w:val="center"/>
                    <w:rPr>
                      <w:rFonts w:ascii="Times New Roman" w:eastAsia="標楷體" w:hAnsi="Times New Roman" w:cs="Times New Roman"/>
                      <w:b/>
                      <w:color w:val="000000" w:themeColor="text1"/>
                      <w:kern w:val="0"/>
                      <w:sz w:val="18"/>
                      <w:szCs w:val="18"/>
                    </w:rPr>
                  </w:pPr>
                </w:p>
              </w:tc>
              <w:tc>
                <w:tcPr>
                  <w:tcW w:w="964" w:type="dxa"/>
                  <w:vMerge/>
                  <w:vAlign w:val="center"/>
                </w:tcPr>
                <w:p w14:paraId="7975067F"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73912795" w14:textId="77777777" w:rsidTr="00A87AC6">
              <w:trPr>
                <w:trHeight w:val="668"/>
              </w:trPr>
              <w:tc>
                <w:tcPr>
                  <w:tcW w:w="654" w:type="dxa"/>
                  <w:vMerge/>
                  <w:vAlign w:val="center"/>
                </w:tcPr>
                <w:p w14:paraId="6FBE817F"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7A7ACE2F"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5444D463"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454" w:type="dxa"/>
                  <w:vMerge/>
                  <w:vAlign w:val="center"/>
                </w:tcPr>
                <w:p w14:paraId="6F94C8C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39E7934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2041" w:type="dxa"/>
                  <w:vAlign w:val="center"/>
                </w:tcPr>
                <w:p w14:paraId="040AA12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2025/10/24(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)~2026/1/24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26D5272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2.42%</w:t>
                  </w:r>
                </w:p>
              </w:tc>
              <w:tc>
                <w:tcPr>
                  <w:tcW w:w="1134" w:type="dxa"/>
                  <w:vAlign w:val="center"/>
                </w:tcPr>
                <w:p w14:paraId="5A4B5EF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92</w:t>
                  </w:r>
                </w:p>
              </w:tc>
              <w:tc>
                <w:tcPr>
                  <w:tcW w:w="567" w:type="dxa"/>
                  <w:vMerge/>
                  <w:vAlign w:val="center"/>
                </w:tcPr>
                <w:p w14:paraId="188780ED"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2169D15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478D425C" w14:textId="77777777" w:rsidTr="00A87AC6">
              <w:trPr>
                <w:trHeight w:val="668"/>
              </w:trPr>
              <w:tc>
                <w:tcPr>
                  <w:tcW w:w="654" w:type="dxa"/>
                  <w:vMerge/>
                  <w:vAlign w:val="center"/>
                </w:tcPr>
                <w:p w14:paraId="22A880AF"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355D6F4C"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5C839983"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454" w:type="dxa"/>
                  <w:vMerge/>
                  <w:vAlign w:val="center"/>
                </w:tcPr>
                <w:p w14:paraId="3FA52DCD"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3EDAEAF0"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2041" w:type="dxa"/>
                  <w:vAlign w:val="center"/>
                </w:tcPr>
                <w:p w14:paraId="6F73CE61"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2026/1/24(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)~2026/4/24(</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48C14D3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2.55%</w:t>
                  </w:r>
                </w:p>
              </w:tc>
              <w:tc>
                <w:tcPr>
                  <w:tcW w:w="1134" w:type="dxa"/>
                  <w:vAlign w:val="center"/>
                </w:tcPr>
                <w:p w14:paraId="3ABCC326"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90</w:t>
                  </w:r>
                </w:p>
              </w:tc>
              <w:tc>
                <w:tcPr>
                  <w:tcW w:w="567" w:type="dxa"/>
                  <w:vMerge/>
                  <w:vAlign w:val="center"/>
                </w:tcPr>
                <w:p w14:paraId="7697662A"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29373F89"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7FCD41C9" w14:textId="77777777" w:rsidTr="00A87AC6">
              <w:trPr>
                <w:trHeight w:val="395"/>
              </w:trPr>
              <w:tc>
                <w:tcPr>
                  <w:tcW w:w="654" w:type="dxa"/>
                  <w:vMerge w:val="restart"/>
                  <w:vAlign w:val="center"/>
                </w:tcPr>
                <w:p w14:paraId="1137AA3A"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w:t>
                  </w:r>
                </w:p>
              </w:tc>
              <w:tc>
                <w:tcPr>
                  <w:tcW w:w="907" w:type="dxa"/>
                  <w:vMerge w:val="restart"/>
                  <w:vAlign w:val="center"/>
                </w:tcPr>
                <w:p w14:paraId="1F8A2EA4"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2027/4/24</w:t>
                  </w:r>
                </w:p>
              </w:tc>
              <w:tc>
                <w:tcPr>
                  <w:tcW w:w="737" w:type="dxa"/>
                  <w:vMerge w:val="restart"/>
                  <w:vAlign w:val="center"/>
                </w:tcPr>
                <w:p w14:paraId="132C0C91"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3.7%</w:t>
                  </w:r>
                </w:p>
              </w:tc>
              <w:tc>
                <w:tcPr>
                  <w:tcW w:w="454" w:type="dxa"/>
                  <w:vMerge w:val="restart"/>
                  <w:vAlign w:val="center"/>
                </w:tcPr>
                <w:p w14:paraId="1BEAD8FD"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500%</w:t>
                  </w:r>
                </w:p>
              </w:tc>
              <w:tc>
                <w:tcPr>
                  <w:tcW w:w="794" w:type="dxa"/>
                  <w:vMerge w:val="restart"/>
                  <w:vAlign w:val="center"/>
                </w:tcPr>
                <w:p w14:paraId="1B93323C"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370,000</w:t>
                  </w:r>
                </w:p>
              </w:tc>
              <w:tc>
                <w:tcPr>
                  <w:tcW w:w="2041" w:type="dxa"/>
                  <w:vAlign w:val="center"/>
                </w:tcPr>
                <w:p w14:paraId="78FAF6D8"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2026/4/24(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)~2026/7/24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4EDCAE82"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2.65%</w:t>
                  </w:r>
                </w:p>
              </w:tc>
              <w:tc>
                <w:tcPr>
                  <w:tcW w:w="1134" w:type="dxa"/>
                  <w:vAlign w:val="center"/>
                </w:tcPr>
                <w:p w14:paraId="031F9CC1"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91</w:t>
                  </w:r>
                </w:p>
              </w:tc>
              <w:tc>
                <w:tcPr>
                  <w:tcW w:w="567" w:type="dxa"/>
                  <w:vMerge w:val="restart"/>
                  <w:vAlign w:val="center"/>
                </w:tcPr>
                <w:p w14:paraId="6ECD3E5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0</w:t>
                  </w:r>
                </w:p>
              </w:tc>
              <w:tc>
                <w:tcPr>
                  <w:tcW w:w="964" w:type="dxa"/>
                  <w:vMerge w:val="restart"/>
                  <w:vAlign w:val="center"/>
                </w:tcPr>
                <w:p w14:paraId="52DCE86B" w14:textId="6D5CB2BE" w:rsidR="00221E4D" w:rsidRPr="008958B5" w:rsidRDefault="00E8424E" w:rsidP="00E8424E">
                  <w:pPr>
                    <w:snapToGrid w:val="0"/>
                    <w:spacing w:line="240" w:lineRule="exact"/>
                    <w:jc w:val="center"/>
                    <w:rPr>
                      <w:rFonts w:ascii="新細明體" w:eastAsia="新細明體" w:hAnsi="新細明體" w:cs="Times New Roman"/>
                      <w:color w:val="000000"/>
                      <w:sz w:val="22"/>
                    </w:rPr>
                  </w:pPr>
                  <w:r w:rsidRPr="008958B5">
                    <w:rPr>
                      <w:rFonts w:ascii="新細明體" w:eastAsia="新細明體" w:hAnsi="新細明體" w:cs="Times New Roman"/>
                      <w:color w:val="000000"/>
                      <w:sz w:val="22"/>
                    </w:rPr>
                    <w:t xml:space="preserve">          </w:t>
                  </w:r>
                  <w:r w:rsidRPr="008958B5">
                    <w:rPr>
                      <w:rFonts w:ascii="Times New Roman" w:eastAsia="標楷體" w:hAnsi="Times New Roman" w:cs="Times New Roman"/>
                      <w:color w:val="000000" w:themeColor="text1"/>
                      <w:kern w:val="0"/>
                      <w:sz w:val="18"/>
                      <w:szCs w:val="18"/>
                    </w:rPr>
                    <w:t xml:space="preserve">  39,392  </w:t>
                  </w:r>
                  <w:r w:rsidRPr="008958B5">
                    <w:rPr>
                      <w:rFonts w:ascii="新細明體" w:eastAsia="新細明體" w:hAnsi="新細明體" w:cs="Times New Roman"/>
                      <w:color w:val="000000"/>
                      <w:sz w:val="22"/>
                    </w:rPr>
                    <w:t xml:space="preserve"> </w:t>
                  </w:r>
                </w:p>
              </w:tc>
            </w:tr>
            <w:tr w:rsidR="00E8424E" w:rsidRPr="008958B5" w14:paraId="5280AB73" w14:textId="77777777" w:rsidTr="00A87AC6">
              <w:trPr>
                <w:trHeight w:val="522"/>
              </w:trPr>
              <w:tc>
                <w:tcPr>
                  <w:tcW w:w="654" w:type="dxa"/>
                  <w:vMerge/>
                  <w:vAlign w:val="center"/>
                </w:tcPr>
                <w:p w14:paraId="0061B1F6"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3EF4DA3F"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52657F59"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1AD3671B"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3B272E42"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p>
              </w:tc>
              <w:tc>
                <w:tcPr>
                  <w:tcW w:w="2041" w:type="dxa"/>
                  <w:vAlign w:val="center"/>
                </w:tcPr>
                <w:p w14:paraId="69265D56"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2026/7/24(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)~2026/10/24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7FD79164"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2.68%</w:t>
                  </w:r>
                </w:p>
              </w:tc>
              <w:tc>
                <w:tcPr>
                  <w:tcW w:w="1134" w:type="dxa"/>
                  <w:vAlign w:val="center"/>
                </w:tcPr>
                <w:p w14:paraId="0BF1B1C7"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0</w:t>
                  </w:r>
                </w:p>
              </w:tc>
              <w:tc>
                <w:tcPr>
                  <w:tcW w:w="567" w:type="dxa"/>
                  <w:vMerge/>
                  <w:vAlign w:val="center"/>
                </w:tcPr>
                <w:p w14:paraId="523DC9ED"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27787080"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5463089A" w14:textId="77777777" w:rsidTr="00A87AC6">
              <w:trPr>
                <w:trHeight w:val="522"/>
              </w:trPr>
              <w:tc>
                <w:tcPr>
                  <w:tcW w:w="654" w:type="dxa"/>
                  <w:vMerge/>
                  <w:vAlign w:val="center"/>
                </w:tcPr>
                <w:p w14:paraId="2D3E4986"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49975EFD"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4F23EA6C"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2FE51B42"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03538DA5"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p>
              </w:tc>
              <w:tc>
                <w:tcPr>
                  <w:tcW w:w="2041" w:type="dxa"/>
                  <w:vAlign w:val="center"/>
                </w:tcPr>
                <w:p w14:paraId="376D9E2D"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2026/10/24(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)~2027/1/24 (</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0359F6C6"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2.40%</w:t>
                  </w:r>
                </w:p>
              </w:tc>
              <w:tc>
                <w:tcPr>
                  <w:tcW w:w="1134" w:type="dxa"/>
                  <w:vAlign w:val="center"/>
                </w:tcPr>
                <w:p w14:paraId="2D5CCCEB"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0</w:t>
                  </w:r>
                </w:p>
              </w:tc>
              <w:tc>
                <w:tcPr>
                  <w:tcW w:w="567" w:type="dxa"/>
                  <w:vMerge/>
                  <w:vAlign w:val="center"/>
                </w:tcPr>
                <w:p w14:paraId="5C2E15AE"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6F02AAE5"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r w:rsidR="00E8424E" w:rsidRPr="008958B5" w14:paraId="308C36DD" w14:textId="77777777" w:rsidTr="00A87AC6">
              <w:trPr>
                <w:trHeight w:val="522"/>
              </w:trPr>
              <w:tc>
                <w:tcPr>
                  <w:tcW w:w="654" w:type="dxa"/>
                  <w:vMerge/>
                  <w:vAlign w:val="center"/>
                </w:tcPr>
                <w:p w14:paraId="764DEE0F"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907" w:type="dxa"/>
                  <w:vMerge/>
                  <w:vAlign w:val="center"/>
                </w:tcPr>
                <w:p w14:paraId="26B2A7CB" w14:textId="77777777" w:rsidR="00E8424E" w:rsidRPr="008958B5" w:rsidRDefault="00E8424E" w:rsidP="00E8424E">
                  <w:pPr>
                    <w:spacing w:line="240" w:lineRule="exact"/>
                    <w:jc w:val="center"/>
                    <w:rPr>
                      <w:rFonts w:ascii="Times New Roman" w:eastAsia="標楷體" w:hAnsi="Times New Roman" w:cs="Times New Roman"/>
                      <w:color w:val="000000" w:themeColor="text1"/>
                      <w:kern w:val="0"/>
                      <w:sz w:val="18"/>
                      <w:szCs w:val="18"/>
                    </w:rPr>
                  </w:pPr>
                </w:p>
              </w:tc>
              <w:tc>
                <w:tcPr>
                  <w:tcW w:w="737" w:type="dxa"/>
                  <w:vMerge/>
                  <w:vAlign w:val="center"/>
                </w:tcPr>
                <w:p w14:paraId="2EDBD16B" w14:textId="77777777" w:rsidR="00E8424E" w:rsidRPr="008958B5" w:rsidRDefault="00E8424E" w:rsidP="00E8424E">
                  <w:pPr>
                    <w:spacing w:line="240" w:lineRule="exact"/>
                    <w:jc w:val="center"/>
                    <w:rPr>
                      <w:rFonts w:ascii="Times New Roman" w:hAnsi="Times New Roman" w:cs="Times New Roman"/>
                      <w:color w:val="000000"/>
                      <w:sz w:val="18"/>
                      <w:szCs w:val="18"/>
                    </w:rPr>
                  </w:pPr>
                </w:p>
              </w:tc>
              <w:tc>
                <w:tcPr>
                  <w:tcW w:w="454" w:type="dxa"/>
                  <w:vMerge/>
                  <w:vAlign w:val="center"/>
                </w:tcPr>
                <w:p w14:paraId="41FDB1F7"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p>
              </w:tc>
              <w:tc>
                <w:tcPr>
                  <w:tcW w:w="794" w:type="dxa"/>
                  <w:vMerge/>
                  <w:vAlign w:val="center"/>
                </w:tcPr>
                <w:p w14:paraId="3CA11E22" w14:textId="77777777" w:rsidR="00E8424E" w:rsidRPr="008958B5" w:rsidRDefault="00E8424E" w:rsidP="00E8424E">
                  <w:pPr>
                    <w:autoSpaceDE w:val="0"/>
                    <w:autoSpaceDN w:val="0"/>
                    <w:adjustRightInd w:val="0"/>
                    <w:spacing w:line="240" w:lineRule="exact"/>
                    <w:jc w:val="center"/>
                    <w:rPr>
                      <w:rFonts w:ascii="Times New Roman" w:hAnsi="Times New Roman" w:cs="Times New Roman"/>
                      <w:color w:val="000000"/>
                      <w:sz w:val="18"/>
                      <w:szCs w:val="18"/>
                    </w:rPr>
                  </w:pPr>
                </w:p>
              </w:tc>
              <w:tc>
                <w:tcPr>
                  <w:tcW w:w="2041" w:type="dxa"/>
                  <w:vAlign w:val="center"/>
                </w:tcPr>
                <w:p w14:paraId="0C0DCA2F"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2027/1/24(</w:t>
                  </w:r>
                  <w:r w:rsidRPr="008958B5">
                    <w:rPr>
                      <w:rFonts w:ascii="Times New Roman" w:eastAsia="標楷體" w:hAnsi="Times New Roman" w:cs="Times New Roman" w:hint="eastAsia"/>
                      <w:color w:val="000000" w:themeColor="text1"/>
                      <w:kern w:val="0"/>
                      <w:sz w:val="18"/>
                      <w:szCs w:val="18"/>
                    </w:rPr>
                    <w:t>含</w:t>
                  </w:r>
                  <w:r w:rsidRPr="008958B5">
                    <w:rPr>
                      <w:rFonts w:ascii="Times New Roman" w:eastAsia="標楷體" w:hAnsi="Times New Roman" w:cs="Times New Roman"/>
                      <w:color w:val="000000" w:themeColor="text1"/>
                      <w:kern w:val="0"/>
                      <w:sz w:val="18"/>
                      <w:szCs w:val="18"/>
                    </w:rPr>
                    <w:t>)~2027/4/24(</w:t>
                  </w:r>
                  <w:r w:rsidRPr="008958B5">
                    <w:rPr>
                      <w:rFonts w:ascii="Times New Roman" w:eastAsia="標楷體" w:hAnsi="Times New Roman" w:cs="Times New Roman" w:hint="eastAsia"/>
                      <w:color w:val="000000" w:themeColor="text1"/>
                      <w:kern w:val="0"/>
                      <w:sz w:val="18"/>
                      <w:szCs w:val="18"/>
                    </w:rPr>
                    <w:t>不含</w:t>
                  </w:r>
                  <w:r w:rsidRPr="008958B5">
                    <w:rPr>
                      <w:rFonts w:ascii="Times New Roman" w:eastAsia="標楷體" w:hAnsi="Times New Roman" w:cs="Times New Roman"/>
                      <w:color w:val="000000" w:themeColor="text1"/>
                      <w:kern w:val="0"/>
                      <w:sz w:val="18"/>
                      <w:szCs w:val="18"/>
                    </w:rPr>
                    <w:t>)</w:t>
                  </w:r>
                  <w:r w:rsidRPr="008958B5">
                    <w:rPr>
                      <w:rFonts w:ascii="Times New Roman" w:eastAsia="標楷體" w:hAnsi="Times New Roman" w:cs="Times New Roman" w:hint="eastAsia"/>
                      <w:color w:val="000000" w:themeColor="text1"/>
                      <w:kern w:val="0"/>
                      <w:sz w:val="18"/>
                      <w:szCs w:val="18"/>
                    </w:rPr>
                    <w:t>之避險資金成本：</w:t>
                  </w:r>
                </w:p>
                <w:p w14:paraId="081219A9" w14:textId="77777777" w:rsidR="00E8424E" w:rsidRPr="008958B5" w:rsidRDefault="00E8424E" w:rsidP="00E8424E">
                  <w:pPr>
                    <w:autoSpaceDE w:val="0"/>
                    <w:autoSpaceDN w:val="0"/>
                    <w:adjustRightIn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hAnsi="Times New Roman" w:cs="Times New Roman"/>
                      <w:color w:val="000000"/>
                      <w:sz w:val="18"/>
                      <w:szCs w:val="18"/>
                    </w:rPr>
                    <w:t>2.50%</w:t>
                  </w:r>
                </w:p>
              </w:tc>
              <w:tc>
                <w:tcPr>
                  <w:tcW w:w="1134" w:type="dxa"/>
                  <w:vAlign w:val="center"/>
                </w:tcPr>
                <w:p w14:paraId="396F1ECB"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r w:rsidRPr="008958B5">
                    <w:rPr>
                      <w:rFonts w:ascii="Times New Roman" w:eastAsia="標楷體" w:hAnsi="Times New Roman" w:cs="Times New Roman"/>
                      <w:color w:val="000000" w:themeColor="text1"/>
                      <w:kern w:val="0"/>
                      <w:sz w:val="18"/>
                      <w:szCs w:val="18"/>
                    </w:rPr>
                    <w:t>0</w:t>
                  </w:r>
                </w:p>
              </w:tc>
              <w:tc>
                <w:tcPr>
                  <w:tcW w:w="567" w:type="dxa"/>
                  <w:vMerge/>
                  <w:vAlign w:val="center"/>
                </w:tcPr>
                <w:p w14:paraId="76FD26A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c>
                <w:tcPr>
                  <w:tcW w:w="964" w:type="dxa"/>
                  <w:vMerge/>
                  <w:vAlign w:val="center"/>
                </w:tcPr>
                <w:p w14:paraId="68C033B3" w14:textId="77777777" w:rsidR="00E8424E" w:rsidRPr="008958B5" w:rsidRDefault="00E8424E" w:rsidP="00E8424E">
                  <w:pPr>
                    <w:snapToGrid w:val="0"/>
                    <w:spacing w:line="240" w:lineRule="exact"/>
                    <w:jc w:val="center"/>
                    <w:rPr>
                      <w:rFonts w:ascii="Times New Roman" w:eastAsia="標楷體" w:hAnsi="Times New Roman" w:cs="Times New Roman"/>
                      <w:color w:val="000000" w:themeColor="text1"/>
                      <w:kern w:val="0"/>
                      <w:sz w:val="18"/>
                      <w:szCs w:val="18"/>
                    </w:rPr>
                  </w:pPr>
                </w:p>
              </w:tc>
            </w:tr>
          </w:tbl>
          <w:p w14:paraId="0E219827" w14:textId="77777777" w:rsidR="00E8424E" w:rsidRPr="008958B5" w:rsidRDefault="00E8424E" w:rsidP="00E8424E">
            <w:pPr>
              <w:autoSpaceDE w:val="0"/>
              <w:autoSpaceDN w:val="0"/>
              <w:adjustRightInd w:val="0"/>
              <w:spacing w:line="300" w:lineRule="exact"/>
              <w:ind w:left="233" w:rightChars="28" w:right="67"/>
              <w:jc w:val="both"/>
              <w:rPr>
                <w:rFonts w:ascii="Times New Roman" w:eastAsia="標楷體" w:hAnsi="Times New Roman" w:cs="Times New Roman"/>
                <w:b/>
                <w:kern w:val="0"/>
                <w:sz w:val="20"/>
                <w:szCs w:val="20"/>
              </w:rPr>
            </w:pPr>
          </w:p>
          <w:p w14:paraId="39D6B7CE" w14:textId="77777777" w:rsidR="00E8424E" w:rsidRPr="008958B5" w:rsidRDefault="00E8424E" w:rsidP="00E8424E">
            <w:pPr>
              <w:autoSpaceDE w:val="0"/>
              <w:autoSpaceDN w:val="0"/>
              <w:adjustRightInd w:val="0"/>
              <w:spacing w:line="300" w:lineRule="exact"/>
              <w:ind w:left="249" w:rightChars="28" w:right="67"/>
              <w:jc w:val="both"/>
              <w:rPr>
                <w:rFonts w:ascii="Times New Roman" w:eastAsia="標楷體" w:hAnsi="Times New Roman" w:cs="Times New Roman"/>
                <w:color w:val="000000" w:themeColor="text1"/>
                <w:kern w:val="0"/>
                <w:sz w:val="21"/>
                <w:szCs w:val="21"/>
              </w:rPr>
            </w:pPr>
            <w:r w:rsidRPr="008958B5">
              <w:rPr>
                <w:rFonts w:ascii="Times New Roman" w:eastAsia="標楷體" w:hAnsi="Times New Roman" w:cs="Times New Roman" w:hint="eastAsia"/>
                <w:color w:val="000000" w:themeColor="text1"/>
                <w:kern w:val="0"/>
                <w:sz w:val="21"/>
                <w:szCs w:val="21"/>
              </w:rPr>
              <w:t>假設連結標的於本商品交易生效日起至提前終止通知日之期間共計付息</w:t>
            </w:r>
            <w:r w:rsidRPr="008958B5">
              <w:rPr>
                <w:rFonts w:ascii="Times New Roman" w:eastAsia="標楷體" w:hAnsi="Times New Roman" w:cs="Times New Roman"/>
                <w:color w:val="000000" w:themeColor="text1"/>
                <w:kern w:val="0"/>
                <w:sz w:val="21"/>
                <w:szCs w:val="21"/>
              </w:rPr>
              <w:t>2</w:t>
            </w:r>
            <w:r w:rsidRPr="008958B5">
              <w:rPr>
                <w:rFonts w:ascii="Times New Roman" w:eastAsia="標楷體" w:hAnsi="Times New Roman" w:cs="Times New Roman" w:hint="eastAsia"/>
                <w:color w:val="000000" w:themeColor="text1"/>
                <w:kern w:val="0"/>
                <w:sz w:val="21"/>
                <w:szCs w:val="21"/>
              </w:rPr>
              <w:t>次，則本商品之配</w:t>
            </w:r>
            <w:r w:rsidRPr="008958B5">
              <w:rPr>
                <w:rFonts w:ascii="Times New Roman" w:eastAsia="標楷體" w:hAnsi="Times New Roman" w:cs="Times New Roman" w:hint="eastAsia"/>
                <w:color w:val="000000" w:themeColor="text1"/>
                <w:kern w:val="0"/>
                <w:sz w:val="21"/>
                <w:szCs w:val="21"/>
              </w:rPr>
              <w:lastRenderedPageBreak/>
              <w:t>息金額為：</w:t>
            </w:r>
          </w:p>
          <w:p w14:paraId="7D56370B" w14:textId="77777777" w:rsidR="00E8424E" w:rsidRPr="008958B5" w:rsidRDefault="00E8424E" w:rsidP="00E8424E">
            <w:pPr>
              <w:autoSpaceDE w:val="0"/>
              <w:autoSpaceDN w:val="0"/>
              <w:adjustRightInd w:val="0"/>
              <w:spacing w:line="300" w:lineRule="exact"/>
              <w:ind w:leftChars="110" w:left="411" w:rightChars="28" w:right="67" w:hangingChars="70" w:hanging="147"/>
              <w:jc w:val="both"/>
              <w:rPr>
                <w:rFonts w:ascii="Times New Roman" w:hAnsi="Times New Roman" w:cs="Times New Roman"/>
                <w:color w:val="000000"/>
                <w:sz w:val="21"/>
                <w:szCs w:val="21"/>
              </w:rPr>
            </w:pPr>
            <w:r w:rsidRPr="008958B5">
              <w:rPr>
                <w:rFonts w:ascii="Times New Roman" w:hAnsi="Times New Roman" w:cs="Times New Roman"/>
                <w:color w:val="000000"/>
                <w:sz w:val="21"/>
                <w:szCs w:val="21"/>
              </w:rPr>
              <w:t>219,854 + 171,624 = 391,478</w:t>
            </w:r>
          </w:p>
          <w:p w14:paraId="6F8A9FB2" w14:textId="77777777" w:rsidR="00E8424E" w:rsidRPr="008958B5" w:rsidRDefault="00E8424E" w:rsidP="00E8424E">
            <w:pPr>
              <w:autoSpaceDE w:val="0"/>
              <w:autoSpaceDN w:val="0"/>
              <w:adjustRightInd w:val="0"/>
              <w:spacing w:line="300" w:lineRule="exact"/>
              <w:ind w:leftChars="110" w:left="411" w:rightChars="28" w:right="67" w:hangingChars="70" w:hanging="147"/>
              <w:jc w:val="both"/>
              <w:rPr>
                <w:rFonts w:ascii="Times New Roman" w:hAnsi="Times New Roman" w:cs="Times New Roman"/>
                <w:color w:val="000000"/>
                <w:sz w:val="21"/>
                <w:szCs w:val="21"/>
              </w:rPr>
            </w:pPr>
            <w:r w:rsidRPr="008958B5">
              <w:rPr>
                <w:rFonts w:ascii="標楷體" w:eastAsia="標楷體" w:hAnsi="標楷體" w:cs="Times New Roman" w:hint="eastAsia"/>
                <w:color w:val="000000"/>
                <w:sz w:val="21"/>
                <w:szCs w:val="21"/>
              </w:rPr>
              <w:t>應計配息金額</w:t>
            </w:r>
            <w:r w:rsidRPr="008958B5">
              <w:rPr>
                <w:rFonts w:ascii="標楷體" w:eastAsia="標楷體" w:hAnsi="標楷體" w:cs="Times New Roman"/>
                <w:color w:val="000000"/>
                <w:sz w:val="21"/>
                <w:szCs w:val="21"/>
              </w:rPr>
              <w:t>:</w:t>
            </w:r>
            <w:r w:rsidRPr="008958B5">
              <w:rPr>
                <w:rFonts w:cs="Times New Roman"/>
              </w:rPr>
              <w:t xml:space="preserve"> </w:t>
            </w:r>
            <w:r w:rsidRPr="008958B5">
              <w:rPr>
                <w:rFonts w:ascii="Times New Roman" w:hAnsi="Times New Roman" w:cs="Times New Roman"/>
                <w:color w:val="000000"/>
                <w:sz w:val="21"/>
                <w:szCs w:val="21"/>
              </w:rPr>
              <w:t>39,392</w:t>
            </w:r>
          </w:p>
          <w:p w14:paraId="341D75DD" w14:textId="77777777" w:rsidR="00E8424E" w:rsidRPr="008958B5" w:rsidRDefault="00E8424E" w:rsidP="00E8424E">
            <w:pPr>
              <w:autoSpaceDE w:val="0"/>
              <w:autoSpaceDN w:val="0"/>
              <w:adjustRightInd w:val="0"/>
              <w:spacing w:line="300" w:lineRule="exact"/>
              <w:ind w:leftChars="110" w:left="411" w:rightChars="28" w:right="67" w:hangingChars="70" w:hanging="147"/>
              <w:jc w:val="both"/>
              <w:rPr>
                <w:rFonts w:ascii="Times New Roman" w:hAnsi="Times New Roman" w:cs="Times New Roman"/>
                <w:sz w:val="21"/>
                <w:szCs w:val="21"/>
              </w:rPr>
            </w:pPr>
            <w:r w:rsidRPr="008958B5">
              <w:rPr>
                <w:rFonts w:ascii="Times New Roman" w:eastAsia="標楷體" w:hAnsi="Times New Roman" w:cs="Times New Roman" w:hint="eastAsia"/>
                <w:kern w:val="0"/>
                <w:sz w:val="21"/>
                <w:szCs w:val="21"/>
              </w:rPr>
              <w:t>負值配息總計差額</w:t>
            </w:r>
            <w:r w:rsidRPr="008958B5">
              <w:rPr>
                <w:rFonts w:ascii="Times New Roman" w:eastAsia="標楷體" w:hAnsi="Times New Roman" w:cs="Times New Roman"/>
                <w:kern w:val="0"/>
                <w:sz w:val="21"/>
                <w:szCs w:val="21"/>
              </w:rPr>
              <w:t>ND = 0</w:t>
            </w:r>
          </w:p>
          <w:p w14:paraId="693F5F0C" w14:textId="7B78093B" w:rsidR="00E8424E" w:rsidRPr="008958B5" w:rsidRDefault="00E8424E" w:rsidP="00B22650">
            <w:pPr>
              <w:numPr>
                <w:ilvl w:val="0"/>
                <w:numId w:val="47"/>
              </w:numPr>
              <w:autoSpaceDE w:val="0"/>
              <w:autoSpaceDN w:val="0"/>
              <w:adjustRightInd w:val="0"/>
              <w:spacing w:line="300" w:lineRule="exact"/>
              <w:ind w:rightChars="28" w:right="67"/>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若交易人</w:t>
            </w:r>
            <w:r w:rsidRPr="008958B5">
              <w:rPr>
                <w:rFonts w:ascii="Times New Roman" w:eastAsia="標楷體" w:hAnsi="Times New Roman" w:cs="Times New Roman" w:hint="eastAsia"/>
                <w:kern w:val="0"/>
                <w:sz w:val="21"/>
                <w:szCs w:val="21"/>
              </w:rPr>
              <w:t>於</w:t>
            </w:r>
            <w:r w:rsidRPr="008958B5">
              <w:rPr>
                <w:rFonts w:ascii="Times New Roman" w:eastAsia="標楷體" w:hAnsi="Times New Roman" w:cs="Times New Roman"/>
                <w:color w:val="000000" w:themeColor="text1"/>
                <w:kern w:val="0"/>
                <w:sz w:val="21"/>
                <w:szCs w:val="21"/>
              </w:rPr>
              <w:t>2026/</w:t>
            </w:r>
            <w:r w:rsidR="0053645A" w:rsidRPr="008958B5">
              <w:rPr>
                <w:rFonts w:ascii="Times New Roman" w:eastAsia="標楷體" w:hAnsi="Times New Roman" w:cs="Times New Roman" w:hint="eastAsia"/>
                <w:color w:val="000000" w:themeColor="text1"/>
                <w:kern w:val="0"/>
                <w:sz w:val="21"/>
                <w:szCs w:val="21"/>
              </w:rPr>
              <w:t>7</w:t>
            </w:r>
            <w:r w:rsidRPr="008958B5">
              <w:rPr>
                <w:rFonts w:ascii="Times New Roman" w:eastAsia="標楷體" w:hAnsi="Times New Roman" w:cs="Times New Roman"/>
                <w:color w:val="000000" w:themeColor="text1"/>
                <w:kern w:val="0"/>
                <w:sz w:val="21"/>
                <w:szCs w:val="21"/>
              </w:rPr>
              <w:t>/24</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即</w:t>
            </w:r>
            <w:r w:rsidRPr="008958B5">
              <w:rPr>
                <w:rFonts w:ascii="Times New Roman" w:eastAsia="標楷體" w:hAnsi="Times New Roman" w:cs="Times New Roman" w:hint="eastAsia"/>
                <w:kern w:val="0"/>
                <w:sz w:val="21"/>
                <w:szCs w:val="21"/>
              </w:rPr>
              <w:t>提前終止通知日</w:t>
            </w:r>
            <w:r w:rsidRPr="008958B5">
              <w:rPr>
                <w:rFonts w:ascii="Times New Roman" w:eastAsia="標楷體" w:hAnsi="Times New Roman" w:cs="Times New Roman"/>
                <w:kern w:val="0"/>
                <w:sz w:val="21"/>
                <w:szCs w:val="21"/>
              </w:rPr>
              <w:t>)</w:t>
            </w:r>
            <w:r w:rsidRPr="008958B5">
              <w:rPr>
                <w:rFonts w:ascii="Times New Roman" w:eastAsia="標楷體" w:hAnsi="Times New Roman" w:cs="Times New Roman" w:hint="eastAsia"/>
                <w:kern w:val="0"/>
                <w:sz w:val="21"/>
                <w:szCs w:val="21"/>
              </w:rPr>
              <w:t>當日選定</w:t>
            </w:r>
            <w:proofErr w:type="gramStart"/>
            <w:r w:rsidRPr="008958B5">
              <w:rPr>
                <w:rFonts w:ascii="Times New Roman" w:eastAsia="標楷體" w:hAnsi="Times New Roman" w:cs="Times New Roman" w:hint="eastAsia"/>
                <w:color w:val="000000"/>
                <w:kern w:val="0"/>
                <w:sz w:val="21"/>
                <w:szCs w:val="21"/>
              </w:rPr>
              <w:t>採</w:t>
            </w:r>
            <w:proofErr w:type="gramEnd"/>
            <w:r w:rsidRPr="008958B5">
              <w:rPr>
                <w:rFonts w:ascii="Times New Roman" w:eastAsia="標楷體" w:hAnsi="Times New Roman" w:cs="Times New Roman" w:hint="eastAsia"/>
                <w:color w:val="000000"/>
                <w:kern w:val="0"/>
                <w:sz w:val="21"/>
                <w:szCs w:val="21"/>
                <w:bdr w:val="single" w:sz="4" w:space="0" w:color="auto"/>
              </w:rPr>
              <w:t>現金結算</w:t>
            </w:r>
            <w:r w:rsidRPr="008958B5">
              <w:rPr>
                <w:rFonts w:ascii="Times New Roman" w:eastAsia="標楷體" w:hAnsi="Times New Roman" w:cs="Times New Roman" w:hint="eastAsia"/>
                <w:color w:val="000000"/>
                <w:kern w:val="0"/>
                <w:sz w:val="21"/>
                <w:szCs w:val="21"/>
              </w:rPr>
              <w:t>，</w:t>
            </w:r>
          </w:p>
          <w:p w14:paraId="3F2E3F4D" w14:textId="6843D825" w:rsidR="00E8424E" w:rsidRPr="008958B5" w:rsidRDefault="00E8424E" w:rsidP="00E8424E">
            <w:pPr>
              <w:autoSpaceDE w:val="0"/>
              <w:autoSpaceDN w:val="0"/>
              <w:adjustRightInd w:val="0"/>
              <w:spacing w:line="300" w:lineRule="exact"/>
              <w:ind w:left="264" w:rightChars="28" w:right="67"/>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合約價值</w:t>
            </w:r>
            <w:r w:rsidRPr="008958B5">
              <w:rPr>
                <w:rFonts w:ascii="Times New Roman" w:eastAsia="標楷體" w:hAnsi="Times New Roman" w:cs="Times New Roman"/>
                <w:color w:val="000000"/>
                <w:kern w:val="0"/>
                <w:sz w:val="21"/>
                <w:szCs w:val="21"/>
              </w:rPr>
              <w:t>:</w:t>
            </w:r>
            <w:r w:rsidRPr="008958B5">
              <w:rPr>
                <w:rFonts w:ascii="Times New Roman" w:hAnsi="Times New Roman" w:cs="Times New Roman"/>
                <w:color w:val="000000"/>
                <w:sz w:val="21"/>
                <w:szCs w:val="21"/>
              </w:rPr>
              <w:t xml:space="preserve"> 2,000,000*</w:t>
            </w:r>
            <w:r w:rsidR="00327EB9" w:rsidRPr="008958B5">
              <w:rPr>
                <w:rFonts w:ascii="Times New Roman" w:hAnsi="Times New Roman" w:cs="Times New Roman" w:hint="eastAsia"/>
                <w:color w:val="000000"/>
                <w:sz w:val="21"/>
                <w:szCs w:val="21"/>
              </w:rPr>
              <w:t>[</w:t>
            </w:r>
            <w:r w:rsidRPr="008958B5">
              <w:rPr>
                <w:rFonts w:ascii="Times New Roman" w:hAnsi="Times New Roman" w:cs="Times New Roman"/>
                <w:color w:val="000000"/>
                <w:sz w:val="21"/>
                <w:szCs w:val="21"/>
              </w:rPr>
              <w:t>1+500%*(100-100)/100</w:t>
            </w:r>
            <w:r w:rsidR="00327EB9" w:rsidRPr="008958B5">
              <w:rPr>
                <w:rFonts w:ascii="Times New Roman" w:hAnsi="Times New Roman" w:cs="Times New Roman" w:hint="eastAsia"/>
                <w:color w:val="000000"/>
                <w:sz w:val="21"/>
                <w:szCs w:val="21"/>
              </w:rPr>
              <w:t>]</w:t>
            </w:r>
            <w:r w:rsidRPr="008958B5">
              <w:rPr>
                <w:rFonts w:ascii="Times New Roman" w:hAnsi="Times New Roman" w:cs="Times New Roman"/>
                <w:sz w:val="21"/>
                <w:szCs w:val="21"/>
              </w:rPr>
              <w:t xml:space="preserve"> - 0 </w:t>
            </w:r>
            <w:r w:rsidRPr="008958B5">
              <w:rPr>
                <w:rFonts w:ascii="Times New Roman" w:hAnsi="Times New Roman" w:cs="Times New Roman"/>
                <w:color w:val="000000"/>
                <w:sz w:val="21"/>
                <w:szCs w:val="21"/>
              </w:rPr>
              <w:t>= 2,000,000</w:t>
            </w:r>
          </w:p>
          <w:p w14:paraId="6C3F550C" w14:textId="77777777" w:rsidR="00E8424E" w:rsidRPr="008958B5" w:rsidRDefault="00E8424E" w:rsidP="00E8424E">
            <w:pPr>
              <w:autoSpaceDE w:val="0"/>
              <w:autoSpaceDN w:val="0"/>
              <w:adjustRightInd w:val="0"/>
              <w:spacing w:line="300" w:lineRule="exact"/>
              <w:ind w:leftChars="164" w:left="394" w:rightChars="28" w:right="67" w:firstLine="1"/>
              <w:jc w:val="both"/>
              <w:rPr>
                <w:rFonts w:ascii="Times New Roman" w:eastAsia="標楷體" w:hAnsi="Times New Roman" w:cs="Times New Roman"/>
                <w:noProof/>
                <w:kern w:val="0"/>
                <w:sz w:val="21"/>
                <w:szCs w:val="21"/>
              </w:rPr>
            </w:pPr>
            <w:r w:rsidRPr="008958B5">
              <w:rPr>
                <w:rFonts w:ascii="Times New Roman" w:eastAsia="標楷體" w:hAnsi="Times New Roman" w:cs="Times New Roman" w:hint="eastAsia"/>
                <w:color w:val="000000"/>
                <w:kern w:val="0"/>
                <w:sz w:val="21"/>
                <w:szCs w:val="21"/>
              </w:rPr>
              <w:t>交易人</w:t>
            </w:r>
            <w:proofErr w:type="gramStart"/>
            <w:r w:rsidRPr="008958B5">
              <w:rPr>
                <w:rFonts w:ascii="Times New Roman" w:eastAsia="標楷體" w:hAnsi="Times New Roman" w:cs="Times New Roman" w:hint="eastAsia"/>
                <w:color w:val="000000"/>
                <w:kern w:val="0"/>
                <w:sz w:val="21"/>
                <w:szCs w:val="21"/>
              </w:rPr>
              <w:t>承作</w:t>
            </w:r>
            <w:proofErr w:type="gramEnd"/>
            <w:r w:rsidRPr="008958B5">
              <w:rPr>
                <w:rFonts w:ascii="Times New Roman" w:eastAsia="標楷體" w:hAnsi="Times New Roman" w:cs="Times New Roman" w:hint="eastAsia"/>
                <w:color w:val="000000"/>
                <w:kern w:val="0"/>
                <w:sz w:val="21"/>
                <w:szCs w:val="21"/>
              </w:rPr>
              <w:t>本商品共領回</w:t>
            </w:r>
            <w:r w:rsidRPr="008958B5">
              <w:rPr>
                <w:rFonts w:ascii="Times New Roman" w:eastAsia="標楷體" w:hAnsi="Times New Roman" w:cs="Times New Roman"/>
                <w:color w:val="000000" w:themeColor="text1"/>
                <w:kern w:val="0"/>
                <w:sz w:val="21"/>
                <w:szCs w:val="21"/>
              </w:rPr>
              <w:t xml:space="preserve">430,870 </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配息金額</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應計配息金額</w:t>
            </w:r>
            <w:r w:rsidRPr="008958B5">
              <w:rPr>
                <w:rFonts w:ascii="Times New Roman" w:eastAsia="標楷體" w:hAnsi="Times New Roman" w:cs="Times New Roman"/>
                <w:color w:val="000000"/>
                <w:kern w:val="0"/>
                <w:sz w:val="21"/>
                <w:szCs w:val="21"/>
              </w:rPr>
              <w:t>)+</w:t>
            </w:r>
            <w:r w:rsidRPr="008958B5">
              <w:rPr>
                <w:rFonts w:ascii="Times New Roman" w:hAnsi="Times New Roman" w:cs="Times New Roman"/>
                <w:kern w:val="0"/>
                <w:sz w:val="21"/>
                <w:szCs w:val="21"/>
              </w:rPr>
              <w:t xml:space="preserve"> 2,000,000</w:t>
            </w:r>
            <w:r w:rsidRPr="008958B5">
              <w:rPr>
                <w:rFonts w:ascii="Times New Roman" w:eastAsia="標楷體" w:hAnsi="Times New Roman" w:cs="Times New Roman"/>
                <w:color w:val="000000"/>
                <w:kern w:val="0"/>
                <w:sz w:val="21"/>
                <w:szCs w:val="21"/>
              </w:rPr>
              <w:t>(</w:t>
            </w:r>
            <w:r w:rsidRPr="008958B5">
              <w:rPr>
                <w:rFonts w:ascii="Times New Roman" w:eastAsia="標楷體" w:hAnsi="Times New Roman" w:cs="Times New Roman" w:hint="eastAsia"/>
                <w:color w:val="000000"/>
                <w:kern w:val="0"/>
                <w:sz w:val="21"/>
                <w:szCs w:val="21"/>
              </w:rPr>
              <w:t>於淨額</w:t>
            </w:r>
            <w:r w:rsidRPr="008958B5">
              <w:rPr>
                <w:rFonts w:ascii="Times New Roman" w:eastAsia="標楷體" w:hAnsi="Times New Roman" w:cs="Times New Roman" w:hint="eastAsia"/>
                <w:kern w:val="0"/>
                <w:sz w:val="20"/>
                <w:szCs w:val="20"/>
              </w:rPr>
              <w:t>交割</w:t>
            </w:r>
            <w:r w:rsidRPr="008958B5">
              <w:rPr>
                <w:rFonts w:ascii="Times New Roman" w:eastAsia="標楷體" w:hAnsi="Times New Roman" w:cs="Times New Roman" w:hint="eastAsia"/>
                <w:color w:val="000000"/>
                <w:kern w:val="0"/>
                <w:sz w:val="21"/>
                <w:szCs w:val="21"/>
              </w:rPr>
              <w:t>日交付之現金結算金額</w:t>
            </w:r>
            <w:r w:rsidRPr="008958B5">
              <w:rPr>
                <w:rFonts w:ascii="Times New Roman" w:eastAsia="標楷體" w:hAnsi="Times New Roman" w:cs="Times New Roman"/>
                <w:color w:val="000000"/>
                <w:kern w:val="0"/>
                <w:sz w:val="21"/>
                <w:szCs w:val="21"/>
              </w:rPr>
              <w:t>) -</w:t>
            </w:r>
            <w:r w:rsidRPr="008958B5">
              <w:rPr>
                <w:rFonts w:ascii="Times New Roman" w:eastAsia="標楷體" w:hAnsi="Times New Roman" w:cs="Times New Roman" w:hint="eastAsia"/>
                <w:color w:val="000000"/>
                <w:kern w:val="0"/>
                <w:sz w:val="21"/>
                <w:szCs w:val="21"/>
              </w:rPr>
              <w:t>現金結算手續費</w:t>
            </w:r>
            <w:r w:rsidRPr="008958B5">
              <w:rPr>
                <w:rFonts w:ascii="Times New Roman" w:eastAsia="標楷體" w:hAnsi="Times New Roman" w:cs="Times New Roman"/>
                <w:color w:val="000000"/>
                <w:kern w:val="0"/>
                <w:sz w:val="21"/>
                <w:szCs w:val="21"/>
              </w:rPr>
              <w:t>100,000 = 2,330,870</w:t>
            </w:r>
            <w:r w:rsidRPr="008958B5">
              <w:rPr>
                <w:rFonts w:ascii="Times New Roman" w:eastAsia="標楷體" w:hAnsi="Times New Roman" w:cs="Times New Roman" w:hint="eastAsia"/>
                <w:color w:val="000000"/>
                <w:kern w:val="0"/>
                <w:sz w:val="21"/>
                <w:szCs w:val="21"/>
              </w:rPr>
              <w:t>元</w:t>
            </w:r>
          </w:p>
          <w:p w14:paraId="54AE92A9" w14:textId="36526B4A" w:rsidR="00E8424E" w:rsidRPr="008958B5" w:rsidRDefault="00E8424E" w:rsidP="00E8424E">
            <w:pPr>
              <w:autoSpaceDE w:val="0"/>
              <w:autoSpaceDN w:val="0"/>
              <w:adjustRightInd w:val="0"/>
              <w:spacing w:line="300" w:lineRule="exact"/>
              <w:ind w:leftChars="110" w:left="411" w:rightChars="28" w:right="67" w:hangingChars="70" w:hanging="147"/>
              <w:jc w:val="both"/>
              <w:rPr>
                <w:rFonts w:ascii="Times New Roman" w:eastAsia="標楷體" w:hAnsi="Times New Roman" w:cs="Times New Roman"/>
                <w:kern w:val="0"/>
                <w:sz w:val="21"/>
                <w:szCs w:val="21"/>
              </w:rPr>
            </w:pPr>
            <w:r w:rsidRPr="008958B5">
              <w:rPr>
                <w:rFonts w:ascii="Times New Roman" w:eastAsia="標楷體" w:hAnsi="Times New Roman" w:cs="Times New Roman"/>
                <w:kern w:val="0"/>
                <w:sz w:val="21"/>
                <w:szCs w:val="21"/>
              </w:rPr>
              <w:t>b.</w:t>
            </w:r>
            <w:r w:rsidRPr="008958B5">
              <w:rPr>
                <w:rFonts w:ascii="Times New Roman" w:eastAsia="標楷體" w:hAnsi="Times New Roman" w:cs="Times New Roman" w:hint="eastAsia"/>
                <w:kern w:val="0"/>
                <w:sz w:val="21"/>
                <w:szCs w:val="21"/>
              </w:rPr>
              <w:t>若交易人於</w:t>
            </w:r>
            <w:r w:rsidRPr="008958B5">
              <w:rPr>
                <w:rFonts w:ascii="Times New Roman" w:eastAsia="標楷體" w:hAnsi="Times New Roman" w:cs="Times New Roman"/>
                <w:color w:val="000000" w:themeColor="text1"/>
                <w:kern w:val="0"/>
                <w:sz w:val="21"/>
                <w:szCs w:val="21"/>
              </w:rPr>
              <w:t>2026/</w:t>
            </w:r>
            <w:r w:rsidR="00DE4B27" w:rsidRPr="008958B5">
              <w:rPr>
                <w:rFonts w:ascii="Times New Roman" w:eastAsia="標楷體" w:hAnsi="Times New Roman" w:cs="Times New Roman" w:hint="eastAsia"/>
                <w:color w:val="000000" w:themeColor="text1"/>
                <w:kern w:val="0"/>
                <w:sz w:val="21"/>
                <w:szCs w:val="21"/>
              </w:rPr>
              <w:t>7</w:t>
            </w:r>
            <w:r w:rsidRPr="008958B5">
              <w:rPr>
                <w:rFonts w:ascii="Times New Roman" w:eastAsia="標楷體" w:hAnsi="Times New Roman" w:cs="Times New Roman"/>
                <w:color w:val="000000" w:themeColor="text1"/>
                <w:kern w:val="0"/>
                <w:sz w:val="21"/>
                <w:szCs w:val="21"/>
              </w:rPr>
              <w:t>/24</w:t>
            </w:r>
            <w:r w:rsidRPr="008958B5">
              <w:rPr>
                <w:rFonts w:ascii="Times New Roman" w:eastAsia="標楷體" w:hAnsi="Times New Roman" w:cs="Times New Roman"/>
                <w:color w:val="000000"/>
                <w:kern w:val="0"/>
                <w:sz w:val="21"/>
                <w:szCs w:val="21"/>
              </w:rPr>
              <w:t xml:space="preserve"> (</w:t>
            </w:r>
            <w:r w:rsidRPr="008958B5">
              <w:rPr>
                <w:rFonts w:ascii="Times New Roman" w:eastAsia="標楷體" w:hAnsi="Times New Roman" w:cs="Times New Roman" w:hint="eastAsia"/>
                <w:color w:val="000000"/>
                <w:kern w:val="0"/>
                <w:sz w:val="21"/>
                <w:szCs w:val="21"/>
              </w:rPr>
              <w:t>即</w:t>
            </w:r>
            <w:r w:rsidRPr="008958B5">
              <w:rPr>
                <w:rFonts w:ascii="Times New Roman" w:eastAsia="標楷體" w:hAnsi="Times New Roman" w:cs="Times New Roman" w:hint="eastAsia"/>
                <w:kern w:val="0"/>
                <w:sz w:val="21"/>
                <w:szCs w:val="21"/>
              </w:rPr>
              <w:t>提前終止通知日</w:t>
            </w:r>
            <w:r w:rsidRPr="008958B5">
              <w:rPr>
                <w:rFonts w:ascii="Times New Roman" w:eastAsia="標楷體" w:hAnsi="Times New Roman" w:cs="Times New Roman"/>
                <w:kern w:val="0"/>
                <w:sz w:val="20"/>
                <w:szCs w:val="20"/>
              </w:rPr>
              <w:t>)</w:t>
            </w:r>
            <w:r w:rsidRPr="008958B5">
              <w:rPr>
                <w:rFonts w:ascii="Times New Roman" w:eastAsia="標楷體" w:hAnsi="Times New Roman" w:cs="Times New Roman" w:hint="eastAsia"/>
                <w:kern w:val="0"/>
                <w:sz w:val="21"/>
                <w:szCs w:val="21"/>
              </w:rPr>
              <w:t>當日選定</w:t>
            </w:r>
            <w:proofErr w:type="gramStart"/>
            <w:r w:rsidRPr="008958B5">
              <w:rPr>
                <w:rFonts w:ascii="Times New Roman" w:eastAsia="標楷體" w:hAnsi="Times New Roman" w:cs="Times New Roman" w:hint="eastAsia"/>
                <w:kern w:val="0"/>
                <w:sz w:val="21"/>
                <w:szCs w:val="21"/>
              </w:rPr>
              <w:t>採</w:t>
            </w:r>
            <w:proofErr w:type="gramEnd"/>
            <w:r w:rsidRPr="008958B5">
              <w:rPr>
                <w:rFonts w:ascii="Times New Roman" w:eastAsia="標楷體" w:hAnsi="Times New Roman" w:cs="Times New Roman" w:hint="eastAsia"/>
                <w:kern w:val="0"/>
                <w:sz w:val="21"/>
                <w:szCs w:val="21"/>
                <w:bdr w:val="single" w:sz="4" w:space="0" w:color="auto"/>
              </w:rPr>
              <w:t>實物交割</w:t>
            </w:r>
            <w:r w:rsidRPr="008958B5">
              <w:rPr>
                <w:rFonts w:ascii="Times New Roman" w:eastAsia="標楷體" w:hAnsi="Times New Roman" w:cs="Times New Roman" w:hint="eastAsia"/>
                <w:color w:val="000000"/>
                <w:kern w:val="0"/>
                <w:sz w:val="21"/>
                <w:szCs w:val="21"/>
              </w:rPr>
              <w:t>，</w:t>
            </w:r>
            <w:r w:rsidRPr="008958B5">
              <w:rPr>
                <w:rFonts w:ascii="Times New Roman" w:eastAsia="標楷體" w:hAnsi="Times New Roman" w:cs="Times New Roman" w:hint="eastAsia"/>
                <w:kern w:val="0"/>
                <w:sz w:val="21"/>
                <w:szCs w:val="21"/>
              </w:rPr>
              <w:t>交易人應於</w:t>
            </w:r>
            <w:r w:rsidRPr="008958B5">
              <w:rPr>
                <w:rFonts w:ascii="Times New Roman" w:eastAsia="標楷體" w:hAnsi="Times New Roman" w:cs="Times New Roman" w:hint="eastAsia"/>
                <w:color w:val="000000"/>
                <w:kern w:val="0"/>
                <w:sz w:val="21"/>
                <w:szCs w:val="21"/>
              </w:rPr>
              <w:t>實物交割日</w:t>
            </w:r>
            <w:r w:rsidRPr="008958B5">
              <w:rPr>
                <w:rFonts w:ascii="Times New Roman" w:eastAsia="標楷體" w:hAnsi="Times New Roman" w:cs="Times New Roman"/>
                <w:color w:val="000000"/>
                <w:kern w:val="0"/>
                <w:sz w:val="21"/>
                <w:szCs w:val="21"/>
              </w:rPr>
              <w:t>2026/</w:t>
            </w:r>
            <w:r w:rsidR="00DE4B27" w:rsidRPr="008958B5">
              <w:rPr>
                <w:rFonts w:ascii="Times New Roman" w:eastAsia="標楷體" w:hAnsi="Times New Roman" w:cs="Times New Roman" w:hint="eastAsia"/>
                <w:color w:val="000000"/>
                <w:kern w:val="0"/>
                <w:sz w:val="21"/>
                <w:szCs w:val="21"/>
              </w:rPr>
              <w:t>7</w:t>
            </w:r>
            <w:r w:rsidRPr="008958B5">
              <w:rPr>
                <w:rFonts w:ascii="Times New Roman" w:eastAsia="標楷體" w:hAnsi="Times New Roman" w:cs="Times New Roman"/>
                <w:color w:val="000000"/>
                <w:kern w:val="0"/>
                <w:sz w:val="21"/>
                <w:szCs w:val="21"/>
              </w:rPr>
              <w:t>/26</w:t>
            </w:r>
            <w:r w:rsidRPr="008958B5">
              <w:rPr>
                <w:rFonts w:ascii="Times New Roman" w:eastAsia="標楷體" w:hAnsi="Times New Roman" w:cs="Times New Roman" w:hint="eastAsia"/>
                <w:kern w:val="0"/>
                <w:sz w:val="21"/>
                <w:szCs w:val="21"/>
              </w:rPr>
              <w:t>支付發行機構下述金額，發行機構於確認款項匯入後，應於</w:t>
            </w:r>
            <w:r w:rsidRPr="008958B5">
              <w:rPr>
                <w:rFonts w:ascii="Times New Roman" w:eastAsia="標楷體" w:hAnsi="Times New Roman" w:cs="Times New Roman" w:hint="eastAsia"/>
                <w:color w:val="000000"/>
                <w:kern w:val="0"/>
                <w:sz w:val="21"/>
                <w:szCs w:val="21"/>
              </w:rPr>
              <w:t>實物交割日</w:t>
            </w:r>
            <w:r w:rsidRPr="008958B5">
              <w:rPr>
                <w:rFonts w:ascii="Times New Roman" w:eastAsia="標楷體" w:hAnsi="Times New Roman" w:cs="Times New Roman"/>
                <w:color w:val="000000"/>
                <w:kern w:val="0"/>
                <w:sz w:val="21"/>
                <w:szCs w:val="21"/>
              </w:rPr>
              <w:t>202</w:t>
            </w:r>
            <w:r w:rsidR="00083546" w:rsidRPr="008958B5">
              <w:rPr>
                <w:rFonts w:ascii="Times New Roman" w:eastAsia="標楷體" w:hAnsi="Times New Roman" w:cs="Times New Roman"/>
                <w:color w:val="000000"/>
                <w:kern w:val="0"/>
                <w:sz w:val="21"/>
                <w:szCs w:val="21"/>
              </w:rPr>
              <w:t>6</w:t>
            </w:r>
            <w:r w:rsidRPr="008958B5">
              <w:rPr>
                <w:rFonts w:ascii="Times New Roman" w:eastAsia="標楷體" w:hAnsi="Times New Roman" w:cs="Times New Roman"/>
                <w:color w:val="000000"/>
                <w:kern w:val="0"/>
                <w:sz w:val="21"/>
                <w:szCs w:val="21"/>
              </w:rPr>
              <w:t>/</w:t>
            </w:r>
            <w:r w:rsidR="00DE4B27" w:rsidRPr="008958B5">
              <w:rPr>
                <w:rFonts w:ascii="Times New Roman" w:eastAsia="標楷體" w:hAnsi="Times New Roman" w:cs="Times New Roman" w:hint="eastAsia"/>
                <w:color w:val="000000"/>
                <w:kern w:val="0"/>
                <w:sz w:val="21"/>
                <w:szCs w:val="21"/>
              </w:rPr>
              <w:t>7</w:t>
            </w:r>
            <w:r w:rsidRPr="008958B5">
              <w:rPr>
                <w:rFonts w:ascii="Times New Roman" w:eastAsia="標楷體" w:hAnsi="Times New Roman" w:cs="Times New Roman"/>
                <w:color w:val="000000"/>
                <w:kern w:val="0"/>
                <w:sz w:val="21"/>
                <w:szCs w:val="21"/>
              </w:rPr>
              <w:t>/</w:t>
            </w:r>
            <w:r w:rsidR="00083546" w:rsidRPr="008958B5">
              <w:rPr>
                <w:rFonts w:ascii="Times New Roman" w:eastAsia="標楷體" w:hAnsi="Times New Roman" w:cs="Times New Roman"/>
                <w:color w:val="000000"/>
                <w:kern w:val="0"/>
                <w:sz w:val="21"/>
                <w:szCs w:val="21"/>
              </w:rPr>
              <w:t>26</w:t>
            </w:r>
            <w:r w:rsidRPr="008958B5">
              <w:rPr>
                <w:rFonts w:ascii="Times New Roman" w:eastAsia="標楷體" w:hAnsi="Times New Roman" w:cs="Times New Roman" w:hint="eastAsia"/>
                <w:kern w:val="0"/>
                <w:sz w:val="21"/>
                <w:szCs w:val="21"/>
              </w:rPr>
              <w:t>交付</w:t>
            </w:r>
            <w:r w:rsidRPr="008958B5">
              <w:rPr>
                <w:rFonts w:ascii="Times New Roman" w:eastAsia="標楷體" w:hAnsi="Times New Roman" w:cs="Times New Roman"/>
                <w:kern w:val="0"/>
                <w:sz w:val="21"/>
                <w:szCs w:val="21"/>
              </w:rPr>
              <w:t>10</w:t>
            </w:r>
            <w:r w:rsidRPr="008958B5">
              <w:rPr>
                <w:rFonts w:ascii="Times New Roman" w:eastAsia="標楷體" w:hAnsi="Times New Roman" w:cs="Times New Roman" w:hint="eastAsia"/>
                <w:kern w:val="0"/>
                <w:sz w:val="21"/>
                <w:szCs w:val="21"/>
              </w:rPr>
              <w:t>張連結標的債券至交易人集保帳戶。</w:t>
            </w:r>
          </w:p>
          <w:p w14:paraId="483D4D6A" w14:textId="77777777" w:rsidR="00E8424E" w:rsidRPr="008958B5" w:rsidRDefault="00E8424E" w:rsidP="00E8424E">
            <w:pPr>
              <w:autoSpaceDE w:val="0"/>
              <w:autoSpaceDN w:val="0"/>
              <w:adjustRightInd w:val="0"/>
              <w:spacing w:line="300" w:lineRule="exact"/>
              <w:ind w:leftChars="110" w:left="411" w:rightChars="28" w:right="67" w:hangingChars="70" w:hanging="147"/>
              <w:jc w:val="both"/>
              <w:rPr>
                <w:rFonts w:ascii="Times New Roman" w:eastAsia="標楷體" w:hAnsi="Times New Roman" w:cs="Times New Roman"/>
                <w:kern w:val="0"/>
                <w:sz w:val="21"/>
                <w:szCs w:val="21"/>
              </w:rPr>
            </w:pPr>
            <w:r w:rsidRPr="008958B5">
              <w:rPr>
                <w:rFonts w:ascii="Times New Roman" w:eastAsia="標楷體" w:hAnsi="Times New Roman" w:cs="Times New Roman" w:hint="eastAsia"/>
                <w:kern w:val="0"/>
                <w:sz w:val="21"/>
                <w:szCs w:val="21"/>
              </w:rPr>
              <w:t>負值配息總計差額</w:t>
            </w:r>
            <w:r w:rsidRPr="008958B5">
              <w:rPr>
                <w:rFonts w:ascii="Times New Roman" w:eastAsia="標楷體" w:hAnsi="Times New Roman" w:cs="Times New Roman"/>
                <w:kern w:val="0"/>
                <w:sz w:val="21"/>
                <w:szCs w:val="21"/>
              </w:rPr>
              <w:t>ND = 0</w:t>
            </w:r>
            <w:r w:rsidRPr="008958B5">
              <w:rPr>
                <w:rFonts w:ascii="Times New Roman" w:eastAsia="標楷體" w:hAnsi="Times New Roman" w:cs="Times New Roman" w:hint="eastAsia"/>
                <w:kern w:val="0"/>
                <w:sz w:val="21"/>
                <w:szCs w:val="21"/>
              </w:rPr>
              <w:t>、應計資金成本</w:t>
            </w:r>
            <w:r w:rsidRPr="008958B5">
              <w:rPr>
                <w:rFonts w:ascii="Times New Roman" w:eastAsia="標楷體" w:hAnsi="Times New Roman" w:cs="Times New Roman"/>
                <w:kern w:val="0"/>
                <w:sz w:val="21"/>
                <w:szCs w:val="21"/>
              </w:rPr>
              <w:t>: 2,000,000*(500%-1)*2.65%*91/365=52,854</w:t>
            </w:r>
          </w:p>
          <w:p w14:paraId="72CFA42F" w14:textId="77777777" w:rsidR="00E8424E" w:rsidRPr="008958B5" w:rsidRDefault="00E8424E" w:rsidP="00E8424E">
            <w:pPr>
              <w:autoSpaceDE w:val="0"/>
              <w:autoSpaceDN w:val="0"/>
              <w:adjustRightInd w:val="0"/>
              <w:spacing w:line="300" w:lineRule="exact"/>
              <w:ind w:leftChars="180" w:left="432" w:rightChars="28" w:right="67"/>
              <w:jc w:val="both"/>
              <w:rPr>
                <w:rFonts w:ascii="Times New Roman" w:eastAsia="標楷體" w:hAnsi="Times New Roman" w:cs="Times New Roman"/>
                <w:kern w:val="0"/>
                <w:sz w:val="21"/>
                <w:szCs w:val="21"/>
              </w:rPr>
            </w:pPr>
            <w:r w:rsidRPr="008958B5">
              <w:rPr>
                <w:rFonts w:ascii="Times New Roman" w:hAnsi="Times New Roman" w:cs="Times New Roman"/>
                <w:color w:val="000000"/>
                <w:sz w:val="21"/>
                <w:szCs w:val="21"/>
              </w:rPr>
              <w:t>2,000,000*(500%-1) +</w:t>
            </w:r>
            <w:r w:rsidRPr="008958B5">
              <w:rPr>
                <w:rFonts w:ascii="Times New Roman" w:hAnsi="Times New Roman" w:cs="Times New Roman"/>
                <w:sz w:val="21"/>
                <w:szCs w:val="21"/>
              </w:rPr>
              <w:t xml:space="preserve"> 52,854(</w:t>
            </w:r>
            <w:r w:rsidRPr="008958B5">
              <w:rPr>
                <w:rFonts w:ascii="Times New Roman" w:eastAsia="標楷體" w:hAnsi="Times New Roman" w:cs="Times New Roman" w:hint="eastAsia"/>
                <w:kern w:val="0"/>
                <w:sz w:val="21"/>
                <w:szCs w:val="21"/>
              </w:rPr>
              <w:t>應計資金成本</w:t>
            </w:r>
            <w:r w:rsidRPr="008958B5">
              <w:rPr>
                <w:rFonts w:ascii="Times New Roman" w:eastAsia="標楷體" w:hAnsi="Times New Roman" w:cs="Times New Roman"/>
                <w:kern w:val="0"/>
                <w:sz w:val="21"/>
                <w:szCs w:val="21"/>
              </w:rPr>
              <w:t>)</w:t>
            </w:r>
            <w:r w:rsidRPr="008958B5">
              <w:rPr>
                <w:rFonts w:ascii="Times New Roman" w:hAnsi="Times New Roman" w:cs="Times New Roman"/>
                <w:sz w:val="21"/>
                <w:szCs w:val="21"/>
              </w:rPr>
              <w:t xml:space="preserve"> + 0 = 8,052,854</w:t>
            </w:r>
          </w:p>
          <w:p w14:paraId="22DAA69F" w14:textId="77777777" w:rsidR="00E8424E" w:rsidRPr="008958B5" w:rsidRDefault="00E8424E" w:rsidP="00E8424E">
            <w:pPr>
              <w:autoSpaceDE w:val="0"/>
              <w:autoSpaceDN w:val="0"/>
              <w:adjustRightInd w:val="0"/>
              <w:spacing w:line="300" w:lineRule="exact"/>
              <w:ind w:left="233" w:rightChars="28" w:right="67"/>
              <w:jc w:val="both"/>
              <w:rPr>
                <w:rFonts w:ascii="Times New Roman" w:eastAsia="標楷體" w:hAnsi="Times New Roman" w:cs="Times New Roman"/>
                <w:b/>
                <w:noProof/>
                <w:kern w:val="0"/>
                <w:sz w:val="21"/>
                <w:szCs w:val="21"/>
              </w:rPr>
            </w:pPr>
            <w:r w:rsidRPr="008958B5">
              <w:rPr>
                <w:rFonts w:ascii="新細明體" w:eastAsia="新細明體" w:hAnsi="新細明體" w:cs="新細明體" w:hint="eastAsia"/>
                <w:b/>
                <w:color w:val="000000"/>
                <w:kern w:val="0"/>
                <w:sz w:val="21"/>
                <w:szCs w:val="21"/>
              </w:rPr>
              <w:t>※</w:t>
            </w:r>
            <w:r w:rsidRPr="008958B5">
              <w:rPr>
                <w:rFonts w:ascii="Times New Roman" w:eastAsia="標楷體" w:hAnsi="Times New Roman" w:cs="Times New Roman" w:hint="eastAsia"/>
                <w:b/>
                <w:noProof/>
                <w:kern w:val="0"/>
                <w:sz w:val="21"/>
                <w:szCs w:val="21"/>
              </w:rPr>
              <w:t>最大可能損失</w:t>
            </w:r>
          </w:p>
          <w:p w14:paraId="3936EBDE" w14:textId="77777777" w:rsidR="00E8424E" w:rsidRPr="008958B5" w:rsidRDefault="00E8424E" w:rsidP="00B22650">
            <w:pPr>
              <w:numPr>
                <w:ilvl w:val="0"/>
                <w:numId w:val="33"/>
              </w:numPr>
              <w:tabs>
                <w:tab w:val="left" w:pos="537"/>
              </w:tabs>
              <w:autoSpaceDE w:val="0"/>
              <w:autoSpaceDN w:val="0"/>
              <w:adjustRightInd w:val="0"/>
              <w:spacing w:line="300" w:lineRule="exact"/>
              <w:ind w:left="537" w:rightChars="28" w:right="67" w:firstLine="0"/>
              <w:jc w:val="both"/>
              <w:rPr>
                <w:rFonts w:ascii="Times New Roman" w:eastAsia="標楷體" w:hAnsi="Times New Roman" w:cs="Times New Roman"/>
                <w:b/>
                <w:kern w:val="0"/>
                <w:sz w:val="21"/>
                <w:szCs w:val="21"/>
              </w:rPr>
            </w:pPr>
            <w:r w:rsidRPr="008958B5">
              <w:rPr>
                <w:rFonts w:ascii="Times New Roman" w:eastAsia="標楷體" w:hAnsi="Times New Roman" w:cs="Times New Roman" w:hint="eastAsia"/>
                <w:color w:val="000000"/>
                <w:kern w:val="0"/>
                <w:sz w:val="21"/>
                <w:szCs w:val="21"/>
              </w:rPr>
              <w:t>本商品於</w:t>
            </w:r>
            <w:proofErr w:type="gramStart"/>
            <w:r w:rsidRPr="008958B5">
              <w:rPr>
                <w:rFonts w:ascii="Times New Roman" w:eastAsia="標楷體" w:hAnsi="Times New Roman" w:cs="Times New Roman" w:hint="eastAsia"/>
                <w:color w:val="000000"/>
                <w:kern w:val="0"/>
                <w:sz w:val="21"/>
                <w:szCs w:val="21"/>
              </w:rPr>
              <w:t>到期日且發行</w:t>
            </w:r>
            <w:proofErr w:type="gramEnd"/>
            <w:r w:rsidRPr="008958B5">
              <w:rPr>
                <w:rFonts w:ascii="Times New Roman" w:eastAsia="標楷體" w:hAnsi="Times New Roman" w:cs="Times New Roman" w:hint="eastAsia"/>
                <w:color w:val="000000"/>
                <w:kern w:val="0"/>
                <w:sz w:val="21"/>
                <w:szCs w:val="21"/>
              </w:rPr>
              <w:t>機構未發生信用風險之狀況下</w:t>
            </w:r>
            <w:r w:rsidRPr="008958B5">
              <w:rPr>
                <w:rFonts w:ascii="Times New Roman" w:eastAsia="標楷體" w:hAnsi="Times New Roman" w:cs="Times New Roman" w:hint="eastAsia"/>
                <w:kern w:val="0"/>
                <w:sz w:val="21"/>
                <w:szCs w:val="21"/>
              </w:rPr>
              <w:t>，</w:t>
            </w:r>
            <w:r w:rsidRPr="008958B5">
              <w:rPr>
                <w:rFonts w:ascii="Times New Roman" w:eastAsia="標楷體" w:hAnsi="Times New Roman" w:cs="Times New Roman" w:hint="eastAsia"/>
                <w:bCs/>
                <w:kern w:val="0"/>
                <w:sz w:val="21"/>
                <w:szCs w:val="21"/>
              </w:rPr>
              <w:t>依本商品評價公式計算之結果為</w:t>
            </w:r>
            <w:r w:rsidRPr="008958B5">
              <w:rPr>
                <w:rFonts w:ascii="Times New Roman" w:eastAsia="標楷體" w:hAnsi="Times New Roman" w:cs="Times New Roman"/>
                <w:bCs/>
                <w:kern w:val="0"/>
                <w:sz w:val="21"/>
                <w:szCs w:val="21"/>
              </w:rPr>
              <w:t>0%</w:t>
            </w:r>
            <w:r w:rsidRPr="008958B5">
              <w:rPr>
                <w:rFonts w:ascii="Times New Roman" w:eastAsia="標楷體" w:hAnsi="Times New Roman" w:cs="Times New Roman" w:hint="eastAsia"/>
                <w:bCs/>
                <w:kern w:val="0"/>
                <w:sz w:val="21"/>
                <w:szCs w:val="21"/>
              </w:rPr>
              <w:t>時將發生對</w:t>
            </w:r>
            <w:r w:rsidRPr="008958B5">
              <w:rPr>
                <w:rFonts w:ascii="Times New Roman" w:eastAsia="標楷體" w:hAnsi="Times New Roman" w:cs="Times New Roman" w:hint="eastAsia"/>
                <w:kern w:val="0"/>
                <w:sz w:val="21"/>
                <w:szCs w:val="21"/>
              </w:rPr>
              <w:t>交易人最差之狀況，即</w:t>
            </w:r>
            <w:r w:rsidRPr="008958B5">
              <w:rPr>
                <w:rFonts w:ascii="Times New Roman" w:eastAsia="標楷體" w:hAnsi="Times New Roman" w:cs="Times New Roman" w:hint="eastAsia"/>
                <w:bCs/>
                <w:kern w:val="0"/>
                <w:sz w:val="21"/>
                <w:szCs w:val="21"/>
              </w:rPr>
              <w:t>交易人僅獲得原始契約名目本金或剩餘契約名目本金之</w:t>
            </w:r>
            <w:r w:rsidRPr="008958B5">
              <w:rPr>
                <w:rFonts w:ascii="Times New Roman" w:eastAsia="標楷體" w:hAnsi="Times New Roman" w:cs="Times New Roman"/>
                <w:bCs/>
                <w:kern w:val="0"/>
                <w:sz w:val="21"/>
                <w:szCs w:val="21"/>
              </w:rPr>
              <w:t>0%</w:t>
            </w:r>
            <w:r w:rsidRPr="008958B5">
              <w:rPr>
                <w:rFonts w:ascii="Times New Roman" w:eastAsia="標楷體" w:hAnsi="Times New Roman" w:cs="Times New Roman" w:hint="eastAsia"/>
                <w:kern w:val="0"/>
                <w:sz w:val="21"/>
                <w:szCs w:val="21"/>
              </w:rPr>
              <w:t>，並再扣除結算手續費</w:t>
            </w:r>
            <w:r w:rsidRPr="008958B5">
              <w:rPr>
                <w:rFonts w:ascii="Times New Roman" w:eastAsia="標楷體" w:hAnsi="Times New Roman" w:cs="Times New Roman" w:hint="eastAsia"/>
                <w:color w:val="000000"/>
                <w:kern w:val="0"/>
                <w:sz w:val="21"/>
                <w:szCs w:val="21"/>
              </w:rPr>
              <w:t>。</w:t>
            </w:r>
          </w:p>
          <w:p w14:paraId="0B036FC7" w14:textId="61F09077" w:rsidR="00E8424E" w:rsidRDefault="00E8424E" w:rsidP="00B22650">
            <w:pPr>
              <w:numPr>
                <w:ilvl w:val="0"/>
                <w:numId w:val="33"/>
              </w:numPr>
              <w:tabs>
                <w:tab w:val="left" w:pos="537"/>
              </w:tabs>
              <w:autoSpaceDE w:val="0"/>
              <w:autoSpaceDN w:val="0"/>
              <w:adjustRightInd w:val="0"/>
              <w:spacing w:line="300" w:lineRule="exact"/>
              <w:ind w:left="233" w:rightChars="28" w:right="67" w:firstLine="304"/>
              <w:jc w:val="both"/>
              <w:rPr>
                <w:ins w:id="295" w:author="林心羽" w:date="2025-01-06T12:13:00Z"/>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如發行機構發生信用風險，在最差狀況下，交易人將損失所有投資本金。</w:t>
            </w:r>
          </w:p>
          <w:p w14:paraId="64E30BCE" w14:textId="0372FEBB" w:rsidR="00693018" w:rsidRPr="008958B5" w:rsidRDefault="00693018" w:rsidP="00B22650">
            <w:pPr>
              <w:numPr>
                <w:ilvl w:val="0"/>
                <w:numId w:val="33"/>
              </w:numPr>
              <w:tabs>
                <w:tab w:val="left" w:pos="537"/>
              </w:tabs>
              <w:autoSpaceDE w:val="0"/>
              <w:autoSpaceDN w:val="0"/>
              <w:adjustRightInd w:val="0"/>
              <w:spacing w:line="300" w:lineRule="exact"/>
              <w:ind w:left="233" w:rightChars="28" w:right="67" w:firstLine="304"/>
              <w:jc w:val="both"/>
              <w:rPr>
                <w:rFonts w:ascii="Times New Roman" w:eastAsia="標楷體" w:hAnsi="Times New Roman" w:cs="Times New Roman"/>
                <w:color w:val="000000"/>
                <w:kern w:val="0"/>
                <w:sz w:val="21"/>
                <w:szCs w:val="21"/>
              </w:rPr>
            </w:pPr>
            <w:ins w:id="296" w:author="林心羽" w:date="2025-01-06T12:13:00Z">
              <w:r>
                <w:rPr>
                  <w:rFonts w:ascii="Times New Roman" w:eastAsia="標楷體" w:hAnsi="Times New Roman" w:cs="Times New Roman" w:hint="eastAsia"/>
                  <w:color w:val="000000"/>
                  <w:kern w:val="0"/>
                  <w:sz w:val="21"/>
                  <w:szCs w:val="21"/>
                </w:rPr>
                <w:t>如</w:t>
              </w:r>
              <w:r w:rsidRPr="008958B5">
                <w:rPr>
                  <w:rFonts w:ascii="Times New Roman" w:eastAsia="標楷體" w:hAnsi="Times New Roman" w:cs="Times New Roman" w:hint="eastAsia"/>
                  <w:color w:val="000000"/>
                  <w:kern w:val="0"/>
                  <w:sz w:val="21"/>
                  <w:szCs w:val="21"/>
                </w:rPr>
                <w:t>發行機構</w:t>
              </w:r>
              <w:r>
                <w:rPr>
                  <w:rFonts w:ascii="Times New Roman" w:eastAsia="標楷體" w:hAnsi="Times New Roman" w:cs="Times New Roman" w:hint="eastAsia"/>
                  <w:color w:val="000000"/>
                  <w:kern w:val="0"/>
                  <w:sz w:val="21"/>
                  <w:szCs w:val="21"/>
                </w:rPr>
                <w:t>之避險交易對手</w:t>
              </w:r>
              <w:r w:rsidRPr="008958B5">
                <w:rPr>
                  <w:rFonts w:ascii="Times New Roman" w:eastAsia="標楷體" w:hAnsi="Times New Roman" w:cs="Times New Roman" w:hint="eastAsia"/>
                  <w:color w:val="000000"/>
                  <w:kern w:val="0"/>
                  <w:sz w:val="21"/>
                  <w:szCs w:val="21"/>
                </w:rPr>
                <w:t>發生信用風險，在最差狀況下，交易人將損失所有投資本金。</w:t>
              </w:r>
            </w:ins>
          </w:p>
          <w:p w14:paraId="1DE3EDC0" w14:textId="644BE6ED" w:rsidR="00E8424E" w:rsidRPr="008958B5" w:rsidRDefault="00E8424E" w:rsidP="00B22650">
            <w:pPr>
              <w:numPr>
                <w:ilvl w:val="0"/>
                <w:numId w:val="33"/>
              </w:numPr>
              <w:tabs>
                <w:tab w:val="left" w:pos="537"/>
              </w:tabs>
              <w:autoSpaceDE w:val="0"/>
              <w:autoSpaceDN w:val="0"/>
              <w:adjustRightInd w:val="0"/>
              <w:spacing w:line="300" w:lineRule="exact"/>
              <w:ind w:left="537" w:rightChars="28" w:right="67" w:firstLine="0"/>
              <w:jc w:val="both"/>
              <w:rPr>
                <w:rFonts w:ascii="Times New Roman" w:eastAsia="標楷體" w:hAnsi="Times New Roman" w:cs="Times New Roman"/>
                <w:color w:val="000000"/>
                <w:kern w:val="0"/>
                <w:sz w:val="21"/>
                <w:szCs w:val="21"/>
              </w:rPr>
            </w:pPr>
            <w:r w:rsidRPr="008958B5">
              <w:rPr>
                <w:rFonts w:ascii="Times New Roman" w:eastAsia="標楷體" w:hAnsi="Times New Roman" w:cs="Times New Roman" w:hint="eastAsia"/>
                <w:color w:val="000000"/>
                <w:kern w:val="0"/>
                <w:sz w:val="21"/>
                <w:szCs w:val="21"/>
              </w:rPr>
              <w:t>在前述</w:t>
            </w:r>
            <w:del w:id="297" w:author="林心羽" w:date="2025-01-06T12:13:00Z">
              <w:r w:rsidRPr="008958B5" w:rsidDel="00693018">
                <w:rPr>
                  <w:rFonts w:ascii="Times New Roman" w:eastAsia="標楷體" w:hAnsi="Times New Roman" w:cs="Times New Roman" w:hint="eastAsia"/>
                  <w:color w:val="000000"/>
                  <w:kern w:val="0"/>
                  <w:sz w:val="21"/>
                  <w:szCs w:val="21"/>
                </w:rPr>
                <w:delText>兩</w:delText>
              </w:r>
            </w:del>
            <w:ins w:id="298" w:author="林心羽" w:date="2025-01-06T12:13:00Z">
              <w:r w:rsidR="00693018">
                <w:rPr>
                  <w:rFonts w:ascii="Times New Roman" w:eastAsia="標楷體" w:hAnsi="Times New Roman" w:cs="Times New Roman" w:hint="eastAsia"/>
                  <w:color w:val="000000"/>
                  <w:kern w:val="0"/>
                  <w:sz w:val="21"/>
                  <w:szCs w:val="21"/>
                </w:rPr>
                <w:t>三</w:t>
              </w:r>
            </w:ins>
            <w:r w:rsidRPr="008958B5">
              <w:rPr>
                <w:rFonts w:ascii="Times New Roman" w:eastAsia="標楷體" w:hAnsi="Times New Roman" w:cs="Times New Roman" w:hint="eastAsia"/>
                <w:color w:val="000000"/>
                <w:kern w:val="0"/>
                <w:sz w:val="21"/>
                <w:szCs w:val="21"/>
              </w:rPr>
              <w:t>種情形下</w:t>
            </w:r>
            <w:r w:rsidRPr="008958B5">
              <w:rPr>
                <w:rFonts w:ascii="Times New Roman" w:eastAsia="標楷體" w:hAnsi="Times New Roman" w:cs="Times New Roman" w:hint="eastAsia"/>
                <w:kern w:val="0"/>
                <w:sz w:val="21"/>
                <w:szCs w:val="21"/>
              </w:rPr>
              <w:t>，</w:t>
            </w:r>
            <w:r w:rsidRPr="008958B5">
              <w:rPr>
                <w:rFonts w:ascii="Times New Roman" w:eastAsia="標楷體" w:hAnsi="Times New Roman" w:cs="Times New Roman" w:hint="eastAsia"/>
                <w:color w:val="000000"/>
                <w:kern w:val="0"/>
                <w:sz w:val="21"/>
                <w:szCs w:val="21"/>
              </w:rPr>
              <w:t>交易人於期初交割金額所繳交之申購手續費皆未計入</w:t>
            </w:r>
            <w:r w:rsidRPr="008958B5">
              <w:rPr>
                <w:rFonts w:ascii="標楷體" w:eastAsia="標楷體" w:hAnsi="標楷體" w:cs="Times New Roman" w:hint="eastAsia"/>
                <w:color w:val="000000"/>
                <w:kern w:val="0"/>
                <w:sz w:val="21"/>
                <w:szCs w:val="21"/>
              </w:rPr>
              <w:t>「</w:t>
            </w:r>
            <w:r w:rsidRPr="008958B5">
              <w:rPr>
                <w:rFonts w:ascii="Times New Roman" w:eastAsia="標楷體" w:hAnsi="Times New Roman" w:cs="Times New Roman" w:hint="eastAsia"/>
                <w:color w:val="000000"/>
                <w:kern w:val="0"/>
                <w:sz w:val="21"/>
                <w:szCs w:val="21"/>
              </w:rPr>
              <w:t>計價幣別到期本金</w:t>
            </w:r>
            <w:proofErr w:type="gramStart"/>
            <w:r w:rsidRPr="008958B5">
              <w:rPr>
                <w:rFonts w:ascii="Times New Roman" w:eastAsia="標楷體" w:hAnsi="Times New Roman" w:cs="Times New Roman" w:hint="eastAsia"/>
                <w:color w:val="000000"/>
                <w:kern w:val="0"/>
                <w:sz w:val="21"/>
                <w:szCs w:val="21"/>
              </w:rPr>
              <w:t>保本率</w:t>
            </w:r>
            <w:proofErr w:type="gramEnd"/>
            <w:r w:rsidRPr="008958B5">
              <w:rPr>
                <w:rFonts w:ascii="標楷體" w:eastAsia="標楷體" w:hAnsi="標楷體" w:cs="Times New Roman" w:hint="eastAsia"/>
                <w:color w:val="000000"/>
                <w:kern w:val="0"/>
                <w:sz w:val="21"/>
                <w:szCs w:val="21"/>
              </w:rPr>
              <w:t>」</w:t>
            </w:r>
            <w:r w:rsidRPr="008958B5">
              <w:rPr>
                <w:rFonts w:ascii="Times New Roman" w:eastAsia="標楷體" w:hAnsi="Times New Roman" w:cs="Times New Roman" w:hint="eastAsia"/>
                <w:color w:val="000000"/>
                <w:kern w:val="0"/>
                <w:sz w:val="21"/>
                <w:szCs w:val="21"/>
              </w:rPr>
              <w:t>之保本範圍內。</w:t>
            </w:r>
          </w:p>
        </w:tc>
      </w:tr>
    </w:tbl>
    <w:p w14:paraId="0F2E6657" w14:textId="296CE830" w:rsidR="003658D5" w:rsidRPr="008958B5" w:rsidRDefault="003658D5">
      <w:pPr>
        <w:widowControl/>
        <w:rPr>
          <w:rFonts w:eastAsia="標楷體"/>
          <w:szCs w:val="24"/>
        </w:rPr>
      </w:pPr>
      <w:r w:rsidRPr="008958B5">
        <w:rPr>
          <w:rFonts w:eastAsia="標楷體"/>
          <w:szCs w:val="24"/>
        </w:rPr>
        <w:lastRenderedPageBreak/>
        <w:br w:type="page"/>
      </w:r>
    </w:p>
    <w:p w14:paraId="76EECFE1" w14:textId="77777777" w:rsidR="00CE7E8E" w:rsidRPr="008958B5" w:rsidRDefault="00CE7E8E" w:rsidP="00CE7E8E">
      <w:pPr>
        <w:pStyle w:val="a7"/>
        <w:widowControl/>
        <w:numPr>
          <w:ilvl w:val="0"/>
          <w:numId w:val="97"/>
        </w:numPr>
        <w:autoSpaceDE w:val="0"/>
        <w:autoSpaceDN w:val="0"/>
        <w:adjustRightInd w:val="0"/>
        <w:spacing w:line="160" w:lineRule="atLeast"/>
        <w:ind w:leftChars="0" w:left="851" w:hanging="709"/>
        <w:outlineLvl w:val="0"/>
        <w:rPr>
          <w:rFonts w:ascii="Times New Roman" w:eastAsia="標楷體" w:hAnsi="Times New Roman"/>
          <w:b/>
          <w:szCs w:val="24"/>
        </w:rPr>
      </w:pPr>
      <w:r w:rsidRPr="008958B5">
        <w:rPr>
          <w:rFonts w:ascii="Times New Roman" w:eastAsia="標楷體" w:hAnsi="Times New Roman"/>
          <w:b/>
          <w:szCs w:val="24"/>
        </w:rPr>
        <w:lastRenderedPageBreak/>
        <w:t>營運策略</w:t>
      </w:r>
    </w:p>
    <w:p w14:paraId="42A9F428" w14:textId="77777777" w:rsidR="00CE7E8E" w:rsidRPr="008958B5" w:rsidRDefault="00CE7E8E" w:rsidP="00CE7E8E">
      <w:pPr>
        <w:pStyle w:val="a7"/>
        <w:widowControl/>
        <w:numPr>
          <w:ilvl w:val="0"/>
          <w:numId w:val="3"/>
        </w:numPr>
        <w:autoSpaceDE w:val="0"/>
        <w:autoSpaceDN w:val="0"/>
        <w:adjustRightInd w:val="0"/>
        <w:spacing w:line="160" w:lineRule="atLeast"/>
        <w:ind w:leftChars="0" w:left="964" w:hanging="482"/>
        <w:outlineLvl w:val="1"/>
        <w:rPr>
          <w:rFonts w:ascii="Times New Roman" w:eastAsia="標楷體" w:hAnsi="Times New Roman"/>
          <w:szCs w:val="24"/>
        </w:rPr>
      </w:pPr>
      <w:r w:rsidRPr="008958B5">
        <w:rPr>
          <w:rFonts w:ascii="Times New Roman" w:eastAsia="標楷體" w:hAnsi="Times New Roman"/>
          <w:szCs w:val="24"/>
        </w:rPr>
        <w:t>營運策略</w:t>
      </w:r>
    </w:p>
    <w:p w14:paraId="0D088178" w14:textId="77777777" w:rsidR="00CE7E8E" w:rsidRPr="008958B5" w:rsidRDefault="00CE7E8E" w:rsidP="00CE7E8E">
      <w:pPr>
        <w:keepNext/>
        <w:numPr>
          <w:ilvl w:val="0"/>
          <w:numId w:val="2"/>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提供客戶多元化衍生性金融商品，力求全方位更完整投資理財服務，以滿足投資人需求。</w:t>
      </w:r>
    </w:p>
    <w:p w14:paraId="1A5B9164" w14:textId="77777777" w:rsidR="00CE7E8E" w:rsidRPr="008958B5" w:rsidRDefault="00CE7E8E" w:rsidP="00CE7E8E">
      <w:pPr>
        <w:keepNext/>
        <w:numPr>
          <w:ilvl w:val="0"/>
          <w:numId w:val="2"/>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結構型商品交易原則，首重交易風險的控管，次而審慎考量成本效益，</w:t>
      </w:r>
      <w:proofErr w:type="gramStart"/>
      <w:r w:rsidRPr="008958B5">
        <w:rPr>
          <w:rFonts w:ascii="標楷體" w:eastAsia="標楷體" w:hAnsi="標楷體" w:hint="eastAsia"/>
          <w:bCs/>
          <w:szCs w:val="24"/>
        </w:rPr>
        <w:t>俾</w:t>
      </w:r>
      <w:proofErr w:type="gramEnd"/>
      <w:r w:rsidRPr="008958B5">
        <w:rPr>
          <w:rFonts w:ascii="標楷體" w:eastAsia="標楷體" w:hAnsi="標楷體" w:hint="eastAsia"/>
          <w:bCs/>
          <w:szCs w:val="24"/>
        </w:rPr>
        <w:t>在有效風險控管下創造金融交易之操作利潤。</w:t>
      </w:r>
    </w:p>
    <w:p w14:paraId="45E57707" w14:textId="77777777" w:rsidR="00CE7E8E" w:rsidRPr="008958B5" w:rsidRDefault="00CE7E8E" w:rsidP="00CE7E8E">
      <w:pPr>
        <w:widowControl/>
        <w:numPr>
          <w:ilvl w:val="0"/>
          <w:numId w:val="3"/>
        </w:numPr>
        <w:autoSpaceDE w:val="0"/>
        <w:autoSpaceDN w:val="0"/>
        <w:adjustRightInd w:val="0"/>
        <w:spacing w:line="160" w:lineRule="atLeast"/>
        <w:ind w:left="964" w:hanging="482"/>
        <w:outlineLvl w:val="1"/>
        <w:rPr>
          <w:rFonts w:ascii="標楷體" w:eastAsia="標楷體" w:hAnsi="標楷體"/>
          <w:szCs w:val="24"/>
        </w:rPr>
      </w:pPr>
      <w:r w:rsidRPr="008958B5">
        <w:rPr>
          <w:rFonts w:ascii="標楷體" w:eastAsia="標楷體" w:hAnsi="標楷體" w:hint="eastAsia"/>
          <w:szCs w:val="24"/>
        </w:rPr>
        <w:t>權責劃分</w:t>
      </w:r>
    </w:p>
    <w:p w14:paraId="0F142F3F" w14:textId="77777777" w:rsidR="00CE7E8E" w:rsidRPr="008958B5" w:rsidRDefault="00CE7E8E" w:rsidP="00CE7E8E">
      <w:pPr>
        <w:keepNext/>
        <w:numPr>
          <w:ilvl w:val="0"/>
          <w:numId w:val="4"/>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結構型商品</w:t>
      </w:r>
      <w:proofErr w:type="gramStart"/>
      <w:r w:rsidRPr="008958B5">
        <w:rPr>
          <w:rFonts w:ascii="標楷體" w:eastAsia="標楷體" w:hAnsi="標楷體" w:hint="eastAsia"/>
          <w:bCs/>
          <w:szCs w:val="24"/>
        </w:rPr>
        <w:t>承作</w:t>
      </w:r>
      <w:proofErr w:type="gramEnd"/>
      <w:r w:rsidRPr="008958B5">
        <w:rPr>
          <w:rFonts w:ascii="標楷體" w:eastAsia="標楷體" w:hAnsi="標楷體" w:hint="eastAsia"/>
          <w:bCs/>
          <w:szCs w:val="24"/>
        </w:rPr>
        <w:t>單位：部位管理、訂定交易策略及執行交易。</w:t>
      </w:r>
    </w:p>
    <w:p w14:paraId="1465465A" w14:textId="77777777" w:rsidR="00CE7E8E" w:rsidRPr="008958B5" w:rsidRDefault="00CE7E8E" w:rsidP="00CE7E8E">
      <w:pPr>
        <w:keepNext/>
        <w:numPr>
          <w:ilvl w:val="0"/>
          <w:numId w:val="4"/>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新種商品</w:t>
      </w:r>
      <w:proofErr w:type="gramStart"/>
      <w:r w:rsidRPr="008958B5">
        <w:rPr>
          <w:rFonts w:ascii="標楷體" w:eastAsia="標楷體" w:hAnsi="標楷體" w:hint="eastAsia"/>
          <w:bCs/>
          <w:szCs w:val="24"/>
        </w:rPr>
        <w:t>承作</w:t>
      </w:r>
      <w:proofErr w:type="gramEnd"/>
      <w:r w:rsidRPr="008958B5">
        <w:rPr>
          <w:rFonts w:ascii="標楷體" w:eastAsia="標楷體" w:hAnsi="標楷體" w:hint="eastAsia"/>
          <w:bCs/>
          <w:szCs w:val="24"/>
        </w:rPr>
        <w:t>單位主管：負責本商品發行之督導。</w:t>
      </w:r>
    </w:p>
    <w:p w14:paraId="0C48A298" w14:textId="77777777" w:rsidR="00CE7E8E" w:rsidRPr="008958B5" w:rsidRDefault="00CE7E8E" w:rsidP="00CE7E8E">
      <w:pPr>
        <w:keepNext/>
        <w:numPr>
          <w:ilvl w:val="0"/>
          <w:numId w:val="4"/>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交易人員：依權責主管核准後之避險買賣決策交易。</w:t>
      </w:r>
    </w:p>
    <w:p w14:paraId="59926806" w14:textId="77777777" w:rsidR="00CE7E8E" w:rsidRPr="008958B5" w:rsidRDefault="00CE7E8E" w:rsidP="00CE7E8E">
      <w:pPr>
        <w:keepNext/>
        <w:numPr>
          <w:ilvl w:val="0"/>
          <w:numId w:val="4"/>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中</w:t>
      </w:r>
      <w:proofErr w:type="gramStart"/>
      <w:r w:rsidRPr="008958B5">
        <w:rPr>
          <w:rFonts w:ascii="標楷體" w:eastAsia="標楷體" w:hAnsi="標楷體" w:hint="eastAsia"/>
          <w:bCs/>
          <w:szCs w:val="24"/>
        </w:rPr>
        <w:t>檯</w:t>
      </w:r>
      <w:proofErr w:type="gramEnd"/>
      <w:r w:rsidRPr="008958B5">
        <w:rPr>
          <w:rFonts w:ascii="標楷體" w:eastAsia="標楷體" w:hAnsi="標楷體" w:hint="eastAsia"/>
          <w:bCs/>
          <w:szCs w:val="24"/>
        </w:rPr>
        <w:t>風險管理人員：依董事會授權額度進行風險控管、交易模型研發等。</w:t>
      </w:r>
    </w:p>
    <w:p w14:paraId="60ADA0F8" w14:textId="77777777" w:rsidR="00CE7E8E" w:rsidRPr="008958B5" w:rsidRDefault="00CE7E8E" w:rsidP="00CE7E8E">
      <w:pPr>
        <w:keepNext/>
        <w:numPr>
          <w:ilvl w:val="0"/>
          <w:numId w:val="4"/>
        </w:numPr>
        <w:spacing w:line="160" w:lineRule="atLeast"/>
        <w:ind w:left="1474" w:hanging="482"/>
        <w:outlineLvl w:val="2"/>
        <w:rPr>
          <w:rFonts w:ascii="標楷體" w:eastAsia="標楷體" w:hAnsi="標楷體"/>
          <w:bCs/>
          <w:szCs w:val="24"/>
        </w:rPr>
      </w:pPr>
      <w:proofErr w:type="gramStart"/>
      <w:r w:rsidRPr="008958B5">
        <w:rPr>
          <w:rFonts w:ascii="標楷體" w:eastAsia="標楷體" w:hAnsi="標楷體" w:hint="eastAsia"/>
          <w:bCs/>
          <w:szCs w:val="24"/>
        </w:rPr>
        <w:t>金交管理</w:t>
      </w:r>
      <w:proofErr w:type="gramEnd"/>
      <w:r w:rsidRPr="008958B5">
        <w:rPr>
          <w:rFonts w:ascii="標楷體" w:eastAsia="標楷體" w:hAnsi="標楷體" w:hint="eastAsia"/>
          <w:bCs/>
          <w:szCs w:val="24"/>
        </w:rPr>
        <w:t>部人員：負責本商品開戶、簽約、交易及履約之交割作業及相關資訊公告。</w:t>
      </w:r>
    </w:p>
    <w:p w14:paraId="00052E6D" w14:textId="77777777" w:rsidR="00CE7E8E" w:rsidRPr="008958B5" w:rsidRDefault="00CE7E8E" w:rsidP="00CE7E8E">
      <w:pPr>
        <w:keepNext/>
        <w:numPr>
          <w:ilvl w:val="0"/>
          <w:numId w:val="4"/>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法制單位：負責交易涉及法律風險之評估。</w:t>
      </w:r>
    </w:p>
    <w:p w14:paraId="61D2C764" w14:textId="77777777" w:rsidR="00CE7E8E" w:rsidRPr="008958B5" w:rsidRDefault="00CE7E8E" w:rsidP="00CE7E8E">
      <w:pPr>
        <w:keepNext/>
        <w:numPr>
          <w:ilvl w:val="0"/>
          <w:numId w:val="4"/>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風險管理單位：負責本商品交易之風險管理。</w:t>
      </w:r>
    </w:p>
    <w:p w14:paraId="6E381F38" w14:textId="67B32CCA" w:rsidR="00CE7E8E" w:rsidRPr="008958B5" w:rsidRDefault="00CE7E8E" w:rsidP="00CE7E8E">
      <w:pPr>
        <w:keepNext/>
        <w:numPr>
          <w:ilvl w:val="0"/>
          <w:numId w:val="4"/>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財務單位：負責本商品交易之相關款項交割及調撥事宜。</w:t>
      </w:r>
    </w:p>
    <w:p w14:paraId="7A129184" w14:textId="77777777" w:rsidR="00CE7E8E" w:rsidRPr="008958B5" w:rsidRDefault="00CE7E8E" w:rsidP="00CE7E8E">
      <w:pPr>
        <w:numPr>
          <w:ilvl w:val="0"/>
          <w:numId w:val="4"/>
        </w:numPr>
        <w:ind w:hanging="555"/>
        <w:rPr>
          <w:rFonts w:ascii="標楷體" w:eastAsia="標楷體" w:hAnsi="標楷體"/>
        </w:rPr>
      </w:pPr>
      <w:r w:rsidRPr="008958B5">
        <w:rPr>
          <w:rFonts w:ascii="標楷體" w:eastAsia="標楷體" w:hAnsi="標楷體" w:hint="eastAsia"/>
          <w:bCs/>
          <w:szCs w:val="24"/>
        </w:rPr>
        <w:t>結算單位：負責本商品交易結算及申報事宜。</w:t>
      </w:r>
    </w:p>
    <w:p w14:paraId="35655DA1" w14:textId="77777777" w:rsidR="00CE7E8E" w:rsidRPr="008958B5" w:rsidRDefault="00CE7E8E" w:rsidP="00CE7E8E">
      <w:pPr>
        <w:keepNext/>
        <w:numPr>
          <w:ilvl w:val="0"/>
          <w:numId w:val="4"/>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會計單位：負責本商品交易之會計事務處理作業。</w:t>
      </w:r>
    </w:p>
    <w:p w14:paraId="0CC5B9E4" w14:textId="77777777" w:rsidR="00CE7E8E" w:rsidRPr="008958B5" w:rsidRDefault="00CE7E8E" w:rsidP="00CE7E8E">
      <w:pPr>
        <w:keepNext/>
        <w:numPr>
          <w:ilvl w:val="0"/>
          <w:numId w:val="4"/>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資訊單位：負責本商品交易之資訊作業運作。</w:t>
      </w:r>
    </w:p>
    <w:p w14:paraId="18790F7C" w14:textId="77777777" w:rsidR="00CE7E8E" w:rsidRPr="008958B5" w:rsidRDefault="00CE7E8E" w:rsidP="00CE7E8E">
      <w:pPr>
        <w:keepNext/>
        <w:numPr>
          <w:ilvl w:val="0"/>
          <w:numId w:val="4"/>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稽核單位：負責本商品交易</w:t>
      </w:r>
      <w:proofErr w:type="gramStart"/>
      <w:r w:rsidRPr="008958B5">
        <w:rPr>
          <w:rFonts w:ascii="標楷體" w:eastAsia="標楷體" w:hAnsi="標楷體" w:hint="eastAsia"/>
          <w:bCs/>
          <w:szCs w:val="24"/>
        </w:rPr>
        <w:t>之內控內稽</w:t>
      </w:r>
      <w:proofErr w:type="gramEnd"/>
      <w:r w:rsidRPr="008958B5">
        <w:rPr>
          <w:rFonts w:ascii="標楷體" w:eastAsia="標楷體" w:hAnsi="標楷體" w:hint="eastAsia"/>
          <w:bCs/>
          <w:szCs w:val="24"/>
        </w:rPr>
        <w:t>完整性。</w:t>
      </w:r>
    </w:p>
    <w:p w14:paraId="7753CF9A" w14:textId="77777777" w:rsidR="00CE7E8E" w:rsidRPr="008958B5" w:rsidRDefault="00CE7E8E" w:rsidP="00CE7E8E">
      <w:pPr>
        <w:keepNext/>
        <w:numPr>
          <w:ilvl w:val="0"/>
          <w:numId w:val="4"/>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其他經主席指定之主管或人員。</w:t>
      </w:r>
    </w:p>
    <w:p w14:paraId="655032B1" w14:textId="77777777" w:rsidR="00CE7E8E" w:rsidRPr="008958B5" w:rsidRDefault="00CE7E8E" w:rsidP="00CE7E8E">
      <w:pPr>
        <w:widowControl/>
        <w:numPr>
          <w:ilvl w:val="0"/>
          <w:numId w:val="97"/>
        </w:numPr>
        <w:autoSpaceDE w:val="0"/>
        <w:autoSpaceDN w:val="0"/>
        <w:adjustRightInd w:val="0"/>
        <w:spacing w:line="160" w:lineRule="atLeast"/>
        <w:ind w:left="851" w:hanging="709"/>
        <w:outlineLvl w:val="0"/>
        <w:rPr>
          <w:rFonts w:ascii="標楷體" w:eastAsia="標楷體" w:hAnsi="標楷體"/>
          <w:b/>
          <w:szCs w:val="24"/>
        </w:rPr>
      </w:pPr>
      <w:r w:rsidRPr="008958B5">
        <w:rPr>
          <w:rFonts w:ascii="標楷體" w:eastAsia="標楷體" w:hAnsi="標楷體" w:hint="eastAsia"/>
          <w:b/>
          <w:szCs w:val="24"/>
        </w:rPr>
        <w:t>風險管理</w:t>
      </w:r>
    </w:p>
    <w:p w14:paraId="50B591EF" w14:textId="77777777" w:rsidR="00CE7E8E" w:rsidRPr="008958B5" w:rsidRDefault="00CE7E8E" w:rsidP="00CE7E8E">
      <w:pPr>
        <w:widowControl/>
        <w:numPr>
          <w:ilvl w:val="0"/>
          <w:numId w:val="5"/>
        </w:numPr>
        <w:autoSpaceDE w:val="0"/>
        <w:autoSpaceDN w:val="0"/>
        <w:adjustRightInd w:val="0"/>
        <w:spacing w:line="160" w:lineRule="atLeast"/>
        <w:outlineLvl w:val="1"/>
        <w:rPr>
          <w:rFonts w:ascii="標楷體" w:eastAsia="標楷體" w:hAnsi="標楷體"/>
          <w:szCs w:val="24"/>
        </w:rPr>
      </w:pPr>
      <w:r w:rsidRPr="008958B5">
        <w:rPr>
          <w:rFonts w:ascii="標楷體" w:eastAsia="標楷體" w:hAnsi="標楷體" w:hint="eastAsia"/>
          <w:szCs w:val="24"/>
        </w:rPr>
        <w:t>市場風險辨識/衡量/監控/報告</w:t>
      </w:r>
    </w:p>
    <w:p w14:paraId="60AC4B4C" w14:textId="77777777" w:rsidR="00CE7E8E" w:rsidRPr="008958B5" w:rsidRDefault="00CE7E8E" w:rsidP="00CE7E8E">
      <w:pPr>
        <w:autoSpaceDE w:val="0"/>
        <w:autoSpaceDN w:val="0"/>
        <w:adjustRightInd w:val="0"/>
        <w:spacing w:line="160" w:lineRule="atLeast"/>
        <w:ind w:leftChars="413" w:left="991"/>
        <w:outlineLvl w:val="2"/>
        <w:rPr>
          <w:rFonts w:ascii="標楷體" w:eastAsia="標楷體" w:hAnsi="標楷體"/>
          <w:szCs w:val="24"/>
        </w:rPr>
      </w:pPr>
      <w:r w:rsidRPr="008958B5">
        <w:rPr>
          <w:rFonts w:ascii="標楷體" w:eastAsia="標楷體" w:hAnsi="標楷體" w:hint="eastAsia"/>
          <w:szCs w:val="24"/>
        </w:rPr>
        <w:t>本商品未來</w:t>
      </w:r>
      <w:proofErr w:type="gramStart"/>
      <w:r w:rsidRPr="008958B5">
        <w:rPr>
          <w:rFonts w:ascii="標楷體" w:eastAsia="標楷體" w:hAnsi="標楷體" w:hint="eastAsia"/>
          <w:szCs w:val="24"/>
        </w:rPr>
        <w:t>採</w:t>
      </w:r>
      <w:proofErr w:type="gramEnd"/>
      <w:r w:rsidRPr="008958B5">
        <w:rPr>
          <w:rFonts w:ascii="標楷體" w:eastAsia="標楷體" w:hAnsi="標楷體" w:hint="eastAsia"/>
          <w:szCs w:val="24"/>
        </w:rPr>
        <w:t>客製化交易條件服務，本部門將依相關內部控制制度規範，確實辦理交易限額及避險交易之控管。</w:t>
      </w:r>
    </w:p>
    <w:p w14:paraId="4CD19BC5" w14:textId="77777777" w:rsidR="00CE7E8E" w:rsidRPr="008958B5" w:rsidRDefault="00CE7E8E" w:rsidP="00CE7E8E">
      <w:pPr>
        <w:widowControl/>
        <w:numPr>
          <w:ilvl w:val="0"/>
          <w:numId w:val="5"/>
        </w:numPr>
        <w:autoSpaceDE w:val="0"/>
        <w:autoSpaceDN w:val="0"/>
        <w:adjustRightInd w:val="0"/>
        <w:spacing w:line="160" w:lineRule="atLeast"/>
        <w:ind w:left="964" w:hanging="482"/>
        <w:outlineLvl w:val="1"/>
        <w:rPr>
          <w:rFonts w:ascii="標楷體" w:eastAsia="標楷體" w:hAnsi="標楷體"/>
          <w:szCs w:val="24"/>
        </w:rPr>
      </w:pPr>
      <w:r w:rsidRPr="008958B5">
        <w:rPr>
          <w:rFonts w:ascii="標楷體" w:eastAsia="標楷體" w:hAnsi="標楷體" w:hint="eastAsia"/>
          <w:szCs w:val="24"/>
        </w:rPr>
        <w:t>信用風險辨識/衡量/監控/報告</w:t>
      </w:r>
    </w:p>
    <w:p w14:paraId="2051A365" w14:textId="63CB177B" w:rsidR="00CE7E8E" w:rsidRPr="008958B5" w:rsidRDefault="00CE7E8E" w:rsidP="00DD504D">
      <w:pPr>
        <w:autoSpaceDE w:val="0"/>
        <w:autoSpaceDN w:val="0"/>
        <w:adjustRightInd w:val="0"/>
        <w:spacing w:line="160" w:lineRule="atLeast"/>
        <w:ind w:leftChars="413" w:left="991"/>
        <w:outlineLvl w:val="2"/>
        <w:rPr>
          <w:rFonts w:ascii="標楷體" w:eastAsia="標楷體" w:hAnsi="標楷體"/>
          <w:szCs w:val="24"/>
        </w:rPr>
      </w:pPr>
      <w:r w:rsidRPr="008958B5">
        <w:rPr>
          <w:rFonts w:ascii="標楷體" w:eastAsia="標楷體" w:hAnsi="標楷體" w:hint="eastAsia"/>
          <w:szCs w:val="24"/>
        </w:rPr>
        <w:t>本商品於交易日起至資金到位日前可能面臨交易對手交割前風險，本部門</w:t>
      </w:r>
      <w:del w:id="299" w:author="林心羽" w:date="2024-10-01T13:24:00Z">
        <w:r w:rsidRPr="008958B5" w:rsidDel="00123AE8">
          <w:rPr>
            <w:rFonts w:ascii="標楷體" w:eastAsia="標楷體" w:hAnsi="標楷體" w:hint="eastAsia"/>
            <w:szCs w:val="24"/>
          </w:rPr>
          <w:delText>係參酌</w:delText>
        </w:r>
        <w:commentRangeStart w:id="300"/>
        <w:r w:rsidRPr="004C30BE" w:rsidDel="00123AE8">
          <w:rPr>
            <w:rFonts w:ascii="標楷體" w:eastAsia="標楷體" w:hAnsi="標楷體" w:hint="eastAsia"/>
            <w:szCs w:val="24"/>
          </w:rPr>
          <w:delText>金控「金融商品行銷及交易對手信用風險管理準則」及「金融交易信用風險管理準則」</w:delText>
        </w:r>
        <w:commentRangeEnd w:id="300"/>
        <w:r w:rsidR="0070060A" w:rsidDel="00123AE8">
          <w:rPr>
            <w:rStyle w:val="ac"/>
            <w:rFonts w:hint="eastAsia"/>
          </w:rPr>
          <w:commentReference w:id="300"/>
        </w:r>
        <w:r w:rsidRPr="008958B5" w:rsidDel="00123AE8">
          <w:rPr>
            <w:rFonts w:ascii="標楷體" w:eastAsia="標楷體" w:hAnsi="標楷體" w:hint="eastAsia"/>
            <w:szCs w:val="24"/>
          </w:rPr>
          <w:delText>等</w:delText>
        </w:r>
      </w:del>
      <w:ins w:id="301" w:author="林心羽" w:date="2024-10-01T13:24:00Z">
        <w:r w:rsidR="00123AE8">
          <w:rPr>
            <w:rFonts w:ascii="標楷體" w:eastAsia="標楷體" w:hAnsi="標楷體" w:hint="eastAsia"/>
            <w:szCs w:val="24"/>
          </w:rPr>
          <w:t>將依</w:t>
        </w:r>
      </w:ins>
      <w:ins w:id="302" w:author="林心羽" w:date="2024-10-18T13:03:00Z">
        <w:r w:rsidR="00DD504D">
          <w:rPr>
            <w:rFonts w:ascii="標楷體" w:eastAsia="標楷體" w:hAnsi="標楷體" w:hint="eastAsia"/>
            <w:szCs w:val="24"/>
          </w:rPr>
          <w:t>金融交易處</w:t>
        </w:r>
      </w:ins>
      <w:ins w:id="303" w:author="林心羽" w:date="2024-10-18T12:57:00Z">
        <w:r w:rsidR="00DD504D">
          <w:rPr>
            <w:rFonts w:ascii="標楷體" w:eastAsia="標楷體" w:hAnsi="標楷體" w:hint="eastAsia"/>
            <w:szCs w:val="24"/>
          </w:rPr>
          <w:t>「</w:t>
        </w:r>
        <w:r w:rsidR="00DD504D" w:rsidRPr="00DD504D">
          <w:rPr>
            <w:rFonts w:ascii="標楷體" w:eastAsia="標楷體" w:hAnsi="標楷體" w:hint="eastAsia"/>
            <w:szCs w:val="24"/>
          </w:rPr>
          <w:t>客戶投資風險承受度與衍生性金融商品適配辦法</w:t>
        </w:r>
        <w:r w:rsidR="00DD504D">
          <w:rPr>
            <w:rFonts w:ascii="標楷體" w:eastAsia="標楷體" w:hAnsi="標楷體" w:hint="eastAsia"/>
            <w:szCs w:val="24"/>
          </w:rPr>
          <w:t>」</w:t>
        </w:r>
      </w:ins>
      <w:ins w:id="304" w:author="林心羽" w:date="2024-10-18T13:50:00Z">
        <w:r w:rsidR="002831E8">
          <w:rPr>
            <w:rFonts w:ascii="標楷體" w:eastAsia="標楷體" w:hAnsi="標楷體" w:hint="eastAsia"/>
            <w:szCs w:val="24"/>
          </w:rPr>
          <w:t>、「風險管理</w:t>
        </w:r>
      </w:ins>
      <w:ins w:id="305" w:author="林心羽" w:date="2024-10-18T13:51:00Z">
        <w:r w:rsidR="002831E8">
          <w:rPr>
            <w:rFonts w:ascii="標楷體" w:eastAsia="標楷體" w:hAnsi="標楷體" w:hint="eastAsia"/>
            <w:szCs w:val="24"/>
          </w:rPr>
          <w:t>辦法」</w:t>
        </w:r>
      </w:ins>
      <w:del w:id="306" w:author="林心羽" w:date="2024-10-18T13:51:00Z">
        <w:r w:rsidRPr="008958B5" w:rsidDel="002831E8">
          <w:rPr>
            <w:rFonts w:ascii="標楷體" w:eastAsia="標楷體" w:hAnsi="標楷體" w:hint="eastAsia"/>
            <w:szCs w:val="24"/>
          </w:rPr>
          <w:delText>相關</w:delText>
        </w:r>
      </w:del>
      <w:r w:rsidRPr="008958B5">
        <w:rPr>
          <w:rFonts w:ascii="標楷體" w:eastAsia="標楷體" w:hAnsi="標楷體" w:hint="eastAsia"/>
          <w:szCs w:val="24"/>
        </w:rPr>
        <w:t>規範訂定</w:t>
      </w:r>
      <w:del w:id="307" w:author="林心羽" w:date="2024-10-01T13:24:00Z">
        <w:r w:rsidRPr="008958B5" w:rsidDel="00123AE8">
          <w:rPr>
            <w:rFonts w:ascii="標楷體" w:eastAsia="標楷體" w:hAnsi="標楷體" w:hint="eastAsia"/>
            <w:szCs w:val="24"/>
          </w:rPr>
          <w:delText>，進行</w:delText>
        </w:r>
      </w:del>
      <w:r w:rsidRPr="008958B5">
        <w:rPr>
          <w:rFonts w:ascii="標楷體" w:eastAsia="標楷體" w:hAnsi="標楷體" w:hint="eastAsia"/>
          <w:szCs w:val="24"/>
        </w:rPr>
        <w:t>客戶交易額度之核給與管理。</w:t>
      </w:r>
    </w:p>
    <w:p w14:paraId="76F61076" w14:textId="77777777" w:rsidR="00CE7E8E" w:rsidRPr="008958B5" w:rsidRDefault="00CE7E8E" w:rsidP="00CE7E8E">
      <w:pPr>
        <w:widowControl/>
        <w:numPr>
          <w:ilvl w:val="0"/>
          <w:numId w:val="5"/>
        </w:numPr>
        <w:autoSpaceDE w:val="0"/>
        <w:autoSpaceDN w:val="0"/>
        <w:adjustRightInd w:val="0"/>
        <w:spacing w:line="160" w:lineRule="atLeast"/>
        <w:ind w:left="964" w:hanging="482"/>
        <w:outlineLvl w:val="1"/>
        <w:rPr>
          <w:rFonts w:ascii="標楷體" w:eastAsia="標楷體" w:hAnsi="標楷體"/>
          <w:szCs w:val="24"/>
        </w:rPr>
      </w:pPr>
      <w:r w:rsidRPr="008958B5">
        <w:rPr>
          <w:rFonts w:ascii="標楷體" w:eastAsia="標楷體" w:hAnsi="標楷體" w:hint="eastAsia"/>
          <w:szCs w:val="24"/>
        </w:rPr>
        <w:t>限額申請與分配</w:t>
      </w:r>
    </w:p>
    <w:p w14:paraId="58E2769A" w14:textId="77777777" w:rsidR="00CE7E8E" w:rsidRPr="008958B5" w:rsidRDefault="00CE7E8E" w:rsidP="00CE7E8E">
      <w:pPr>
        <w:autoSpaceDE w:val="0"/>
        <w:autoSpaceDN w:val="0"/>
        <w:adjustRightInd w:val="0"/>
        <w:spacing w:line="160" w:lineRule="atLeast"/>
        <w:ind w:leftChars="413" w:left="991"/>
        <w:outlineLvl w:val="2"/>
        <w:rPr>
          <w:rFonts w:ascii="標楷體" w:eastAsia="標楷體" w:hAnsi="標楷體"/>
          <w:szCs w:val="24"/>
        </w:rPr>
      </w:pPr>
      <w:r w:rsidRPr="008958B5">
        <w:rPr>
          <w:rFonts w:ascii="標楷體" w:eastAsia="標楷體" w:hAnsi="標楷體" w:hint="eastAsia"/>
          <w:szCs w:val="24"/>
        </w:rPr>
        <w:t>結構型商品之市場風險部位限額及停損限額分配，悉依本公司「風險管理辦法」之規範。</w:t>
      </w:r>
    </w:p>
    <w:p w14:paraId="02ECD5FB" w14:textId="77777777" w:rsidR="00CE7E8E" w:rsidRPr="008958B5" w:rsidRDefault="00CE7E8E" w:rsidP="00CE7E8E">
      <w:pPr>
        <w:widowControl/>
        <w:numPr>
          <w:ilvl w:val="0"/>
          <w:numId w:val="5"/>
        </w:numPr>
        <w:autoSpaceDE w:val="0"/>
        <w:autoSpaceDN w:val="0"/>
        <w:adjustRightInd w:val="0"/>
        <w:spacing w:line="160" w:lineRule="atLeast"/>
        <w:ind w:left="964" w:hanging="482"/>
        <w:outlineLvl w:val="1"/>
        <w:rPr>
          <w:rFonts w:ascii="標楷體" w:eastAsia="標楷體" w:hAnsi="標楷體"/>
          <w:szCs w:val="24"/>
        </w:rPr>
      </w:pPr>
      <w:r w:rsidRPr="008958B5">
        <w:rPr>
          <w:rFonts w:ascii="標楷體" w:eastAsia="標楷體" w:hAnsi="標楷體" w:hint="eastAsia"/>
          <w:szCs w:val="24"/>
        </w:rPr>
        <w:t>限制使用監控</w:t>
      </w:r>
    </w:p>
    <w:p w14:paraId="52D99E1A" w14:textId="77777777" w:rsidR="00CE7E8E" w:rsidRPr="008958B5" w:rsidRDefault="00CE7E8E" w:rsidP="00CE7E8E">
      <w:pPr>
        <w:autoSpaceDE w:val="0"/>
        <w:autoSpaceDN w:val="0"/>
        <w:adjustRightInd w:val="0"/>
        <w:spacing w:line="160" w:lineRule="atLeast"/>
        <w:ind w:leftChars="413" w:left="991"/>
        <w:outlineLvl w:val="2"/>
        <w:rPr>
          <w:rFonts w:ascii="標楷體" w:eastAsia="標楷體" w:hAnsi="標楷體"/>
          <w:szCs w:val="24"/>
        </w:rPr>
      </w:pPr>
      <w:r w:rsidRPr="008958B5">
        <w:rPr>
          <w:rFonts w:ascii="標楷體" w:eastAsia="標楷體" w:hAnsi="標楷體" w:hint="eastAsia"/>
          <w:szCs w:val="24"/>
        </w:rPr>
        <w:t>結構型商品之限制使用控管，悉依本公司「風險管理辦法」之規定辦理。</w:t>
      </w:r>
    </w:p>
    <w:p w14:paraId="019333D4" w14:textId="77777777" w:rsidR="00CE7E8E" w:rsidRPr="008958B5" w:rsidRDefault="00CE7E8E" w:rsidP="00CE7E8E">
      <w:pPr>
        <w:widowControl/>
        <w:numPr>
          <w:ilvl w:val="0"/>
          <w:numId w:val="5"/>
        </w:numPr>
        <w:autoSpaceDE w:val="0"/>
        <w:autoSpaceDN w:val="0"/>
        <w:adjustRightInd w:val="0"/>
        <w:spacing w:line="160" w:lineRule="atLeast"/>
        <w:ind w:left="964" w:hanging="482"/>
        <w:outlineLvl w:val="1"/>
        <w:rPr>
          <w:rFonts w:ascii="標楷體" w:eastAsia="標楷體" w:hAnsi="標楷體"/>
          <w:szCs w:val="24"/>
        </w:rPr>
      </w:pPr>
      <w:r w:rsidRPr="008958B5">
        <w:rPr>
          <w:rFonts w:ascii="標楷體" w:eastAsia="標楷體" w:hAnsi="標楷體" w:hint="eastAsia"/>
          <w:szCs w:val="24"/>
        </w:rPr>
        <w:t>定期市價評估</w:t>
      </w:r>
    </w:p>
    <w:p w14:paraId="0737F11C" w14:textId="77777777" w:rsidR="00CE7E8E" w:rsidRPr="008958B5" w:rsidRDefault="00CE7E8E" w:rsidP="00CE7E8E">
      <w:pPr>
        <w:autoSpaceDE w:val="0"/>
        <w:autoSpaceDN w:val="0"/>
        <w:adjustRightInd w:val="0"/>
        <w:spacing w:line="160" w:lineRule="atLeast"/>
        <w:ind w:leftChars="413" w:left="991"/>
        <w:outlineLvl w:val="2"/>
        <w:rPr>
          <w:rFonts w:ascii="標楷體" w:eastAsia="標楷體" w:hAnsi="標楷體"/>
          <w:szCs w:val="24"/>
        </w:rPr>
      </w:pPr>
      <w:r w:rsidRPr="008958B5">
        <w:rPr>
          <w:rFonts w:ascii="標楷體" w:eastAsia="標楷體" w:hAnsi="標楷體" w:hint="eastAsia"/>
          <w:szCs w:val="24"/>
        </w:rPr>
        <w:t>市場風險管理單位應定期對所有現存交易進行評估，並呈送董事會授權之相關高階主管核</w:t>
      </w:r>
      <w:proofErr w:type="gramStart"/>
      <w:r w:rsidRPr="008958B5">
        <w:rPr>
          <w:rFonts w:ascii="標楷體" w:eastAsia="標楷體" w:hAnsi="標楷體" w:hint="eastAsia"/>
          <w:szCs w:val="24"/>
        </w:rPr>
        <w:t>閱</w:t>
      </w:r>
      <w:proofErr w:type="gramEnd"/>
      <w:r w:rsidRPr="008958B5">
        <w:rPr>
          <w:rFonts w:ascii="標楷體" w:eastAsia="標楷體" w:hAnsi="標楷體" w:hint="eastAsia"/>
          <w:szCs w:val="24"/>
        </w:rPr>
        <w:t>。交易部位至少每日評估一次。</w:t>
      </w:r>
    </w:p>
    <w:p w14:paraId="08296F48" w14:textId="77777777" w:rsidR="00CE7E8E" w:rsidRPr="008958B5" w:rsidRDefault="00CE7E8E" w:rsidP="00CE7E8E">
      <w:pPr>
        <w:widowControl/>
        <w:numPr>
          <w:ilvl w:val="0"/>
          <w:numId w:val="5"/>
        </w:numPr>
        <w:autoSpaceDE w:val="0"/>
        <w:autoSpaceDN w:val="0"/>
        <w:adjustRightInd w:val="0"/>
        <w:spacing w:line="160" w:lineRule="atLeast"/>
        <w:ind w:left="964" w:hanging="482"/>
        <w:outlineLvl w:val="1"/>
        <w:rPr>
          <w:rFonts w:ascii="標楷體" w:eastAsia="標楷體" w:hAnsi="標楷體"/>
          <w:szCs w:val="24"/>
        </w:rPr>
      </w:pPr>
      <w:r w:rsidRPr="008958B5">
        <w:rPr>
          <w:rFonts w:ascii="標楷體" w:eastAsia="標楷體" w:hAnsi="標楷體" w:hint="eastAsia"/>
          <w:szCs w:val="24"/>
        </w:rPr>
        <w:t>作業風險</w:t>
      </w:r>
    </w:p>
    <w:p w14:paraId="389ECD4C" w14:textId="77777777" w:rsidR="00CE7E8E" w:rsidRPr="008958B5" w:rsidRDefault="00CE7E8E" w:rsidP="00CE7E8E">
      <w:pPr>
        <w:autoSpaceDE w:val="0"/>
        <w:autoSpaceDN w:val="0"/>
        <w:adjustRightInd w:val="0"/>
        <w:spacing w:line="160" w:lineRule="atLeast"/>
        <w:ind w:leftChars="413" w:left="991"/>
        <w:outlineLvl w:val="2"/>
        <w:rPr>
          <w:rFonts w:ascii="標楷體" w:eastAsia="標楷體" w:hAnsi="標楷體"/>
          <w:szCs w:val="24"/>
        </w:rPr>
      </w:pPr>
      <w:r w:rsidRPr="008958B5">
        <w:rPr>
          <w:rFonts w:ascii="標楷體" w:eastAsia="標楷體" w:hAnsi="標楷體" w:hint="eastAsia"/>
          <w:szCs w:val="24"/>
        </w:rPr>
        <w:t>作業風險係指「因不當或錯誤之內部流程、人員、系統或外部事件而引發損失之風險」，包含法律風險，但排除策略風險及信譽風險。有關作業風險</w:t>
      </w:r>
      <w:proofErr w:type="gramStart"/>
      <w:r w:rsidRPr="008958B5">
        <w:rPr>
          <w:rFonts w:ascii="標楷體" w:eastAsia="標楷體" w:hAnsi="標楷體" w:hint="eastAsia"/>
          <w:szCs w:val="24"/>
        </w:rPr>
        <w:t>悉</w:t>
      </w:r>
      <w:proofErr w:type="gramEnd"/>
      <w:r w:rsidRPr="008958B5">
        <w:rPr>
          <w:rFonts w:ascii="標楷體" w:eastAsia="標楷體" w:hAnsi="標楷體" w:hint="eastAsia"/>
          <w:szCs w:val="24"/>
        </w:rPr>
        <w:t>依本處風險管理政策及相關規範辦理。</w:t>
      </w:r>
    </w:p>
    <w:p w14:paraId="3F36BE47" w14:textId="77777777" w:rsidR="00CE7E8E" w:rsidRPr="008958B5" w:rsidRDefault="00CE7E8E" w:rsidP="00CE7E8E">
      <w:pPr>
        <w:widowControl/>
        <w:numPr>
          <w:ilvl w:val="0"/>
          <w:numId w:val="5"/>
        </w:numPr>
        <w:autoSpaceDE w:val="0"/>
        <w:autoSpaceDN w:val="0"/>
        <w:adjustRightInd w:val="0"/>
        <w:spacing w:line="160" w:lineRule="atLeast"/>
        <w:ind w:left="964" w:hanging="482"/>
        <w:outlineLvl w:val="1"/>
        <w:rPr>
          <w:rFonts w:ascii="標楷體" w:eastAsia="標楷體" w:hAnsi="標楷體"/>
          <w:szCs w:val="24"/>
        </w:rPr>
      </w:pPr>
      <w:r w:rsidRPr="008958B5">
        <w:rPr>
          <w:rFonts w:ascii="標楷體" w:eastAsia="標楷體" w:hAnsi="標楷體" w:hint="eastAsia"/>
          <w:szCs w:val="24"/>
        </w:rPr>
        <w:t>風險辨識與衡量</w:t>
      </w:r>
    </w:p>
    <w:p w14:paraId="322E8DE6" w14:textId="77777777" w:rsidR="00CE7E8E" w:rsidRPr="008958B5" w:rsidRDefault="00CE7E8E" w:rsidP="00CE7E8E">
      <w:pPr>
        <w:autoSpaceDE w:val="0"/>
        <w:autoSpaceDN w:val="0"/>
        <w:adjustRightInd w:val="0"/>
        <w:spacing w:line="160" w:lineRule="atLeast"/>
        <w:ind w:leftChars="413" w:left="991"/>
        <w:outlineLvl w:val="2"/>
      </w:pPr>
      <w:r w:rsidRPr="008958B5">
        <w:rPr>
          <w:rFonts w:ascii="標楷體" w:eastAsia="標楷體" w:hAnsi="標楷體" w:hint="eastAsia"/>
          <w:szCs w:val="24"/>
        </w:rPr>
        <w:t>參照本商品業務性質及作業風險損失型態之風險比對原則，辨識衡量作業風險。</w:t>
      </w:r>
    </w:p>
    <w:p w14:paraId="3F067DCE" w14:textId="77777777" w:rsidR="00CE7E8E" w:rsidRPr="008958B5" w:rsidRDefault="00CE7E8E" w:rsidP="00CE7E8E">
      <w:pPr>
        <w:widowControl/>
        <w:numPr>
          <w:ilvl w:val="0"/>
          <w:numId w:val="97"/>
        </w:numPr>
        <w:autoSpaceDE w:val="0"/>
        <w:autoSpaceDN w:val="0"/>
        <w:adjustRightInd w:val="0"/>
        <w:spacing w:line="160" w:lineRule="atLeast"/>
        <w:ind w:left="851" w:hanging="709"/>
        <w:outlineLvl w:val="0"/>
        <w:rPr>
          <w:rFonts w:ascii="標楷體" w:eastAsia="標楷體" w:hAnsi="標楷體"/>
          <w:b/>
          <w:szCs w:val="24"/>
        </w:rPr>
      </w:pPr>
      <w:r w:rsidRPr="008958B5">
        <w:rPr>
          <w:rFonts w:ascii="標楷體" w:eastAsia="標楷體" w:hAnsi="標楷體" w:hint="eastAsia"/>
          <w:b/>
          <w:szCs w:val="24"/>
        </w:rPr>
        <w:t>作業流程及內部控制</w:t>
      </w:r>
    </w:p>
    <w:p w14:paraId="77152C16" w14:textId="77777777" w:rsidR="00CE7E8E" w:rsidRPr="008958B5" w:rsidRDefault="00CE7E8E" w:rsidP="00CE7E8E">
      <w:pPr>
        <w:widowControl/>
        <w:numPr>
          <w:ilvl w:val="0"/>
          <w:numId w:val="6"/>
        </w:numPr>
        <w:autoSpaceDE w:val="0"/>
        <w:autoSpaceDN w:val="0"/>
        <w:adjustRightInd w:val="0"/>
        <w:spacing w:line="160" w:lineRule="atLeast"/>
        <w:outlineLvl w:val="1"/>
        <w:rPr>
          <w:rFonts w:ascii="標楷體" w:eastAsia="標楷體" w:hAnsi="標楷體"/>
          <w:szCs w:val="24"/>
        </w:rPr>
      </w:pPr>
      <w:r w:rsidRPr="008958B5">
        <w:rPr>
          <w:rFonts w:ascii="標楷體" w:eastAsia="標楷體" w:hAnsi="標楷體" w:hint="eastAsia"/>
          <w:szCs w:val="24"/>
        </w:rPr>
        <w:lastRenderedPageBreak/>
        <w:t>交易單位</w:t>
      </w:r>
    </w:p>
    <w:p w14:paraId="0249498C" w14:textId="77777777" w:rsidR="00CE7E8E" w:rsidRPr="008958B5" w:rsidRDefault="00CE7E8E" w:rsidP="00CE7E8E">
      <w:pPr>
        <w:autoSpaceDE w:val="0"/>
        <w:autoSpaceDN w:val="0"/>
        <w:adjustRightInd w:val="0"/>
        <w:spacing w:line="160" w:lineRule="atLeast"/>
        <w:ind w:leftChars="413" w:left="991"/>
        <w:outlineLvl w:val="2"/>
        <w:rPr>
          <w:rFonts w:ascii="標楷體" w:eastAsia="標楷體" w:hAnsi="標楷體"/>
          <w:szCs w:val="24"/>
        </w:rPr>
      </w:pPr>
      <w:r w:rsidRPr="008958B5">
        <w:rPr>
          <w:rFonts w:ascii="標楷體" w:eastAsia="標楷體" w:hAnsi="標楷體" w:hint="eastAsia"/>
          <w:szCs w:val="24"/>
        </w:rPr>
        <w:t>公司與交易相對人辦理結構型商品交易時，應與交易相對人簽訂契約，明訂雙方之權利義務。</w:t>
      </w:r>
    </w:p>
    <w:p w14:paraId="50973595" w14:textId="77777777" w:rsidR="00CE7E8E" w:rsidRPr="008958B5" w:rsidRDefault="00CE7E8E" w:rsidP="00CE7E8E">
      <w:pPr>
        <w:keepNext/>
        <w:numPr>
          <w:ilvl w:val="0"/>
          <w:numId w:val="7"/>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商品適合度：依客戶所填之KYC屬性評估表，瞭解客戶之風險等級並提供適當之商品風險等級之衍生性商品，以確保符合客戶需求及風險承受能力。</w:t>
      </w:r>
    </w:p>
    <w:p w14:paraId="53EF7809" w14:textId="77777777" w:rsidR="00CE7E8E" w:rsidRPr="008958B5" w:rsidRDefault="00CE7E8E" w:rsidP="00CE7E8E">
      <w:pPr>
        <w:keepNext/>
        <w:numPr>
          <w:ilvl w:val="0"/>
          <w:numId w:val="7"/>
        </w:numPr>
        <w:spacing w:line="160" w:lineRule="atLeast"/>
        <w:ind w:left="1474" w:hanging="482"/>
        <w:outlineLvl w:val="2"/>
        <w:rPr>
          <w:rFonts w:ascii="標楷體" w:eastAsia="標楷體" w:hAnsi="標楷體"/>
          <w:bCs/>
          <w:szCs w:val="24"/>
        </w:rPr>
      </w:pPr>
      <w:r w:rsidRPr="008958B5">
        <w:rPr>
          <w:rFonts w:ascii="標楷體" w:eastAsia="標楷體" w:hAnsi="標楷體" w:hint="eastAsia"/>
          <w:bCs/>
          <w:szCs w:val="24"/>
        </w:rPr>
        <w:t>商品風險之告知及揭露：</w:t>
      </w:r>
      <w:proofErr w:type="gramStart"/>
      <w:r w:rsidRPr="008958B5">
        <w:rPr>
          <w:rFonts w:ascii="標楷體" w:eastAsia="標楷體" w:hAnsi="標楷體" w:hint="eastAsia"/>
          <w:bCs/>
          <w:szCs w:val="24"/>
        </w:rPr>
        <w:t>本公司與屬專業</w:t>
      </w:r>
      <w:proofErr w:type="gramEnd"/>
      <w:r w:rsidRPr="008958B5">
        <w:rPr>
          <w:rFonts w:ascii="標楷體" w:eastAsia="標楷體" w:hAnsi="標楷體" w:hint="eastAsia"/>
          <w:bCs/>
          <w:szCs w:val="24"/>
        </w:rPr>
        <w:t>機構投資人及高淨值投資法人以外之客戶從事結構型商品交易，應於風險預告書或個別確認書以顯著字體或方式表達最大可能損失或保本比率，以及主要風險說明。</w:t>
      </w:r>
      <w:r w:rsidRPr="008958B5">
        <w:rPr>
          <w:rFonts w:ascii="標楷體" w:eastAsia="標楷體" w:hAnsi="標楷體" w:hint="eastAsia"/>
          <w:bCs/>
          <w:szCs w:val="24"/>
          <w:lang w:eastAsia="zh-HK"/>
        </w:rPr>
        <w:t>本商品以外幣計價，應於風險預告書或個別確認書以顯著字體或方式表達匯兌風險，說明本商品或其連結標的屬外幣資產，客戶須自行承擔匯兌風險。</w:t>
      </w:r>
    </w:p>
    <w:p w14:paraId="24DCD91F" w14:textId="77777777" w:rsidR="00CE7E8E" w:rsidRPr="008958B5" w:rsidRDefault="00CE7E8E" w:rsidP="00CE7E8E">
      <w:pPr>
        <w:keepNext/>
        <w:numPr>
          <w:ilvl w:val="0"/>
          <w:numId w:val="7"/>
        </w:numPr>
        <w:spacing w:line="160" w:lineRule="atLeast"/>
        <w:outlineLvl w:val="2"/>
        <w:rPr>
          <w:rFonts w:ascii="標楷體" w:eastAsia="標楷體" w:hAnsi="標楷體"/>
          <w:bCs/>
          <w:szCs w:val="24"/>
        </w:rPr>
      </w:pPr>
      <w:r w:rsidRPr="008958B5">
        <w:rPr>
          <w:rFonts w:ascii="標楷體" w:eastAsia="標楷體" w:hAnsi="標楷體" w:hint="eastAsia"/>
          <w:bCs/>
          <w:szCs w:val="24"/>
        </w:rPr>
        <w:t>交易紛爭處理：對專業機構投資人及高淨值投資法人以外客戶提供結構型商品交易服務，應於交易文件中載明交易糾紛之申訴管道，實際發生交易糾紛情事時，並應依本公司</w:t>
      </w:r>
      <w:r w:rsidRPr="008958B5">
        <w:rPr>
          <w:rFonts w:ascii="標楷體" w:eastAsia="標楷體" w:hAnsi="標楷體" w:cstheme="majorBidi" w:hint="eastAsia"/>
          <w:color w:val="000000"/>
          <w:szCs w:val="24"/>
        </w:rPr>
        <w:t>「金融消費爭議處理制度」及</w:t>
      </w:r>
      <w:r w:rsidRPr="008958B5">
        <w:rPr>
          <w:rFonts w:ascii="標楷體" w:eastAsia="標楷體" w:hAnsi="標楷體" w:hint="eastAsia"/>
          <w:bCs/>
          <w:szCs w:val="24"/>
        </w:rPr>
        <w:t>「櫃買中心衍生性金融商品交易客訴處理程序」辦理，一般客戶與本公司之交易糾紛，無法依照本公司內部申訴處理程序完成和解者，該客戶得向財團法人金融消費評議中心申請評議或調解。</w:t>
      </w:r>
    </w:p>
    <w:p w14:paraId="47824AA9" w14:textId="77777777" w:rsidR="00CE7E8E" w:rsidRPr="008958B5" w:rsidRDefault="00CE7E8E" w:rsidP="00CE7E8E">
      <w:pPr>
        <w:widowControl/>
        <w:numPr>
          <w:ilvl w:val="0"/>
          <w:numId w:val="6"/>
        </w:numPr>
        <w:autoSpaceDE w:val="0"/>
        <w:autoSpaceDN w:val="0"/>
        <w:adjustRightInd w:val="0"/>
        <w:spacing w:line="160" w:lineRule="atLeast"/>
        <w:outlineLvl w:val="1"/>
        <w:rPr>
          <w:rFonts w:ascii="標楷體" w:eastAsia="標楷體" w:hAnsi="標楷體"/>
          <w:szCs w:val="24"/>
        </w:rPr>
      </w:pPr>
      <w:r w:rsidRPr="008958B5">
        <w:rPr>
          <w:rFonts w:ascii="標楷體" w:eastAsia="標楷體" w:hAnsi="標楷體" w:hint="eastAsia"/>
          <w:szCs w:val="24"/>
        </w:rPr>
        <w:t>作業單位</w:t>
      </w:r>
    </w:p>
    <w:p w14:paraId="6C770B69" w14:textId="77777777" w:rsidR="00CE7E8E" w:rsidRPr="008958B5" w:rsidRDefault="00CE7E8E" w:rsidP="00CE7E8E">
      <w:pPr>
        <w:autoSpaceDE w:val="0"/>
        <w:autoSpaceDN w:val="0"/>
        <w:adjustRightInd w:val="0"/>
        <w:spacing w:line="160" w:lineRule="atLeast"/>
        <w:ind w:leftChars="413" w:left="991"/>
        <w:outlineLvl w:val="2"/>
        <w:rPr>
          <w:rFonts w:ascii="標楷體" w:eastAsia="標楷體" w:hAnsi="標楷體"/>
          <w:szCs w:val="24"/>
        </w:rPr>
      </w:pPr>
      <w:r w:rsidRPr="008958B5">
        <w:rPr>
          <w:rFonts w:ascii="標楷體" w:eastAsia="標楷體" w:hAnsi="標楷體" w:hint="eastAsia"/>
          <w:szCs w:val="24"/>
        </w:rPr>
        <w:t>本公司辦理/申請證券商營業處所經營結構型商品業務，訂定相關經營策略及作業準則(新種商品計劃書)，交易前應依照本公司「新種商品審查作業辦法」相關規定辦理，並經「新產品管理委員會」同意後進行交易。</w:t>
      </w:r>
    </w:p>
    <w:p w14:paraId="2DFDA911" w14:textId="77777777" w:rsidR="00CE7E8E" w:rsidRPr="008958B5" w:rsidRDefault="00CE7E8E" w:rsidP="00CE7E8E">
      <w:pPr>
        <w:widowControl/>
        <w:numPr>
          <w:ilvl w:val="0"/>
          <w:numId w:val="97"/>
        </w:numPr>
        <w:autoSpaceDE w:val="0"/>
        <w:autoSpaceDN w:val="0"/>
        <w:adjustRightInd w:val="0"/>
        <w:spacing w:line="160" w:lineRule="atLeast"/>
        <w:ind w:left="851" w:hanging="709"/>
        <w:outlineLvl w:val="0"/>
        <w:rPr>
          <w:rFonts w:ascii="標楷體" w:eastAsia="標楷體" w:hAnsi="標楷體"/>
          <w:b/>
          <w:szCs w:val="24"/>
        </w:rPr>
      </w:pPr>
      <w:r w:rsidRPr="008958B5">
        <w:rPr>
          <w:rFonts w:ascii="標楷體" w:eastAsia="標楷體" w:hAnsi="標楷體" w:hint="eastAsia"/>
          <w:b/>
          <w:szCs w:val="24"/>
        </w:rPr>
        <w:t>會計處理程序</w:t>
      </w:r>
    </w:p>
    <w:p w14:paraId="774BB6A2" w14:textId="77777777" w:rsidR="00CE7E8E" w:rsidRPr="008958B5" w:rsidRDefault="00CE7E8E" w:rsidP="00CE7E8E">
      <w:pPr>
        <w:widowControl/>
        <w:numPr>
          <w:ilvl w:val="0"/>
          <w:numId w:val="8"/>
        </w:numPr>
        <w:autoSpaceDE w:val="0"/>
        <w:autoSpaceDN w:val="0"/>
        <w:adjustRightInd w:val="0"/>
        <w:spacing w:line="160" w:lineRule="atLeast"/>
        <w:outlineLvl w:val="1"/>
        <w:rPr>
          <w:rFonts w:ascii="標楷體" w:eastAsia="標楷體" w:hAnsi="標楷體"/>
          <w:szCs w:val="24"/>
        </w:rPr>
      </w:pPr>
      <w:r w:rsidRPr="008958B5">
        <w:rPr>
          <w:rFonts w:ascii="標楷體" w:eastAsia="標楷體" w:hAnsi="標楷體" w:hint="eastAsia"/>
          <w:szCs w:val="24"/>
        </w:rPr>
        <w:t>會計原則之適用</w:t>
      </w:r>
    </w:p>
    <w:p w14:paraId="2EAA4D4E" w14:textId="77777777" w:rsidR="00CE7E8E" w:rsidRPr="008958B5" w:rsidRDefault="00CE7E8E" w:rsidP="00CE7E8E">
      <w:pPr>
        <w:autoSpaceDE w:val="0"/>
        <w:autoSpaceDN w:val="0"/>
        <w:adjustRightInd w:val="0"/>
        <w:spacing w:line="160" w:lineRule="atLeast"/>
        <w:ind w:leftChars="413" w:left="991"/>
        <w:outlineLvl w:val="2"/>
        <w:rPr>
          <w:rFonts w:ascii="標楷體" w:eastAsia="標楷體" w:hAnsi="標楷體"/>
          <w:szCs w:val="24"/>
        </w:rPr>
      </w:pPr>
      <w:r w:rsidRPr="008958B5">
        <w:rPr>
          <w:rFonts w:ascii="標楷體" w:eastAsia="標楷體" w:hAnsi="標楷體" w:hint="eastAsia"/>
          <w:szCs w:val="24"/>
        </w:rPr>
        <w:t>本公司從事結構型商品交易之會計處理應依「一般公認會計原則」及其他相關法令之規定，按其交易目的採用適當之會計處理，完整記錄交易過程及公允表達交易事項。</w:t>
      </w:r>
    </w:p>
    <w:p w14:paraId="566464E7" w14:textId="77777777" w:rsidR="00CE7E8E" w:rsidRPr="008958B5" w:rsidRDefault="00CE7E8E" w:rsidP="00CE7E8E">
      <w:pPr>
        <w:widowControl/>
        <w:numPr>
          <w:ilvl w:val="0"/>
          <w:numId w:val="8"/>
        </w:numPr>
        <w:autoSpaceDE w:val="0"/>
        <w:autoSpaceDN w:val="0"/>
        <w:adjustRightInd w:val="0"/>
        <w:spacing w:line="160" w:lineRule="atLeast"/>
        <w:outlineLvl w:val="1"/>
        <w:rPr>
          <w:rFonts w:ascii="標楷體" w:eastAsia="標楷體" w:hAnsi="標楷體"/>
          <w:szCs w:val="24"/>
        </w:rPr>
      </w:pPr>
      <w:r w:rsidRPr="008958B5">
        <w:rPr>
          <w:rFonts w:ascii="標楷體" w:eastAsia="標楷體" w:hAnsi="標楷體" w:hint="eastAsia"/>
          <w:szCs w:val="24"/>
        </w:rPr>
        <w:t>財務報告揭露</w:t>
      </w:r>
    </w:p>
    <w:p w14:paraId="647FDB44" w14:textId="77777777" w:rsidR="00CE7E8E" w:rsidRPr="008958B5" w:rsidRDefault="00CE7E8E" w:rsidP="00CE7E8E">
      <w:pPr>
        <w:autoSpaceDE w:val="0"/>
        <w:autoSpaceDN w:val="0"/>
        <w:adjustRightInd w:val="0"/>
        <w:spacing w:line="160" w:lineRule="atLeast"/>
        <w:ind w:leftChars="413" w:left="991"/>
        <w:outlineLvl w:val="2"/>
        <w:rPr>
          <w:rFonts w:ascii="標楷體" w:eastAsia="標楷體" w:hAnsi="標楷體"/>
          <w:szCs w:val="24"/>
        </w:rPr>
      </w:pPr>
      <w:proofErr w:type="gramStart"/>
      <w:r w:rsidRPr="008958B5">
        <w:rPr>
          <w:rFonts w:ascii="標楷體" w:eastAsia="標楷體" w:hAnsi="標楷體" w:hint="eastAsia"/>
          <w:szCs w:val="24"/>
        </w:rPr>
        <w:t>本公司於編製</w:t>
      </w:r>
      <w:proofErr w:type="gramEnd"/>
      <w:r w:rsidRPr="008958B5">
        <w:rPr>
          <w:rFonts w:ascii="標楷體" w:eastAsia="標楷體" w:hAnsi="標楷體" w:hint="eastAsia"/>
          <w:szCs w:val="24"/>
        </w:rPr>
        <w:t>定期性財務報告(含年度、期中及合併財務報告)時，應依「一般公認會計原則」、「證券商財務報告編製準則」及主管機關等相關函令，關於結構型商品會計事務處理之規定，於財務報告附註中，按從事結構型商品交易目的及商品類別等充分揭露法令規範之相關事項。</w:t>
      </w:r>
    </w:p>
    <w:p w14:paraId="180BA861" w14:textId="77777777" w:rsidR="00CE7E8E" w:rsidRPr="008958B5" w:rsidRDefault="00CE7E8E" w:rsidP="00CE7E8E">
      <w:pPr>
        <w:widowControl/>
        <w:numPr>
          <w:ilvl w:val="0"/>
          <w:numId w:val="97"/>
        </w:numPr>
        <w:autoSpaceDE w:val="0"/>
        <w:autoSpaceDN w:val="0"/>
        <w:adjustRightInd w:val="0"/>
        <w:spacing w:line="160" w:lineRule="atLeast"/>
        <w:ind w:left="851" w:hanging="709"/>
        <w:outlineLvl w:val="0"/>
        <w:rPr>
          <w:rFonts w:ascii="標楷體" w:eastAsia="標楷體" w:hAnsi="標楷體"/>
          <w:b/>
          <w:color w:val="000000"/>
          <w:szCs w:val="24"/>
        </w:rPr>
      </w:pPr>
      <w:r w:rsidRPr="008958B5">
        <w:rPr>
          <w:rFonts w:ascii="標楷體" w:eastAsia="標楷體" w:hAnsi="標楷體" w:hint="eastAsia"/>
          <w:b/>
          <w:color w:val="000000"/>
          <w:szCs w:val="24"/>
        </w:rPr>
        <w:t>相關法規遵循及法律文件</w:t>
      </w:r>
    </w:p>
    <w:p w14:paraId="12476191" w14:textId="77777777" w:rsidR="00CE7E8E" w:rsidRPr="008958B5" w:rsidRDefault="00CE7E8E" w:rsidP="00CE7E8E">
      <w:pPr>
        <w:widowControl/>
        <w:numPr>
          <w:ilvl w:val="0"/>
          <w:numId w:val="9"/>
        </w:numPr>
        <w:autoSpaceDE w:val="0"/>
        <w:autoSpaceDN w:val="0"/>
        <w:adjustRightInd w:val="0"/>
        <w:spacing w:line="160" w:lineRule="atLeast"/>
        <w:outlineLvl w:val="1"/>
        <w:rPr>
          <w:color w:val="000000"/>
        </w:rPr>
      </w:pPr>
      <w:r w:rsidRPr="008958B5">
        <w:rPr>
          <w:rFonts w:ascii="標楷體" w:eastAsia="標楷體" w:hAnsi="標楷體" w:hint="eastAsia"/>
          <w:color w:val="000000"/>
          <w:szCs w:val="24"/>
        </w:rPr>
        <w:t>法律文件</w:t>
      </w:r>
    </w:p>
    <w:p w14:paraId="5776A05C" w14:textId="77777777" w:rsidR="00CE7E8E" w:rsidRPr="008958B5" w:rsidRDefault="00CE7E8E" w:rsidP="00CE7E8E">
      <w:pPr>
        <w:keepNext/>
        <w:numPr>
          <w:ilvl w:val="0"/>
          <w:numId w:val="10"/>
        </w:numPr>
        <w:spacing w:line="160" w:lineRule="atLeast"/>
        <w:ind w:left="1474" w:hanging="482"/>
        <w:outlineLvl w:val="2"/>
        <w:rPr>
          <w:rFonts w:ascii="標楷體" w:eastAsia="標楷體" w:hAnsi="標楷體"/>
          <w:bCs/>
          <w:color w:val="000000"/>
          <w:szCs w:val="24"/>
        </w:rPr>
      </w:pPr>
      <w:r w:rsidRPr="008958B5">
        <w:rPr>
          <w:rFonts w:ascii="標楷體" w:eastAsia="標楷體" w:hAnsi="標楷體" w:hint="eastAsia"/>
          <w:bCs/>
          <w:color w:val="000000"/>
          <w:szCs w:val="24"/>
        </w:rPr>
        <w:t>有關本項業務所需與客戶或交易相對人簽署之各項法律文件，除屬定型化合約或制式化合約外</w:t>
      </w:r>
      <w:r w:rsidRPr="008958B5">
        <w:rPr>
          <w:rFonts w:ascii="新細明體" w:hAnsi="新細明體" w:hint="eastAsia"/>
          <w:bCs/>
          <w:color w:val="000000"/>
          <w:szCs w:val="24"/>
        </w:rPr>
        <w:t>，</w:t>
      </w:r>
      <w:proofErr w:type="gramStart"/>
      <w:r w:rsidRPr="008958B5">
        <w:rPr>
          <w:rFonts w:ascii="標楷體" w:eastAsia="標楷體" w:hAnsi="標楷體" w:hint="eastAsia"/>
          <w:bCs/>
          <w:color w:val="000000"/>
          <w:szCs w:val="24"/>
        </w:rPr>
        <w:t>均須經</w:t>
      </w:r>
      <w:proofErr w:type="gramEnd"/>
      <w:r w:rsidRPr="008958B5">
        <w:rPr>
          <w:rFonts w:ascii="標楷體" w:eastAsia="標楷體" w:hAnsi="標楷體" w:hint="eastAsia"/>
          <w:bCs/>
          <w:color w:val="000000"/>
          <w:szCs w:val="24"/>
        </w:rPr>
        <w:t>法務單位審閱或提供法律意見，始得為之。如須修改定型化合約或制式化合約之內容者亦同。相關程序依本公司「合約管理辦法」辦理。</w:t>
      </w:r>
    </w:p>
    <w:p w14:paraId="7CF2DB76" w14:textId="77777777" w:rsidR="00CE7E8E" w:rsidRPr="008958B5" w:rsidRDefault="00CE7E8E" w:rsidP="00CE7E8E">
      <w:pPr>
        <w:keepNext/>
        <w:numPr>
          <w:ilvl w:val="0"/>
          <w:numId w:val="10"/>
        </w:numPr>
        <w:spacing w:line="160" w:lineRule="atLeast"/>
        <w:ind w:left="1474" w:hanging="482"/>
        <w:outlineLvl w:val="2"/>
        <w:rPr>
          <w:rFonts w:ascii="標楷體" w:eastAsia="標楷體" w:hAnsi="標楷體"/>
          <w:bCs/>
          <w:color w:val="000000"/>
          <w:szCs w:val="24"/>
        </w:rPr>
      </w:pPr>
      <w:r w:rsidRPr="008958B5">
        <w:rPr>
          <w:rFonts w:ascii="標楷體" w:eastAsia="標楷體" w:hAnsi="標楷體" w:hint="eastAsia"/>
          <w:bCs/>
          <w:color w:val="000000"/>
          <w:szCs w:val="24"/>
        </w:rPr>
        <w:t>其他涉及法律事項者，應諮詢法務單位或指定之外部法律顧問。</w:t>
      </w:r>
    </w:p>
    <w:p w14:paraId="0BDA293E" w14:textId="77777777" w:rsidR="00CE7E8E" w:rsidRPr="008958B5" w:rsidRDefault="00CE7E8E" w:rsidP="00CE7E8E">
      <w:pPr>
        <w:keepNext/>
        <w:numPr>
          <w:ilvl w:val="0"/>
          <w:numId w:val="10"/>
        </w:numPr>
        <w:spacing w:line="160" w:lineRule="atLeast"/>
        <w:ind w:left="1474"/>
        <w:outlineLvl w:val="2"/>
        <w:rPr>
          <w:rFonts w:ascii="標楷體" w:eastAsia="標楷體" w:hAnsi="標楷體"/>
          <w:bCs/>
          <w:color w:val="000000"/>
          <w:szCs w:val="24"/>
        </w:rPr>
      </w:pPr>
      <w:r w:rsidRPr="008958B5">
        <w:rPr>
          <w:rFonts w:ascii="標楷體" w:eastAsia="標楷體" w:hAnsi="標楷體" w:hint="eastAsia"/>
          <w:bCs/>
          <w:color w:val="000000"/>
          <w:szCs w:val="24"/>
        </w:rPr>
        <w:t>以錄音或錄影方式保留紀錄者，其保存期限應不得少於該商品存續期間加計三個月之</w:t>
      </w:r>
      <w:proofErr w:type="gramStart"/>
      <w:r w:rsidRPr="008958B5">
        <w:rPr>
          <w:rFonts w:ascii="標楷體" w:eastAsia="標楷體" w:hAnsi="標楷體" w:hint="eastAsia"/>
          <w:bCs/>
          <w:color w:val="000000"/>
          <w:szCs w:val="24"/>
        </w:rPr>
        <w:t>期間，</w:t>
      </w:r>
      <w:proofErr w:type="gramEnd"/>
      <w:r w:rsidRPr="008958B5">
        <w:rPr>
          <w:rFonts w:ascii="標楷體" w:eastAsia="標楷體" w:hAnsi="標楷體" w:hint="eastAsia"/>
          <w:bCs/>
          <w:color w:val="000000"/>
          <w:szCs w:val="24"/>
        </w:rPr>
        <w:t>如未滿五年者應至少保存五年以上。</w:t>
      </w:r>
      <w:proofErr w:type="gramStart"/>
      <w:r w:rsidRPr="008958B5">
        <w:rPr>
          <w:rFonts w:ascii="標楷體" w:eastAsia="標楷體" w:hAnsi="標楷體" w:hint="eastAsia"/>
          <w:bCs/>
          <w:color w:val="000000"/>
          <w:szCs w:val="24"/>
        </w:rPr>
        <w:t>惟遇有</w:t>
      </w:r>
      <w:proofErr w:type="gramEnd"/>
      <w:r w:rsidRPr="008958B5">
        <w:rPr>
          <w:rFonts w:ascii="標楷體" w:eastAsia="標楷體" w:hAnsi="標楷體" w:hint="eastAsia"/>
          <w:bCs/>
          <w:color w:val="000000"/>
          <w:szCs w:val="24"/>
        </w:rPr>
        <w:t>爭議之交易時，應保留至爭議終結為止。以電子設備留存相關作業過程之軌跡者，得以影音媒體或電子文件方式保存，</w:t>
      </w:r>
      <w:r w:rsidRPr="008958B5">
        <w:rPr>
          <w:rFonts w:ascii="標楷體" w:eastAsia="標楷體" w:hAnsi="標楷體" w:hint="eastAsia"/>
          <w:bCs/>
          <w:color w:val="000000"/>
          <w:szCs w:val="24"/>
          <w:lang w:eastAsia="zh-HK"/>
        </w:rPr>
        <w:t>保存期限亦同。</w:t>
      </w:r>
    </w:p>
    <w:p w14:paraId="4B6CEE3D" w14:textId="77777777" w:rsidR="00CE7E8E" w:rsidRPr="008958B5" w:rsidRDefault="00CE7E8E" w:rsidP="00CE7E8E">
      <w:pPr>
        <w:keepNext/>
        <w:numPr>
          <w:ilvl w:val="0"/>
          <w:numId w:val="10"/>
        </w:numPr>
        <w:spacing w:line="160" w:lineRule="atLeast"/>
        <w:ind w:left="1474" w:hanging="555"/>
        <w:outlineLvl w:val="2"/>
        <w:rPr>
          <w:rFonts w:ascii="標楷體" w:eastAsia="標楷體" w:hAnsi="標楷體"/>
          <w:bCs/>
          <w:color w:val="000000"/>
          <w:szCs w:val="24"/>
        </w:rPr>
      </w:pPr>
      <w:r w:rsidRPr="008958B5">
        <w:rPr>
          <w:rFonts w:ascii="標楷體" w:eastAsia="標楷體" w:hAnsi="標楷體" w:hint="eastAsia"/>
          <w:bCs/>
          <w:color w:val="000000"/>
          <w:szCs w:val="24"/>
        </w:rPr>
        <w:t>相關法律文件之保存年限，除法令另有規定外，依「證券商帳表憑證保存年限表」之規定。</w:t>
      </w:r>
    </w:p>
    <w:p w14:paraId="2CFC7546" w14:textId="77777777" w:rsidR="00CE7E8E" w:rsidRPr="008958B5" w:rsidRDefault="00CE7E8E" w:rsidP="00CE7E8E">
      <w:pPr>
        <w:widowControl/>
        <w:numPr>
          <w:ilvl w:val="0"/>
          <w:numId w:val="9"/>
        </w:numPr>
        <w:autoSpaceDE w:val="0"/>
        <w:autoSpaceDN w:val="0"/>
        <w:adjustRightInd w:val="0"/>
        <w:spacing w:line="160" w:lineRule="atLeast"/>
        <w:ind w:left="993" w:hanging="513"/>
        <w:outlineLvl w:val="1"/>
        <w:rPr>
          <w:rFonts w:ascii="標楷體" w:eastAsia="標楷體" w:hAnsi="標楷體"/>
          <w:b/>
          <w:color w:val="000000"/>
          <w:szCs w:val="24"/>
        </w:rPr>
      </w:pPr>
      <w:r w:rsidRPr="008958B5">
        <w:rPr>
          <w:rFonts w:ascii="標楷體" w:eastAsia="標楷體" w:hAnsi="標楷體" w:hint="eastAsia"/>
          <w:color w:val="000000"/>
          <w:szCs w:val="24"/>
        </w:rPr>
        <w:t>相關法規遵循</w:t>
      </w:r>
    </w:p>
    <w:p w14:paraId="6C2BD379" w14:textId="77777777" w:rsidR="00CE7E8E" w:rsidRPr="008958B5" w:rsidRDefault="00CE7E8E">
      <w:pPr>
        <w:widowControl/>
        <w:autoSpaceDE w:val="0"/>
        <w:autoSpaceDN w:val="0"/>
        <w:adjustRightInd w:val="0"/>
        <w:spacing w:line="160" w:lineRule="atLeast"/>
        <w:ind w:leftChars="508" w:left="1699" w:hangingChars="200" w:hanging="480"/>
        <w:outlineLvl w:val="1"/>
        <w:rPr>
          <w:rFonts w:ascii="標楷體" w:eastAsia="標楷體" w:hAnsi="標楷體"/>
          <w:b/>
          <w:color w:val="000000"/>
          <w:szCs w:val="24"/>
        </w:rPr>
        <w:pPrChange w:id="308" w:author="陳迎秋" w:date="2024-06-25T14:05:00Z">
          <w:pPr>
            <w:widowControl/>
            <w:autoSpaceDE w:val="0"/>
            <w:autoSpaceDN w:val="0"/>
            <w:adjustRightInd w:val="0"/>
            <w:spacing w:line="160" w:lineRule="atLeast"/>
            <w:ind w:leftChars="400" w:left="1440" w:hangingChars="200" w:hanging="480"/>
            <w:outlineLvl w:val="1"/>
          </w:pPr>
        </w:pPrChange>
      </w:pPr>
      <w:r w:rsidRPr="008958B5">
        <w:rPr>
          <w:rFonts w:ascii="標楷體" w:eastAsia="標楷體" w:hAnsi="標楷體" w:hint="eastAsia"/>
          <w:color w:val="000000"/>
          <w:szCs w:val="24"/>
        </w:rPr>
        <w:lastRenderedPageBreak/>
        <w:t>(</w:t>
      </w:r>
      <w:proofErr w:type="gramStart"/>
      <w:r w:rsidRPr="008958B5">
        <w:rPr>
          <w:rFonts w:ascii="標楷體" w:eastAsia="標楷體" w:hAnsi="標楷體" w:hint="eastAsia"/>
          <w:color w:val="000000"/>
          <w:szCs w:val="24"/>
        </w:rPr>
        <w:t>一</w:t>
      </w:r>
      <w:proofErr w:type="gramEnd"/>
      <w:r w:rsidRPr="008958B5">
        <w:rPr>
          <w:rFonts w:ascii="標楷體" w:eastAsia="標楷體" w:hAnsi="標楷體" w:hint="eastAsia"/>
          <w:color w:val="000000"/>
          <w:szCs w:val="24"/>
          <w:lang w:eastAsia="zh-HK"/>
        </w:rPr>
        <w:t>)</w:t>
      </w:r>
      <w:r w:rsidRPr="008958B5">
        <w:rPr>
          <w:rFonts w:ascii="標楷體" w:eastAsia="標楷體" w:hAnsi="標楷體" w:hint="eastAsia"/>
          <w:color w:val="000000"/>
          <w:szCs w:val="24"/>
        </w:rPr>
        <w:t>除</w:t>
      </w:r>
      <w:r w:rsidRPr="008958B5">
        <w:rPr>
          <w:rFonts w:ascii="標楷體" w:eastAsia="標楷體" w:hAnsi="標楷體"/>
          <w:color w:val="000000"/>
          <w:szCs w:val="24"/>
        </w:rPr>
        <w:t>業務規則</w:t>
      </w:r>
      <w:r w:rsidRPr="008958B5">
        <w:rPr>
          <w:rFonts w:ascii="標楷體" w:eastAsia="標楷體" w:hAnsi="標楷體" w:hint="eastAsia"/>
          <w:color w:val="000000"/>
          <w:szCs w:val="24"/>
        </w:rPr>
        <w:t>第四十一條另有規定者外</w:t>
      </w:r>
      <w:r w:rsidRPr="008958B5">
        <w:rPr>
          <w:rFonts w:ascii="新細明體" w:hAnsi="新細明體" w:hint="eastAsia"/>
          <w:color w:val="000000"/>
          <w:szCs w:val="24"/>
        </w:rPr>
        <w:t>，</w:t>
      </w:r>
      <w:r w:rsidRPr="008958B5">
        <w:rPr>
          <w:rFonts w:ascii="標楷體" w:eastAsia="標楷體" w:hAnsi="標楷體" w:hint="eastAsia"/>
          <w:color w:val="000000"/>
          <w:szCs w:val="24"/>
        </w:rPr>
        <w:t>本公司不得與具有下列關係者從事台股股權相關結構型商品交易：</w:t>
      </w:r>
    </w:p>
    <w:p w14:paraId="685CA903" w14:textId="77777777" w:rsidR="00CE7E8E" w:rsidRPr="008958B5" w:rsidRDefault="00CE7E8E">
      <w:pPr>
        <w:keepNext/>
        <w:numPr>
          <w:ilvl w:val="0"/>
          <w:numId w:val="104"/>
        </w:numPr>
        <w:spacing w:line="120" w:lineRule="atLeast"/>
        <w:ind w:left="2127"/>
        <w:outlineLvl w:val="3"/>
        <w:rPr>
          <w:rFonts w:ascii="標楷體" w:eastAsia="標楷體" w:hAnsi="標楷體" w:cstheme="majorBidi"/>
          <w:color w:val="000000"/>
          <w:szCs w:val="24"/>
        </w:rPr>
        <w:pPrChange w:id="309" w:author="陳迎秋" w:date="2024-06-25T14:05:00Z">
          <w:pPr>
            <w:keepNext/>
            <w:numPr>
              <w:numId w:val="98"/>
            </w:numPr>
            <w:spacing w:line="120" w:lineRule="atLeast"/>
            <w:ind w:left="1985" w:hanging="425"/>
            <w:outlineLvl w:val="3"/>
          </w:pPr>
        </w:pPrChange>
      </w:pPr>
      <w:r w:rsidRPr="008958B5">
        <w:rPr>
          <w:rFonts w:ascii="標楷體" w:eastAsia="標楷體" w:hAnsi="標楷體" w:cstheme="majorBidi" w:hint="eastAsia"/>
          <w:color w:val="000000"/>
          <w:szCs w:val="24"/>
        </w:rPr>
        <w:t>本公司之董事、經理人或直接或間接持其股份總額百分之十以上之股東。股東持有股份總額之計算，應計入其配偶、未成年子女及利用他人名義持有之股數。</w:t>
      </w:r>
    </w:p>
    <w:p w14:paraId="45CCD332" w14:textId="77777777" w:rsidR="00CE7E8E" w:rsidRPr="008958B5" w:rsidRDefault="00CE7E8E">
      <w:pPr>
        <w:keepNext/>
        <w:numPr>
          <w:ilvl w:val="0"/>
          <w:numId w:val="104"/>
        </w:numPr>
        <w:spacing w:line="120" w:lineRule="atLeast"/>
        <w:ind w:left="2127"/>
        <w:outlineLvl w:val="3"/>
        <w:rPr>
          <w:rFonts w:ascii="標楷體" w:eastAsia="標楷體" w:hAnsi="標楷體" w:cstheme="majorBidi"/>
          <w:color w:val="000000"/>
          <w:szCs w:val="24"/>
        </w:rPr>
        <w:pPrChange w:id="310" w:author="陳迎秋" w:date="2024-06-25T14:05:00Z">
          <w:pPr>
            <w:keepNext/>
            <w:numPr>
              <w:numId w:val="98"/>
            </w:numPr>
            <w:spacing w:line="120" w:lineRule="atLeast"/>
            <w:ind w:left="1985" w:hanging="425"/>
            <w:outlineLvl w:val="3"/>
          </w:pPr>
        </w:pPrChange>
      </w:pPr>
      <w:r w:rsidRPr="008958B5">
        <w:rPr>
          <w:rFonts w:ascii="標楷體" w:eastAsia="標楷體" w:hAnsi="標楷體" w:cstheme="majorBidi" w:hint="eastAsia"/>
          <w:color w:val="000000"/>
          <w:szCs w:val="24"/>
        </w:rPr>
        <w:t>具第一目身分者之配偶、未成年子女及利用他人名義持有者。</w:t>
      </w:r>
    </w:p>
    <w:p w14:paraId="5DCF0FB6" w14:textId="77777777" w:rsidR="00CE7E8E" w:rsidRPr="008958B5" w:rsidRDefault="00CE7E8E">
      <w:pPr>
        <w:keepNext/>
        <w:numPr>
          <w:ilvl w:val="0"/>
          <w:numId w:val="104"/>
        </w:numPr>
        <w:spacing w:line="120" w:lineRule="atLeast"/>
        <w:ind w:left="2127"/>
        <w:outlineLvl w:val="3"/>
        <w:rPr>
          <w:rFonts w:ascii="標楷體" w:eastAsia="標楷體" w:hAnsi="標楷體" w:cstheme="majorBidi"/>
          <w:color w:val="000000"/>
          <w:szCs w:val="24"/>
        </w:rPr>
        <w:pPrChange w:id="311" w:author="陳迎秋" w:date="2024-06-25T14:05:00Z">
          <w:pPr>
            <w:keepNext/>
            <w:numPr>
              <w:numId w:val="98"/>
            </w:numPr>
            <w:spacing w:line="120" w:lineRule="atLeast"/>
            <w:ind w:left="1985" w:hanging="425"/>
            <w:outlineLvl w:val="3"/>
          </w:pPr>
        </w:pPrChange>
      </w:pPr>
      <w:r w:rsidRPr="008958B5">
        <w:rPr>
          <w:rFonts w:ascii="標楷體" w:eastAsia="標楷體" w:hAnsi="標楷體" w:cstheme="majorBidi" w:hint="eastAsia"/>
          <w:color w:val="000000"/>
          <w:szCs w:val="24"/>
        </w:rPr>
        <w:t>具前二目身分者直接或間接持有股份總額百分之十以上之轉投資公司。</w:t>
      </w:r>
    </w:p>
    <w:p w14:paraId="6B9A9E31" w14:textId="77777777" w:rsidR="00CE7E8E" w:rsidRPr="008958B5" w:rsidRDefault="00CE7E8E">
      <w:pPr>
        <w:keepNext/>
        <w:numPr>
          <w:ilvl w:val="0"/>
          <w:numId w:val="104"/>
        </w:numPr>
        <w:spacing w:line="120" w:lineRule="atLeast"/>
        <w:ind w:left="2127"/>
        <w:outlineLvl w:val="3"/>
        <w:rPr>
          <w:rFonts w:ascii="標楷體" w:eastAsia="標楷體" w:hAnsi="標楷體" w:cstheme="majorBidi"/>
          <w:color w:val="000000"/>
          <w:szCs w:val="24"/>
        </w:rPr>
        <w:pPrChange w:id="312" w:author="陳迎秋" w:date="2024-06-25T14:05:00Z">
          <w:pPr>
            <w:keepNext/>
            <w:numPr>
              <w:numId w:val="98"/>
            </w:numPr>
            <w:spacing w:line="120" w:lineRule="atLeast"/>
            <w:ind w:left="1985" w:hanging="425"/>
            <w:outlineLvl w:val="3"/>
          </w:pPr>
        </w:pPrChange>
      </w:pPr>
      <w:r w:rsidRPr="008958B5">
        <w:rPr>
          <w:rFonts w:ascii="標楷體" w:eastAsia="標楷體" w:hAnsi="標楷體" w:cstheme="majorBidi" w:hint="eastAsia"/>
          <w:color w:val="000000"/>
          <w:szCs w:val="24"/>
        </w:rPr>
        <w:t>轉換標的、連結標的或標的證券之股票發行公司、及與該發行公司具前三目</w:t>
      </w:r>
      <w:r w:rsidRPr="008958B5">
        <w:rPr>
          <w:rFonts w:ascii="標楷體" w:eastAsia="標楷體" w:hAnsi="標楷體" w:cstheme="majorBidi"/>
          <w:color w:val="000000"/>
          <w:szCs w:val="24"/>
        </w:rPr>
        <w:t>身分關係者。</w:t>
      </w:r>
    </w:p>
    <w:p w14:paraId="25B3BF47" w14:textId="77777777" w:rsidR="00CE7E8E" w:rsidRPr="008958B5" w:rsidRDefault="00CE7E8E" w:rsidP="00CE7E8E">
      <w:pPr>
        <w:keepNext/>
        <w:numPr>
          <w:ilvl w:val="0"/>
          <w:numId w:val="16"/>
        </w:numPr>
        <w:spacing w:line="160" w:lineRule="atLeast"/>
        <w:ind w:left="1757"/>
        <w:outlineLvl w:val="2"/>
        <w:rPr>
          <w:rFonts w:ascii="標楷體" w:eastAsia="標楷體" w:hAnsi="標楷體"/>
          <w:bCs/>
          <w:color w:val="000000"/>
          <w:szCs w:val="24"/>
        </w:rPr>
      </w:pPr>
      <w:r w:rsidRPr="008958B5">
        <w:rPr>
          <w:rFonts w:ascii="標楷體" w:eastAsia="標楷體" w:hAnsi="標楷體" w:hint="eastAsia"/>
          <w:bCs/>
          <w:color w:val="000000"/>
          <w:szCs w:val="24"/>
        </w:rPr>
        <w:t>本公司得與前款第一目至第三目之專業機構投資人進行交易</w:t>
      </w:r>
      <w:r w:rsidRPr="008958B5">
        <w:rPr>
          <w:rFonts w:ascii="標楷體" w:eastAsia="標楷體" w:hAnsi="標楷體"/>
          <w:bCs/>
          <w:color w:val="000000"/>
          <w:szCs w:val="24"/>
        </w:rPr>
        <w:t>，</w:t>
      </w:r>
      <w:r w:rsidRPr="008958B5">
        <w:rPr>
          <w:rFonts w:ascii="標楷體" w:eastAsia="標楷體" w:hAnsi="標楷體" w:hint="eastAsia"/>
          <w:bCs/>
          <w:color w:val="000000"/>
          <w:szCs w:val="24"/>
        </w:rPr>
        <w:t>惟</w:t>
      </w:r>
      <w:r w:rsidRPr="008958B5">
        <w:rPr>
          <w:rFonts w:ascii="標楷體" w:eastAsia="標楷體" w:hAnsi="標楷體"/>
          <w:bCs/>
          <w:color w:val="000000"/>
          <w:szCs w:val="24"/>
        </w:rPr>
        <w:t>其交易條件不得優於其他同類對象，</w:t>
      </w:r>
      <w:r w:rsidRPr="008958B5">
        <w:rPr>
          <w:rFonts w:ascii="標楷體" w:eastAsia="標楷體" w:hAnsi="標楷體" w:hint="eastAsia"/>
          <w:bCs/>
          <w:color w:val="000000"/>
          <w:szCs w:val="24"/>
        </w:rPr>
        <w:t>並應經董事會三分之二以上董事出席及出席董事四分之三以上決議或決議授權相關部門後為之。</w:t>
      </w:r>
    </w:p>
    <w:p w14:paraId="7BBDDBD5" w14:textId="77777777" w:rsidR="00CE7E8E" w:rsidRPr="008958B5" w:rsidRDefault="00CE7E8E" w:rsidP="00CE7E8E">
      <w:pPr>
        <w:keepNext/>
        <w:numPr>
          <w:ilvl w:val="0"/>
          <w:numId w:val="16"/>
        </w:numPr>
        <w:spacing w:line="160" w:lineRule="atLeast"/>
        <w:ind w:left="1757"/>
        <w:outlineLvl w:val="2"/>
        <w:rPr>
          <w:rFonts w:ascii="標楷體" w:eastAsia="標楷體" w:hAnsi="標楷體"/>
          <w:bCs/>
          <w:color w:val="000000"/>
          <w:szCs w:val="24"/>
        </w:rPr>
      </w:pPr>
      <w:r w:rsidRPr="008958B5">
        <w:rPr>
          <w:rFonts w:ascii="標楷體" w:eastAsia="標楷體" w:hAnsi="標楷體" w:hint="eastAsia"/>
          <w:bCs/>
          <w:color w:val="000000"/>
          <w:szCs w:val="24"/>
        </w:rPr>
        <w:t>本公司向客戶銷售衍生性金融商品</w:t>
      </w:r>
      <w:r w:rsidRPr="008958B5">
        <w:rPr>
          <w:rFonts w:ascii="新細明體" w:hAnsi="新細明體" w:hint="eastAsia"/>
          <w:bCs/>
          <w:color w:val="000000"/>
          <w:szCs w:val="24"/>
        </w:rPr>
        <w:t>，</w:t>
      </w:r>
      <w:r w:rsidRPr="008958B5">
        <w:rPr>
          <w:rFonts w:ascii="標楷體" w:eastAsia="標楷體" w:hAnsi="標楷體" w:hint="eastAsia"/>
          <w:bCs/>
          <w:color w:val="000000"/>
          <w:szCs w:val="24"/>
        </w:rPr>
        <w:t>須符合本公司「客戶投資風險承受度與衍生性</w:t>
      </w:r>
      <w:proofErr w:type="gramStart"/>
      <w:r w:rsidRPr="008958B5">
        <w:rPr>
          <w:rFonts w:ascii="標楷體" w:eastAsia="標楷體" w:hAnsi="標楷體" w:hint="eastAsia"/>
          <w:bCs/>
          <w:color w:val="000000"/>
          <w:szCs w:val="24"/>
        </w:rPr>
        <w:t>金融商品配適辦法</w:t>
      </w:r>
      <w:proofErr w:type="gramEnd"/>
      <w:r w:rsidRPr="008958B5">
        <w:rPr>
          <w:rFonts w:ascii="標楷體" w:eastAsia="標楷體" w:hAnsi="標楷體" w:hint="eastAsia"/>
          <w:bCs/>
          <w:color w:val="000000"/>
          <w:szCs w:val="24"/>
        </w:rPr>
        <w:t>」、主管機關相關法令</w:t>
      </w:r>
      <w:r w:rsidRPr="008958B5">
        <w:rPr>
          <w:rFonts w:ascii="標楷體" w:eastAsia="標楷體" w:hAnsi="標楷體"/>
          <w:bCs/>
          <w:color w:val="000000"/>
          <w:szCs w:val="24"/>
        </w:rPr>
        <w:t>(包含但不限業務規則、「證券商</w:t>
      </w:r>
      <w:r w:rsidRPr="008958B5">
        <w:rPr>
          <w:rFonts w:ascii="標楷體" w:eastAsia="標楷體" w:hAnsi="標楷體" w:hint="eastAsia"/>
          <w:bCs/>
          <w:color w:val="000000"/>
          <w:szCs w:val="24"/>
        </w:rPr>
        <w:t>辦理衍生性金融商品交易業務應注意事項」及「證券商經營營業處所衍生性金融商品交易業務自律規則」等之規定。</w:t>
      </w:r>
    </w:p>
    <w:p w14:paraId="3DA780CD" w14:textId="77777777" w:rsidR="00CE7E8E" w:rsidRPr="008958B5" w:rsidRDefault="00CE7E8E" w:rsidP="00CE7E8E">
      <w:pPr>
        <w:keepNext/>
        <w:numPr>
          <w:ilvl w:val="0"/>
          <w:numId w:val="16"/>
        </w:numPr>
        <w:spacing w:line="160" w:lineRule="atLeast"/>
        <w:ind w:left="1757"/>
        <w:outlineLvl w:val="2"/>
        <w:rPr>
          <w:rFonts w:ascii="標楷體" w:eastAsia="標楷體" w:hAnsi="標楷體"/>
          <w:bCs/>
          <w:color w:val="000000"/>
          <w:szCs w:val="24"/>
        </w:rPr>
      </w:pPr>
      <w:r w:rsidRPr="008958B5">
        <w:rPr>
          <w:rFonts w:ascii="標楷體" w:eastAsia="標楷體" w:hAnsi="標楷體" w:hint="eastAsia"/>
          <w:bCs/>
          <w:color w:val="000000"/>
          <w:szCs w:val="24"/>
        </w:rPr>
        <w:t>如客戶</w:t>
      </w:r>
      <w:r w:rsidRPr="008958B5">
        <w:rPr>
          <w:rFonts w:ascii="標楷體" w:eastAsia="標楷體" w:hAnsi="標楷體"/>
          <w:bCs/>
          <w:color w:val="000000"/>
          <w:szCs w:val="24"/>
        </w:rPr>
        <w:t>/交易相對人屬金融控股公司法第四十五條第一項所定之關係人，並為</w:t>
      </w:r>
      <w:r w:rsidRPr="008958B5">
        <w:rPr>
          <w:rFonts w:ascii="標楷體" w:eastAsia="標楷體" w:hAnsi="標楷體" w:hint="eastAsia"/>
          <w:bCs/>
          <w:color w:val="000000"/>
          <w:szCs w:val="24"/>
        </w:rPr>
        <w:t>第二項之</w:t>
      </w:r>
      <w:r w:rsidRPr="008958B5">
        <w:rPr>
          <w:rFonts w:ascii="標楷體" w:eastAsia="標楷體" w:hAnsi="標楷體"/>
          <w:bCs/>
          <w:color w:val="000000"/>
          <w:szCs w:val="24"/>
        </w:rPr>
        <w:t>授信以外</w:t>
      </w:r>
      <w:r w:rsidRPr="008958B5">
        <w:rPr>
          <w:rFonts w:ascii="標楷體" w:eastAsia="標楷體" w:hAnsi="標楷體" w:hint="eastAsia"/>
          <w:bCs/>
          <w:color w:val="000000"/>
          <w:szCs w:val="24"/>
        </w:rPr>
        <w:t>交易</w:t>
      </w:r>
      <w:r w:rsidRPr="008958B5">
        <w:rPr>
          <w:rFonts w:ascii="標楷體" w:eastAsia="標楷體" w:hAnsi="標楷體"/>
          <w:bCs/>
          <w:color w:val="000000"/>
          <w:szCs w:val="24"/>
        </w:rPr>
        <w:t>者，其交易條件不得優於其他同類對象，除符合本公司「</w:t>
      </w:r>
      <w:r w:rsidRPr="008958B5">
        <w:rPr>
          <w:rFonts w:ascii="標楷體" w:eastAsia="標楷體" w:hAnsi="標楷體" w:hint="eastAsia"/>
          <w:bCs/>
          <w:color w:val="000000"/>
          <w:szCs w:val="24"/>
        </w:rPr>
        <w:t>關係人交易管理準則」概括授權情形外，應經董事會三分之二以上董事出席及出席董事四分之三以上決議後為之。</w:t>
      </w:r>
    </w:p>
    <w:p w14:paraId="5E050D37" w14:textId="77777777" w:rsidR="00CE7E8E" w:rsidRPr="008958B5" w:rsidRDefault="00CE7E8E" w:rsidP="00CE7E8E">
      <w:pPr>
        <w:keepNext/>
        <w:numPr>
          <w:ilvl w:val="0"/>
          <w:numId w:val="16"/>
        </w:numPr>
        <w:spacing w:line="160" w:lineRule="atLeast"/>
        <w:ind w:left="1757"/>
        <w:outlineLvl w:val="2"/>
        <w:rPr>
          <w:rFonts w:ascii="標楷體" w:eastAsia="標楷體" w:hAnsi="標楷體"/>
          <w:bCs/>
          <w:color w:val="000000"/>
          <w:szCs w:val="24"/>
        </w:rPr>
      </w:pPr>
      <w:r w:rsidRPr="008958B5">
        <w:rPr>
          <w:rFonts w:ascii="標楷體" w:eastAsia="標楷體" w:hAnsi="標楷體" w:hint="eastAsia"/>
          <w:bCs/>
          <w:color w:val="000000"/>
          <w:szCs w:val="24"/>
        </w:rPr>
        <w:t>從事本項業務之相關人員，應確實符合「證券商負責人與業務人員管理規則」、「證券商營業處所經營衍生性金融商品交易業務規則</w:t>
      </w:r>
      <w:r w:rsidRPr="008958B5">
        <w:rPr>
          <w:rFonts w:ascii="新細明體" w:hAnsi="新細明體" w:hint="eastAsia"/>
          <w:bCs/>
          <w:color w:val="000000"/>
          <w:szCs w:val="24"/>
        </w:rPr>
        <w:t>」</w:t>
      </w:r>
      <w:r w:rsidRPr="008958B5">
        <w:rPr>
          <w:rFonts w:ascii="標楷體" w:eastAsia="標楷體" w:hAnsi="標楷體" w:hint="eastAsia"/>
          <w:bCs/>
          <w:color w:val="000000"/>
          <w:szCs w:val="24"/>
        </w:rPr>
        <w:t>所需之資格或證照。</w:t>
      </w:r>
    </w:p>
    <w:p w14:paraId="02D8E188" w14:textId="77777777" w:rsidR="00CE7E8E" w:rsidRPr="008958B5" w:rsidRDefault="00CE7E8E" w:rsidP="00CE7E8E">
      <w:pPr>
        <w:keepNext/>
        <w:numPr>
          <w:ilvl w:val="0"/>
          <w:numId w:val="16"/>
        </w:numPr>
        <w:spacing w:line="160" w:lineRule="atLeast"/>
        <w:ind w:left="1750" w:hanging="482"/>
        <w:outlineLvl w:val="2"/>
        <w:rPr>
          <w:rFonts w:ascii="標楷體" w:eastAsia="標楷體" w:hAnsi="標楷體"/>
          <w:bCs/>
          <w:color w:val="000000"/>
          <w:szCs w:val="24"/>
        </w:rPr>
      </w:pPr>
      <w:r w:rsidRPr="008958B5">
        <w:rPr>
          <w:rFonts w:ascii="標楷體" w:eastAsia="標楷體" w:hAnsi="標楷體" w:hint="eastAsia"/>
          <w:bCs/>
          <w:color w:val="000000"/>
          <w:szCs w:val="24"/>
        </w:rPr>
        <w:t>於進行各項交易時，除應確實確認其係符合業務授權範圍外，並須確認該交易之適法性及適合性，如有疑義，應洽法務、稽核</w:t>
      </w:r>
      <w:proofErr w:type="gramStart"/>
      <w:r w:rsidRPr="008958B5">
        <w:rPr>
          <w:rFonts w:ascii="標楷體" w:eastAsia="標楷體" w:hAnsi="標楷體" w:hint="eastAsia"/>
          <w:bCs/>
          <w:color w:val="000000"/>
          <w:szCs w:val="24"/>
        </w:rPr>
        <w:t>或風控等</w:t>
      </w:r>
      <w:proofErr w:type="gramEnd"/>
      <w:r w:rsidRPr="008958B5">
        <w:rPr>
          <w:rFonts w:ascii="標楷體" w:eastAsia="標楷體" w:hAnsi="標楷體" w:hint="eastAsia"/>
          <w:bCs/>
          <w:color w:val="000000"/>
          <w:szCs w:val="24"/>
        </w:rPr>
        <w:t>相關單位表示意見。</w:t>
      </w:r>
    </w:p>
    <w:p w14:paraId="5550DD1F" w14:textId="77777777" w:rsidR="00CE7E8E" w:rsidRPr="008958B5" w:rsidRDefault="00CE7E8E" w:rsidP="00CE7E8E">
      <w:pPr>
        <w:keepNext/>
        <w:numPr>
          <w:ilvl w:val="0"/>
          <w:numId w:val="16"/>
        </w:numPr>
        <w:spacing w:line="160" w:lineRule="atLeast"/>
        <w:ind w:left="1750" w:hanging="482"/>
        <w:outlineLvl w:val="2"/>
        <w:rPr>
          <w:rFonts w:ascii="標楷體" w:eastAsia="標楷體" w:hAnsi="標楷體"/>
          <w:bCs/>
          <w:color w:val="000000"/>
          <w:szCs w:val="24"/>
        </w:rPr>
      </w:pPr>
      <w:r w:rsidRPr="008958B5">
        <w:rPr>
          <w:rFonts w:ascii="標楷體" w:eastAsia="標楷體" w:hAnsi="標楷體" w:hint="eastAsia"/>
          <w:bCs/>
          <w:color w:val="000000"/>
          <w:szCs w:val="24"/>
        </w:rPr>
        <w:t>商品交易員應依合約相關規定，確實履行交割事項，並適時就交易相關事項為適當處理，以避免違約情事之發生。</w:t>
      </w:r>
    </w:p>
    <w:p w14:paraId="1A3FC961" w14:textId="77777777" w:rsidR="00CE7E8E" w:rsidRPr="008958B5" w:rsidRDefault="00CE7E8E" w:rsidP="00CE7E8E">
      <w:pPr>
        <w:keepNext/>
        <w:numPr>
          <w:ilvl w:val="0"/>
          <w:numId w:val="16"/>
        </w:numPr>
        <w:spacing w:line="160" w:lineRule="atLeast"/>
        <w:ind w:left="1750" w:hanging="482"/>
        <w:outlineLvl w:val="2"/>
        <w:rPr>
          <w:rFonts w:ascii="標楷體" w:eastAsia="標楷體" w:hAnsi="標楷體"/>
          <w:bCs/>
          <w:color w:val="000000"/>
          <w:szCs w:val="24"/>
        </w:rPr>
      </w:pPr>
      <w:r w:rsidRPr="008958B5">
        <w:rPr>
          <w:rFonts w:ascii="標楷體" w:eastAsia="標楷體" w:hAnsi="標楷體" w:hint="eastAsia"/>
          <w:bCs/>
          <w:color w:val="000000"/>
          <w:szCs w:val="24"/>
        </w:rPr>
        <w:t>如涉廣告及業務招攬行為，應遵循中華民國證券商業同業公會「會員從事廣告、業務招攬及營業促銷活動管理辦法」。結構型商品限於專業客戶交易者，不得為一般性廣告或公開勸誘之行為。</w:t>
      </w:r>
    </w:p>
    <w:p w14:paraId="1C1D53ED" w14:textId="77777777" w:rsidR="00CE7E8E" w:rsidRPr="008958B5" w:rsidRDefault="00CE7E8E" w:rsidP="00CE7E8E">
      <w:pPr>
        <w:keepNext/>
        <w:numPr>
          <w:ilvl w:val="0"/>
          <w:numId w:val="16"/>
        </w:numPr>
        <w:spacing w:line="160" w:lineRule="atLeast"/>
        <w:ind w:left="1750" w:hanging="482"/>
        <w:outlineLvl w:val="2"/>
        <w:rPr>
          <w:rFonts w:ascii="標楷體" w:eastAsia="標楷體" w:hAnsi="標楷體"/>
          <w:bCs/>
          <w:color w:val="000000"/>
          <w:szCs w:val="24"/>
        </w:rPr>
      </w:pPr>
      <w:r w:rsidRPr="008958B5">
        <w:rPr>
          <w:rFonts w:ascii="標楷體" w:eastAsia="標楷體" w:hAnsi="標楷體" w:hint="eastAsia"/>
          <w:bCs/>
          <w:color w:val="000000"/>
          <w:szCs w:val="24"/>
        </w:rPr>
        <w:t>本公司經營衍生性商品交易，應遵循本公司「防制洗錢及</w:t>
      </w:r>
      <w:proofErr w:type="gramStart"/>
      <w:r w:rsidRPr="008958B5">
        <w:rPr>
          <w:rFonts w:ascii="標楷體" w:eastAsia="標楷體" w:hAnsi="標楷體" w:hint="eastAsia"/>
          <w:bCs/>
          <w:color w:val="000000"/>
          <w:szCs w:val="24"/>
        </w:rPr>
        <w:t>打擊資恐注意事項</w:t>
      </w:r>
      <w:proofErr w:type="gramEnd"/>
      <w:r w:rsidRPr="008958B5">
        <w:rPr>
          <w:rFonts w:ascii="標楷體" w:eastAsia="標楷體" w:hAnsi="標楷體" w:hint="eastAsia"/>
          <w:bCs/>
          <w:color w:val="000000"/>
          <w:szCs w:val="24"/>
        </w:rPr>
        <w:t>」、金融消費者保護及其相關子法之規定。</w:t>
      </w:r>
    </w:p>
    <w:p w14:paraId="2C295BBA" w14:textId="77777777" w:rsidR="00CE7E8E" w:rsidRPr="008958B5" w:rsidRDefault="00CE7E8E" w:rsidP="00CE7E8E">
      <w:pPr>
        <w:keepNext/>
        <w:numPr>
          <w:ilvl w:val="0"/>
          <w:numId w:val="16"/>
        </w:numPr>
        <w:spacing w:line="160" w:lineRule="atLeast"/>
        <w:ind w:left="1750" w:hanging="482"/>
        <w:outlineLvl w:val="2"/>
        <w:rPr>
          <w:rFonts w:ascii="標楷體" w:eastAsia="標楷體" w:hAnsi="標楷體"/>
        </w:rPr>
      </w:pPr>
      <w:proofErr w:type="gramStart"/>
      <w:r w:rsidRPr="008958B5">
        <w:rPr>
          <w:rFonts w:ascii="標楷體" w:eastAsia="標楷體" w:hAnsi="標楷體" w:hint="eastAsia"/>
        </w:rPr>
        <w:t>證券商向屬法人</w:t>
      </w:r>
      <w:proofErr w:type="gramEnd"/>
      <w:r w:rsidRPr="008958B5">
        <w:rPr>
          <w:rFonts w:ascii="標楷體" w:eastAsia="標楷體" w:hAnsi="標楷體" w:hint="eastAsia"/>
        </w:rPr>
        <w:t>之</w:t>
      </w:r>
      <w:proofErr w:type="gramStart"/>
      <w:r w:rsidRPr="008958B5">
        <w:rPr>
          <w:rFonts w:ascii="標楷體" w:eastAsia="標楷體" w:hAnsi="標楷體" w:hint="eastAsia"/>
        </w:rPr>
        <w:t>ㄧ</w:t>
      </w:r>
      <w:proofErr w:type="gramEnd"/>
      <w:r w:rsidRPr="008958B5">
        <w:rPr>
          <w:rFonts w:ascii="標楷體" w:eastAsia="標楷體" w:hAnsi="標楷體" w:hint="eastAsia"/>
        </w:rPr>
        <w:t>般客戶提供不保本型結構型商品業務，應符合下列規定：</w:t>
      </w:r>
    </w:p>
    <w:p w14:paraId="49B0C3FD" w14:textId="77777777" w:rsidR="00CE7E8E" w:rsidRPr="008958B5" w:rsidRDefault="00CE7E8E" w:rsidP="00CE7E8E">
      <w:pPr>
        <w:ind w:left="2268" w:hanging="425"/>
        <w:jc w:val="both"/>
        <w:rPr>
          <w:rFonts w:ascii="標楷體" w:eastAsia="標楷體" w:hAnsi="標楷體"/>
        </w:rPr>
      </w:pPr>
      <w:r w:rsidRPr="008958B5">
        <w:rPr>
          <w:rFonts w:ascii="標楷體" w:eastAsia="標楷體" w:hAnsi="標楷體" w:hint="eastAsia"/>
        </w:rPr>
        <w:t>1、計價幣別以銀行可</w:t>
      </w:r>
      <w:proofErr w:type="gramStart"/>
      <w:r w:rsidRPr="008958B5">
        <w:rPr>
          <w:rFonts w:ascii="標楷體" w:eastAsia="標楷體" w:hAnsi="標楷體" w:hint="eastAsia"/>
        </w:rPr>
        <w:t>受理之幣別</w:t>
      </w:r>
      <w:proofErr w:type="gramEnd"/>
      <w:r w:rsidRPr="008958B5">
        <w:rPr>
          <w:rFonts w:ascii="標楷體" w:eastAsia="標楷體" w:hAnsi="標楷體" w:hint="eastAsia"/>
        </w:rPr>
        <w:t>為限。</w:t>
      </w:r>
    </w:p>
    <w:p w14:paraId="1D5B9D73" w14:textId="77777777" w:rsidR="00CE7E8E" w:rsidRPr="008958B5" w:rsidRDefault="00CE7E8E" w:rsidP="00CE7E8E">
      <w:pPr>
        <w:ind w:left="2268" w:hanging="425"/>
        <w:jc w:val="both"/>
        <w:rPr>
          <w:rFonts w:ascii="標楷體" w:eastAsia="標楷體" w:hAnsi="標楷體"/>
        </w:rPr>
      </w:pPr>
      <w:r w:rsidRPr="008958B5">
        <w:rPr>
          <w:rFonts w:ascii="標楷體" w:eastAsia="標楷體" w:hAnsi="標楷體" w:hint="eastAsia"/>
        </w:rPr>
        <w:t>2、連結標的不得為信用事件。</w:t>
      </w:r>
    </w:p>
    <w:p w14:paraId="5EB404C4" w14:textId="77777777" w:rsidR="00CE7E8E" w:rsidRPr="008958B5" w:rsidRDefault="00CE7E8E" w:rsidP="00CE7E8E">
      <w:pPr>
        <w:ind w:leftChars="768" w:left="2126" w:hangingChars="118" w:hanging="283"/>
        <w:rPr>
          <w:rFonts w:ascii="標楷體" w:eastAsia="標楷體" w:hAnsi="標楷體"/>
        </w:rPr>
      </w:pPr>
      <w:r w:rsidRPr="008958B5">
        <w:rPr>
          <w:rFonts w:ascii="標楷體" w:eastAsia="標楷體" w:hAnsi="標楷體"/>
        </w:rPr>
        <w:t>3、產品期限超過二年者，結構型商品到期結算金額或依合約條件提前到期結算金額應達原計價幣別本金</w:t>
      </w:r>
      <w:proofErr w:type="gramStart"/>
      <w:r w:rsidRPr="008958B5">
        <w:rPr>
          <w:rFonts w:ascii="標楷體" w:eastAsia="標楷體" w:hAnsi="標楷體" w:hint="eastAsia"/>
        </w:rPr>
        <w:t>（</w:t>
      </w:r>
      <w:proofErr w:type="gramEnd"/>
      <w:r w:rsidRPr="008958B5">
        <w:rPr>
          <w:rFonts w:ascii="標楷體" w:eastAsia="標楷體" w:hAnsi="標楷體" w:hint="eastAsia"/>
        </w:rPr>
        <w:t>或其等值</w:t>
      </w:r>
      <w:r w:rsidRPr="008958B5">
        <w:rPr>
          <w:rFonts w:ascii="標楷體" w:eastAsia="標楷體" w:hAnsi="標楷體"/>
        </w:rPr>
        <w:t>)70%以上。</w:t>
      </w:r>
    </w:p>
    <w:p w14:paraId="3B27B1B0" w14:textId="77777777" w:rsidR="00CE7E8E" w:rsidRPr="008958B5" w:rsidRDefault="00CE7E8E" w:rsidP="00CE7E8E">
      <w:pPr>
        <w:keepNext/>
        <w:numPr>
          <w:ilvl w:val="0"/>
          <w:numId w:val="16"/>
        </w:numPr>
        <w:spacing w:line="160" w:lineRule="atLeast"/>
        <w:ind w:left="1843" w:hanging="851"/>
        <w:outlineLvl w:val="2"/>
        <w:rPr>
          <w:rFonts w:ascii="標楷體" w:eastAsia="標楷體" w:hAnsi="標楷體"/>
          <w:lang w:eastAsia="zh-HK"/>
        </w:rPr>
      </w:pPr>
      <w:proofErr w:type="gramStart"/>
      <w:r w:rsidRPr="008958B5">
        <w:rPr>
          <w:rFonts w:ascii="標楷體" w:eastAsia="標楷體" w:hAnsi="標楷體" w:hint="eastAsia"/>
          <w:szCs w:val="24"/>
          <w:lang w:eastAsia="zh-HK"/>
        </w:rPr>
        <w:t>向屬自然人</w:t>
      </w:r>
      <w:proofErr w:type="gramEnd"/>
      <w:r w:rsidRPr="008958B5">
        <w:rPr>
          <w:rFonts w:ascii="標楷體" w:eastAsia="標楷體" w:hAnsi="標楷體" w:hint="eastAsia"/>
          <w:szCs w:val="24"/>
          <w:lang w:eastAsia="zh-HK"/>
        </w:rPr>
        <w:t>之一般客戶提供不保本型結構型商品業務應符合下列規定：</w:t>
      </w:r>
    </w:p>
    <w:p w14:paraId="7CD888A5" w14:textId="77777777" w:rsidR="00CE7E8E" w:rsidRPr="008958B5" w:rsidRDefault="00CE7E8E" w:rsidP="00CE7E8E">
      <w:pPr>
        <w:pStyle w:val="a7"/>
        <w:numPr>
          <w:ilvl w:val="0"/>
          <w:numId w:val="102"/>
        </w:numPr>
        <w:ind w:leftChars="0" w:left="2226"/>
        <w:rPr>
          <w:rFonts w:ascii="標楷體" w:eastAsia="標楷體" w:hAnsi="標楷體"/>
          <w:szCs w:val="24"/>
          <w:lang w:eastAsia="zh-HK"/>
        </w:rPr>
      </w:pPr>
      <w:r w:rsidRPr="008958B5">
        <w:rPr>
          <w:rFonts w:ascii="標楷體" w:eastAsia="標楷體" w:hAnsi="標楷體" w:hint="eastAsia"/>
          <w:szCs w:val="24"/>
          <w:lang w:eastAsia="zh-HK"/>
        </w:rPr>
        <w:t>計價幣別以銀行可</w:t>
      </w:r>
      <w:proofErr w:type="gramStart"/>
      <w:r w:rsidRPr="008958B5">
        <w:rPr>
          <w:rFonts w:ascii="標楷體" w:eastAsia="標楷體" w:hAnsi="標楷體" w:hint="eastAsia"/>
          <w:szCs w:val="24"/>
          <w:lang w:eastAsia="zh-HK"/>
        </w:rPr>
        <w:t>受理之幣別</w:t>
      </w:r>
      <w:proofErr w:type="gramEnd"/>
      <w:r w:rsidRPr="008958B5">
        <w:rPr>
          <w:rFonts w:ascii="標楷體" w:eastAsia="標楷體" w:hAnsi="標楷體" w:hint="eastAsia"/>
          <w:szCs w:val="24"/>
          <w:lang w:eastAsia="zh-HK"/>
        </w:rPr>
        <w:t>為限。</w:t>
      </w:r>
    </w:p>
    <w:p w14:paraId="19FF2EBC" w14:textId="77777777" w:rsidR="00CE7E8E" w:rsidRPr="008958B5" w:rsidRDefault="00CE7E8E" w:rsidP="00CE7E8E">
      <w:pPr>
        <w:pStyle w:val="a7"/>
        <w:numPr>
          <w:ilvl w:val="0"/>
          <w:numId w:val="102"/>
        </w:numPr>
        <w:ind w:leftChars="0" w:left="2226"/>
        <w:rPr>
          <w:rFonts w:ascii="標楷體" w:eastAsia="標楷體" w:hAnsi="標楷體"/>
          <w:szCs w:val="24"/>
        </w:rPr>
      </w:pPr>
      <w:r w:rsidRPr="008958B5">
        <w:rPr>
          <w:rFonts w:ascii="標楷體" w:eastAsia="標楷體" w:hAnsi="標楷體" w:hint="eastAsia"/>
          <w:szCs w:val="24"/>
          <w:lang w:eastAsia="zh-HK"/>
        </w:rPr>
        <w:t>可連結標的之範圍限單一資產類別，並以下列二</w:t>
      </w:r>
      <w:r w:rsidRPr="008958B5">
        <w:rPr>
          <w:rFonts w:ascii="標楷體" w:eastAsia="標楷體" w:hAnsi="標楷體" w:hint="eastAsia"/>
          <w:szCs w:val="24"/>
        </w:rPr>
        <w:t>小目</w:t>
      </w:r>
      <w:r w:rsidRPr="008958B5">
        <w:rPr>
          <w:rFonts w:ascii="標楷體" w:eastAsia="標楷體" w:hAnsi="標楷體" w:hint="eastAsia"/>
          <w:szCs w:val="24"/>
          <w:lang w:eastAsia="zh-HK"/>
        </w:rPr>
        <w:t>產品為限。</w:t>
      </w:r>
    </w:p>
    <w:p w14:paraId="6DB0A175" w14:textId="77777777" w:rsidR="00CE7E8E" w:rsidRPr="008958B5" w:rsidRDefault="00CE7E8E" w:rsidP="00CE7E8E">
      <w:pPr>
        <w:pStyle w:val="a7"/>
        <w:numPr>
          <w:ilvl w:val="0"/>
          <w:numId w:val="102"/>
        </w:numPr>
        <w:ind w:leftChars="0" w:left="2226"/>
        <w:rPr>
          <w:rFonts w:ascii="標楷體" w:eastAsia="標楷體" w:hAnsi="標楷體"/>
          <w:szCs w:val="24"/>
        </w:rPr>
      </w:pPr>
      <w:r w:rsidRPr="008958B5">
        <w:rPr>
          <w:rFonts w:ascii="標楷體" w:eastAsia="標楷體" w:hAnsi="標楷體" w:hint="eastAsia"/>
          <w:szCs w:val="24"/>
          <w:lang w:eastAsia="zh-HK"/>
        </w:rPr>
        <w:t>連結黃金選擇權之結構型商品：</w:t>
      </w:r>
      <w:r w:rsidRPr="008958B5">
        <w:rPr>
          <w:rFonts w:ascii="標楷體" w:eastAsia="標楷體" w:hAnsi="標楷體"/>
          <w:szCs w:val="24"/>
          <w:lang w:eastAsia="zh-HK"/>
        </w:rPr>
        <w:t>(</w:t>
      </w:r>
      <w:r w:rsidRPr="008958B5">
        <w:rPr>
          <w:rFonts w:ascii="標楷體" w:eastAsia="標楷體" w:hAnsi="標楷體" w:hint="eastAsia"/>
          <w:szCs w:val="24"/>
          <w:lang w:eastAsia="zh-HK"/>
        </w:rPr>
        <w:t>略</w:t>
      </w:r>
      <w:r w:rsidRPr="008958B5">
        <w:rPr>
          <w:rFonts w:ascii="標楷體" w:eastAsia="標楷體" w:hAnsi="標楷體"/>
          <w:szCs w:val="24"/>
          <w:lang w:eastAsia="zh-HK"/>
        </w:rPr>
        <w:t>)</w:t>
      </w:r>
      <w:r w:rsidRPr="008958B5">
        <w:rPr>
          <w:rFonts w:ascii="標楷體" w:eastAsia="標楷體" w:hAnsi="標楷體" w:hint="eastAsia"/>
          <w:szCs w:val="24"/>
          <w:lang w:eastAsia="zh-HK"/>
        </w:rPr>
        <w:t>。</w:t>
      </w:r>
    </w:p>
    <w:p w14:paraId="2C2F0A6E" w14:textId="77777777" w:rsidR="00CE7E8E" w:rsidRPr="008958B5" w:rsidRDefault="00CE7E8E" w:rsidP="00CE7E8E">
      <w:pPr>
        <w:pStyle w:val="a7"/>
        <w:numPr>
          <w:ilvl w:val="0"/>
          <w:numId w:val="102"/>
        </w:numPr>
        <w:ind w:leftChars="0" w:left="2226"/>
        <w:rPr>
          <w:rFonts w:ascii="標楷體" w:eastAsia="標楷體" w:hAnsi="標楷體"/>
          <w:szCs w:val="24"/>
        </w:rPr>
      </w:pPr>
      <w:r w:rsidRPr="008958B5">
        <w:rPr>
          <w:rFonts w:ascii="標楷體" w:eastAsia="標楷體" w:hAnsi="標楷體" w:hint="eastAsia"/>
          <w:szCs w:val="24"/>
          <w:lang w:eastAsia="zh-HK"/>
        </w:rPr>
        <w:t>連結股權或指數股票型基金之結構型商品：</w:t>
      </w:r>
    </w:p>
    <w:p w14:paraId="23AFDA6E" w14:textId="77777777" w:rsidR="00CE7E8E" w:rsidRPr="008958B5" w:rsidRDefault="00CE7E8E" w:rsidP="00CE7E8E">
      <w:pPr>
        <w:pStyle w:val="a7"/>
        <w:numPr>
          <w:ilvl w:val="0"/>
          <w:numId w:val="103"/>
        </w:numPr>
        <w:ind w:leftChars="0" w:left="2744"/>
        <w:rPr>
          <w:rFonts w:ascii="標楷體" w:eastAsia="標楷體" w:hAnsi="標楷體"/>
          <w:szCs w:val="24"/>
        </w:rPr>
      </w:pPr>
      <w:r w:rsidRPr="008958B5">
        <w:rPr>
          <w:rFonts w:ascii="標楷體" w:eastAsia="標楷體" w:hAnsi="標楷體" w:hint="eastAsia"/>
          <w:szCs w:val="24"/>
          <w:lang w:eastAsia="zh-HK"/>
        </w:rPr>
        <w:t>連結標的以</w:t>
      </w:r>
      <w:proofErr w:type="gramStart"/>
      <w:r w:rsidRPr="008958B5">
        <w:rPr>
          <w:rFonts w:ascii="標楷體" w:eastAsia="標楷體" w:hAnsi="標楷體" w:hint="eastAsia"/>
          <w:szCs w:val="24"/>
          <w:lang w:eastAsia="zh-HK"/>
        </w:rPr>
        <w:t>臺</w:t>
      </w:r>
      <w:proofErr w:type="gramEnd"/>
      <w:r w:rsidRPr="008958B5">
        <w:rPr>
          <w:rFonts w:ascii="標楷體" w:eastAsia="標楷體" w:hAnsi="標楷體" w:hint="eastAsia"/>
          <w:szCs w:val="24"/>
          <w:lang w:eastAsia="zh-HK"/>
        </w:rPr>
        <w:t>股股權或其指數、外國股票、外國股價指數或國內外指數股票型基金為限。</w:t>
      </w:r>
    </w:p>
    <w:p w14:paraId="2C5B77D7" w14:textId="77777777" w:rsidR="00CE7E8E" w:rsidRPr="008958B5" w:rsidRDefault="00CE7E8E" w:rsidP="00CE7E8E">
      <w:pPr>
        <w:pStyle w:val="a7"/>
        <w:numPr>
          <w:ilvl w:val="0"/>
          <w:numId w:val="103"/>
        </w:numPr>
        <w:ind w:leftChars="0" w:left="2744"/>
        <w:rPr>
          <w:rFonts w:ascii="標楷體" w:eastAsia="標楷體" w:hAnsi="標楷體"/>
          <w:szCs w:val="24"/>
        </w:rPr>
      </w:pPr>
      <w:r w:rsidRPr="008958B5">
        <w:rPr>
          <w:rFonts w:ascii="標楷體" w:eastAsia="標楷體" w:hAnsi="標楷體" w:hint="eastAsia"/>
          <w:szCs w:val="24"/>
          <w:lang w:eastAsia="zh-HK"/>
        </w:rPr>
        <w:lastRenderedPageBreak/>
        <w:t>產品期限不得超過</w:t>
      </w:r>
      <w:r w:rsidRPr="008958B5">
        <w:rPr>
          <w:rFonts w:ascii="標楷體" w:eastAsia="標楷體" w:hAnsi="標楷體"/>
          <w:szCs w:val="24"/>
          <w:lang w:eastAsia="zh-HK"/>
        </w:rPr>
        <w:t>12</w:t>
      </w:r>
      <w:r w:rsidRPr="008958B5">
        <w:rPr>
          <w:rFonts w:ascii="標楷體" w:eastAsia="標楷體" w:hAnsi="標楷體" w:hint="eastAsia"/>
          <w:szCs w:val="24"/>
          <w:lang w:eastAsia="zh-HK"/>
        </w:rPr>
        <w:t>個月，且</w:t>
      </w:r>
      <w:proofErr w:type="gramStart"/>
      <w:r w:rsidRPr="008958B5">
        <w:rPr>
          <w:rFonts w:ascii="標楷體" w:eastAsia="標楷體" w:hAnsi="標楷體" w:hint="eastAsia"/>
          <w:szCs w:val="24"/>
          <w:lang w:eastAsia="zh-HK"/>
        </w:rPr>
        <w:t>承作</w:t>
      </w:r>
      <w:proofErr w:type="gramEnd"/>
      <w:r w:rsidRPr="008958B5">
        <w:rPr>
          <w:rFonts w:ascii="標楷體" w:eastAsia="標楷體" w:hAnsi="標楷體" w:hint="eastAsia"/>
          <w:szCs w:val="24"/>
          <w:lang w:eastAsia="zh-HK"/>
        </w:rPr>
        <w:t>時之交易門檻應達等值</w:t>
      </w:r>
      <w:r w:rsidRPr="008958B5">
        <w:rPr>
          <w:rFonts w:ascii="標楷體" w:eastAsia="標楷體" w:hAnsi="標楷體"/>
          <w:szCs w:val="24"/>
          <w:lang w:eastAsia="zh-HK"/>
        </w:rPr>
        <w:t>1</w:t>
      </w:r>
      <w:r w:rsidRPr="008958B5">
        <w:rPr>
          <w:rFonts w:ascii="標楷體" w:eastAsia="標楷體" w:hAnsi="標楷體" w:hint="eastAsia"/>
          <w:szCs w:val="24"/>
          <w:lang w:eastAsia="zh-HK"/>
        </w:rPr>
        <w:t>萬美元以上。</w:t>
      </w:r>
    </w:p>
    <w:p w14:paraId="4C1150B1" w14:textId="77777777" w:rsidR="00CE7E8E" w:rsidRPr="008958B5" w:rsidRDefault="00CE7E8E" w:rsidP="00CE7E8E">
      <w:pPr>
        <w:pStyle w:val="a7"/>
        <w:numPr>
          <w:ilvl w:val="0"/>
          <w:numId w:val="103"/>
        </w:numPr>
        <w:ind w:leftChars="0" w:left="2744"/>
        <w:rPr>
          <w:rFonts w:ascii="標楷體" w:eastAsia="標楷體" w:hAnsi="標楷體"/>
          <w:szCs w:val="24"/>
        </w:rPr>
      </w:pPr>
      <w:r w:rsidRPr="008958B5">
        <w:rPr>
          <w:rFonts w:ascii="標楷體" w:eastAsia="標楷體" w:hAnsi="標楷體" w:hint="eastAsia"/>
          <w:szCs w:val="24"/>
          <w:lang w:eastAsia="zh-HK"/>
        </w:rPr>
        <w:t>產品期限超過</w:t>
      </w:r>
      <w:r w:rsidRPr="008958B5">
        <w:rPr>
          <w:rFonts w:ascii="標楷體" w:eastAsia="標楷體" w:hAnsi="標楷體"/>
          <w:szCs w:val="24"/>
          <w:lang w:eastAsia="zh-HK"/>
        </w:rPr>
        <w:t xml:space="preserve"> 2</w:t>
      </w:r>
      <w:r w:rsidRPr="008958B5">
        <w:rPr>
          <w:rFonts w:ascii="標楷體" w:eastAsia="標楷體" w:hAnsi="標楷體" w:hint="eastAsia"/>
          <w:szCs w:val="24"/>
          <w:lang w:eastAsia="zh-HK"/>
        </w:rPr>
        <w:t>個月者，結構型商品到期結算金額或依合約條件提前到期結算金額應達原計價幣別本金（或其等值）</w:t>
      </w:r>
      <w:r w:rsidRPr="008958B5">
        <w:rPr>
          <w:rFonts w:ascii="標楷體" w:eastAsia="標楷體" w:hAnsi="標楷體"/>
          <w:szCs w:val="24"/>
          <w:lang w:eastAsia="zh-HK"/>
        </w:rPr>
        <w:t>70</w:t>
      </w:r>
      <w:r w:rsidRPr="008958B5">
        <w:rPr>
          <w:rFonts w:ascii="標楷體" w:eastAsia="標楷體" w:hAnsi="標楷體" w:hint="eastAsia"/>
          <w:szCs w:val="24"/>
          <w:lang w:eastAsia="zh-HK"/>
        </w:rPr>
        <w:t>％以上。</w:t>
      </w:r>
    </w:p>
    <w:p w14:paraId="4F516B1E" w14:textId="61DB1120" w:rsidR="00CE7E8E" w:rsidRPr="008958B5" w:rsidRDefault="00CE7E8E" w:rsidP="00CE7E8E">
      <w:pPr>
        <w:pStyle w:val="a7"/>
        <w:keepNext/>
        <w:numPr>
          <w:ilvl w:val="0"/>
          <w:numId w:val="103"/>
        </w:numPr>
        <w:spacing w:line="160" w:lineRule="atLeast"/>
        <w:ind w:leftChars="0" w:left="2744"/>
        <w:outlineLvl w:val="2"/>
        <w:rPr>
          <w:rFonts w:ascii="標楷體" w:eastAsia="標楷體" w:hAnsi="標楷體"/>
          <w:lang w:eastAsia="zh-HK"/>
        </w:rPr>
      </w:pPr>
      <w:r w:rsidRPr="008958B5">
        <w:rPr>
          <w:rFonts w:ascii="標楷體" w:eastAsia="標楷體" w:hAnsi="標楷體" w:hint="eastAsia"/>
          <w:szCs w:val="24"/>
          <w:lang w:eastAsia="zh-HK"/>
        </w:rPr>
        <w:t>產品說明書及推廣文宣資料中之商品中文名稱應於其主標題後以括弧或於下方以副標題方式說明「不受存款保險</w:t>
      </w:r>
      <w:ins w:id="313" w:author="陳迎秋" w:date="2024-06-25T16:10:00Z">
        <w:r w:rsidR="00264038">
          <w:rPr>
            <w:rFonts w:ascii="標楷體" w:eastAsia="標楷體" w:hAnsi="標楷體" w:hint="eastAsia"/>
            <w:szCs w:val="24"/>
          </w:rPr>
          <w:t>、保險安定基金或其他相關保障機制</w:t>
        </w:r>
      </w:ins>
      <w:r w:rsidRPr="008958B5">
        <w:rPr>
          <w:rFonts w:ascii="標楷體" w:eastAsia="標楷體" w:hAnsi="標楷體" w:hint="eastAsia"/>
          <w:szCs w:val="24"/>
          <w:lang w:eastAsia="zh-HK"/>
        </w:rPr>
        <w:t>保障，且交易損失可能達原始投資金額</w:t>
      </w:r>
      <w:r w:rsidRPr="008958B5">
        <w:rPr>
          <w:rFonts w:ascii="標楷體" w:eastAsia="標楷體" w:hAnsi="標楷體"/>
          <w:szCs w:val="24"/>
          <w:lang w:eastAsia="zh-HK"/>
        </w:rPr>
        <w:t>____</w:t>
      </w:r>
      <w:r w:rsidRPr="008958B5">
        <w:rPr>
          <w:rFonts w:ascii="標楷體" w:eastAsia="標楷體" w:hAnsi="標楷體" w:hint="eastAsia"/>
          <w:szCs w:val="24"/>
          <w:lang w:eastAsia="zh-HK"/>
        </w:rPr>
        <w:t>％之股權或指數股票型基金（選擇權或其他衍生性金融商品名稱）投資商品。」</w:t>
      </w:r>
    </w:p>
    <w:p w14:paraId="01874F6B" w14:textId="77777777" w:rsidR="00CE7E8E" w:rsidRPr="008958B5" w:rsidRDefault="00CE7E8E" w:rsidP="00CE7E8E">
      <w:pPr>
        <w:keepNext/>
        <w:numPr>
          <w:ilvl w:val="0"/>
          <w:numId w:val="16"/>
        </w:numPr>
        <w:spacing w:line="160" w:lineRule="atLeast"/>
        <w:ind w:left="1474" w:hanging="482"/>
        <w:outlineLvl w:val="2"/>
        <w:rPr>
          <w:rFonts w:ascii="標楷體" w:eastAsia="標楷體" w:hAnsi="標楷體"/>
          <w:lang w:eastAsia="zh-HK"/>
        </w:rPr>
      </w:pPr>
      <w:r w:rsidRPr="008958B5">
        <w:rPr>
          <w:rFonts w:ascii="標楷體" w:eastAsia="標楷體" w:hAnsi="標楷體" w:hint="eastAsia"/>
          <w:lang w:eastAsia="zh-HK"/>
        </w:rPr>
        <w:t>證券業辦理未涉及匯率之外匯衍生性商品，應遵循下列事項</w:t>
      </w:r>
      <w:r w:rsidRPr="008958B5">
        <w:rPr>
          <w:rFonts w:ascii="標楷體" w:eastAsia="標楷體" w:hAnsi="標楷體"/>
          <w:lang w:eastAsia="zh-HK"/>
        </w:rPr>
        <w:t>:</w:t>
      </w:r>
    </w:p>
    <w:p w14:paraId="3EFE7677" w14:textId="77777777" w:rsidR="00CE7E8E" w:rsidRPr="008958B5" w:rsidRDefault="00CE7E8E">
      <w:pPr>
        <w:ind w:leftChars="782" w:left="2266" w:hangingChars="162" w:hanging="389"/>
        <w:rPr>
          <w:rFonts w:ascii="標楷體" w:eastAsia="標楷體" w:hAnsi="標楷體"/>
          <w:lang w:eastAsia="zh-HK"/>
        </w:rPr>
        <w:pPrChange w:id="314" w:author="陳迎秋" w:date="2024-06-25T14:51:00Z">
          <w:pPr>
            <w:ind w:leftChars="771" w:left="2239" w:hangingChars="162" w:hanging="389"/>
          </w:pPr>
        </w:pPrChange>
      </w:pPr>
      <w:r w:rsidRPr="008958B5">
        <w:rPr>
          <w:rFonts w:ascii="標楷體" w:eastAsia="標楷體" w:hAnsi="標楷體"/>
          <w:lang w:eastAsia="zh-HK"/>
        </w:rPr>
        <w:t>1、應就外匯相關風險充分揭露與告知客戶，且不得涉及對新臺幣匯率走勢之臆測。</w:t>
      </w:r>
    </w:p>
    <w:p w14:paraId="43138EB8" w14:textId="77777777" w:rsidR="00CE7E8E" w:rsidRPr="008958B5" w:rsidRDefault="00CE7E8E">
      <w:pPr>
        <w:ind w:leftChars="782" w:left="2266" w:hangingChars="162" w:hanging="389"/>
        <w:rPr>
          <w:rFonts w:ascii="標楷體" w:eastAsia="標楷體" w:hAnsi="標楷體"/>
          <w:lang w:eastAsia="zh-HK"/>
        </w:rPr>
        <w:pPrChange w:id="315" w:author="陳迎秋" w:date="2024-06-25T14:51:00Z">
          <w:pPr>
            <w:ind w:leftChars="771" w:left="2239" w:hangingChars="162" w:hanging="389"/>
          </w:pPr>
        </w:pPrChange>
      </w:pPr>
      <w:r w:rsidRPr="008958B5">
        <w:rPr>
          <w:rFonts w:ascii="標楷體" w:eastAsia="標楷體" w:hAnsi="標楷體"/>
          <w:lang w:eastAsia="zh-HK"/>
        </w:rPr>
        <w:t>2、辦理外匯衍生性商品組合式契約或結構型商品業務，應符合各單項業務及連結標的之相關限制及規定。</w:t>
      </w:r>
    </w:p>
    <w:p w14:paraId="605705D4" w14:textId="77777777" w:rsidR="00CE7E8E" w:rsidRPr="008958B5" w:rsidRDefault="00CE7E8E">
      <w:pPr>
        <w:ind w:leftChars="782" w:left="2266" w:hangingChars="162" w:hanging="389"/>
        <w:rPr>
          <w:rFonts w:ascii="標楷體" w:eastAsia="標楷體" w:hAnsi="標楷體"/>
          <w:lang w:eastAsia="zh-HK"/>
        </w:rPr>
        <w:pPrChange w:id="316" w:author="陳迎秋" w:date="2024-06-25T14:51:00Z">
          <w:pPr>
            <w:ind w:leftChars="771" w:left="2239" w:hangingChars="162" w:hanging="389"/>
          </w:pPr>
        </w:pPrChange>
      </w:pPr>
      <w:r w:rsidRPr="008958B5">
        <w:rPr>
          <w:rFonts w:ascii="標楷體" w:eastAsia="標楷體" w:hAnsi="標楷體"/>
          <w:lang w:eastAsia="zh-HK"/>
        </w:rPr>
        <w:t>3、連結標的之外國有價證券及</w:t>
      </w:r>
      <w:proofErr w:type="gramStart"/>
      <w:r w:rsidRPr="008958B5">
        <w:rPr>
          <w:rFonts w:ascii="標楷體" w:eastAsia="標楷體" w:hAnsi="標楷體" w:hint="eastAsia"/>
          <w:lang w:eastAsia="zh-HK"/>
        </w:rPr>
        <w:t>承作</w:t>
      </w:r>
      <w:proofErr w:type="gramEnd"/>
      <w:r w:rsidRPr="008958B5">
        <w:rPr>
          <w:rFonts w:ascii="標楷體" w:eastAsia="標楷體" w:hAnsi="標楷體" w:hint="eastAsia"/>
          <w:lang w:eastAsia="zh-HK"/>
        </w:rPr>
        <w:t>對象，應符合金管會所訂證券商受託買賣外國有價證券範圍及相關規範，或其他經金管會核定者。本公司應確認本商品連結標的符合「證券商受託買賣外國有價證券管理規則」所定外國有價證券範圍及交易對象之限制。</w:t>
      </w:r>
      <w:r w:rsidRPr="008958B5">
        <w:rPr>
          <w:rFonts w:ascii="標楷體" w:eastAsia="標楷體" w:hAnsi="標楷體"/>
          <w:lang w:eastAsia="zh-HK"/>
        </w:rPr>
        <w:t xml:space="preserve"> </w:t>
      </w:r>
    </w:p>
    <w:p w14:paraId="05877FD1" w14:textId="77777777" w:rsidR="00CE7E8E" w:rsidRPr="008958B5" w:rsidRDefault="00CE7E8E">
      <w:pPr>
        <w:ind w:leftChars="782" w:left="2266" w:hangingChars="162" w:hanging="389"/>
        <w:rPr>
          <w:rFonts w:ascii="標楷體" w:eastAsia="標楷體" w:hAnsi="標楷體"/>
          <w:lang w:eastAsia="zh-HK"/>
        </w:rPr>
        <w:pPrChange w:id="317" w:author="陳迎秋" w:date="2024-06-25T14:51:00Z">
          <w:pPr>
            <w:ind w:leftChars="771" w:left="2239" w:hangingChars="162" w:hanging="389"/>
          </w:pPr>
        </w:pPrChange>
      </w:pPr>
      <w:r w:rsidRPr="008958B5">
        <w:rPr>
          <w:rFonts w:ascii="標楷體" w:eastAsia="標楷體" w:hAnsi="標楷體"/>
          <w:lang w:eastAsia="zh-HK"/>
        </w:rPr>
        <w:t>4、與客戶間有關交割款項、費用收付，及提前解約或契約到期款項支付，</w:t>
      </w:r>
      <w:proofErr w:type="gramStart"/>
      <w:r w:rsidRPr="008958B5">
        <w:rPr>
          <w:rFonts w:ascii="標楷體" w:eastAsia="標楷體" w:hAnsi="標楷體" w:hint="eastAsia"/>
          <w:lang w:eastAsia="zh-HK"/>
        </w:rPr>
        <w:t>均應以計價之幣別</w:t>
      </w:r>
      <w:proofErr w:type="gramEnd"/>
      <w:r w:rsidRPr="008958B5">
        <w:rPr>
          <w:rFonts w:ascii="標楷體" w:eastAsia="標楷體" w:hAnsi="標楷體" w:hint="eastAsia"/>
          <w:lang w:eastAsia="zh-HK"/>
        </w:rPr>
        <w:t>為之。除得自客戶銀行存款帳戶撥轉或由客戶外幣專戶支應外，其需辦理結匯者，應由客戶透過外匯指定銀行辦理，不得委託</w:t>
      </w:r>
      <w:r w:rsidRPr="008958B5">
        <w:rPr>
          <w:rFonts w:ascii="標楷體" w:eastAsia="標楷體" w:hAnsi="標楷體" w:hint="eastAsia"/>
        </w:rPr>
        <w:t>本公司</w:t>
      </w:r>
      <w:r w:rsidRPr="008958B5">
        <w:rPr>
          <w:rFonts w:ascii="標楷體" w:eastAsia="標楷體" w:hAnsi="標楷體" w:hint="eastAsia"/>
          <w:lang w:eastAsia="zh-HK"/>
        </w:rPr>
        <w:t>代辦。</w:t>
      </w:r>
    </w:p>
    <w:p w14:paraId="3A3F3AAF" w14:textId="77777777" w:rsidR="00CE7E8E" w:rsidRPr="008958B5" w:rsidRDefault="00CE7E8E">
      <w:pPr>
        <w:ind w:leftChars="782" w:left="2266" w:hangingChars="162" w:hanging="389"/>
        <w:rPr>
          <w:rFonts w:ascii="標楷體" w:eastAsia="標楷體" w:hAnsi="標楷體"/>
          <w:lang w:eastAsia="zh-HK"/>
        </w:rPr>
        <w:pPrChange w:id="318" w:author="陳迎秋" w:date="2024-06-25T14:51:00Z">
          <w:pPr>
            <w:ind w:leftChars="771" w:left="2239" w:hangingChars="162" w:hanging="389"/>
          </w:pPr>
        </w:pPrChange>
      </w:pPr>
      <w:r w:rsidRPr="008958B5">
        <w:rPr>
          <w:rFonts w:ascii="標楷體" w:eastAsia="標楷體" w:hAnsi="標楷體"/>
          <w:lang w:eastAsia="zh-HK"/>
        </w:rPr>
        <w:t>5、不得利用外匯衍生性商品為</w:t>
      </w:r>
      <w:r w:rsidRPr="008958B5">
        <w:rPr>
          <w:rFonts w:ascii="標楷體" w:eastAsia="標楷體" w:hAnsi="標楷體" w:hint="eastAsia"/>
        </w:rPr>
        <w:t>本身</w:t>
      </w:r>
      <w:r w:rsidRPr="008958B5">
        <w:rPr>
          <w:rFonts w:ascii="標楷體" w:eastAsia="標楷體" w:hAnsi="標楷體"/>
          <w:lang w:eastAsia="zh-HK"/>
        </w:rPr>
        <w:t>或幫助客戶遞延、隱藏損失或虛報、提前認列收入及其他任何不當方式，粉飾或操縱財務報表。</w:t>
      </w:r>
    </w:p>
    <w:p w14:paraId="26BB2989" w14:textId="77777777" w:rsidR="00CE7E8E" w:rsidRPr="008958B5" w:rsidRDefault="00CE7E8E">
      <w:pPr>
        <w:ind w:leftChars="782" w:left="2266" w:hangingChars="162" w:hanging="389"/>
        <w:rPr>
          <w:rFonts w:ascii="標楷體" w:eastAsia="標楷體" w:hAnsi="標楷體"/>
        </w:rPr>
        <w:pPrChange w:id="319" w:author="陳迎秋" w:date="2024-06-25T14:51:00Z">
          <w:pPr>
            <w:ind w:leftChars="771" w:left="2239" w:hangingChars="162" w:hanging="389"/>
          </w:pPr>
        </w:pPrChange>
      </w:pPr>
      <w:r w:rsidRPr="008958B5">
        <w:rPr>
          <w:rFonts w:ascii="標楷體" w:eastAsia="標楷體" w:hAnsi="標楷體"/>
          <w:lang w:eastAsia="zh-HK"/>
        </w:rPr>
        <w:t>6、證券業辦理外匯衍生性商品業務之相關人員，應具備之資格條件及教育訓練，</w:t>
      </w:r>
      <w:proofErr w:type="gramStart"/>
      <w:r w:rsidRPr="008958B5">
        <w:rPr>
          <w:rFonts w:ascii="標楷體" w:eastAsia="標楷體" w:hAnsi="標楷體" w:hint="eastAsia"/>
          <w:lang w:eastAsia="zh-HK"/>
        </w:rPr>
        <w:t>準</w:t>
      </w:r>
      <w:proofErr w:type="gramEnd"/>
      <w:r w:rsidRPr="008958B5">
        <w:rPr>
          <w:rFonts w:ascii="標楷體" w:eastAsia="標楷體" w:hAnsi="標楷體" w:hint="eastAsia"/>
          <w:lang w:eastAsia="zh-HK"/>
        </w:rPr>
        <w:t>用「銀行業辦理外匯業務管理辦法」第十四條規定。其中辦理外匯衍生性商品銷售工作之相關人員，</w:t>
      </w:r>
      <w:proofErr w:type="gramStart"/>
      <w:r w:rsidRPr="008958B5">
        <w:rPr>
          <w:rFonts w:ascii="標楷體" w:eastAsia="標楷體" w:hAnsi="標楷體" w:hint="eastAsia"/>
          <w:lang w:eastAsia="zh-HK"/>
        </w:rPr>
        <w:t>準</w:t>
      </w:r>
      <w:proofErr w:type="gramEnd"/>
      <w:r w:rsidRPr="008958B5">
        <w:rPr>
          <w:rFonts w:ascii="標楷體" w:eastAsia="標楷體" w:hAnsi="標楷體" w:hint="eastAsia"/>
          <w:lang w:eastAsia="zh-HK"/>
        </w:rPr>
        <w:t>用同條推</w:t>
      </w:r>
      <w:proofErr w:type="gramStart"/>
      <w:r w:rsidRPr="008958B5">
        <w:rPr>
          <w:rFonts w:ascii="標楷體" w:eastAsia="標楷體" w:hAnsi="標楷體" w:hint="eastAsia"/>
          <w:lang w:eastAsia="zh-HK"/>
        </w:rPr>
        <w:t>介</w:t>
      </w:r>
      <w:proofErr w:type="gramEnd"/>
      <w:r w:rsidRPr="008958B5">
        <w:rPr>
          <w:rFonts w:ascii="標楷體" w:eastAsia="標楷體" w:hAnsi="標楷體" w:hint="eastAsia"/>
          <w:lang w:eastAsia="zh-HK"/>
        </w:rPr>
        <w:t>工作之相關規定。</w:t>
      </w:r>
    </w:p>
    <w:p w14:paraId="75353E10" w14:textId="77777777" w:rsidR="00CE7E8E" w:rsidRPr="008958B5" w:rsidRDefault="00CE7E8E" w:rsidP="00CE7E8E">
      <w:pPr>
        <w:widowControl/>
        <w:numPr>
          <w:ilvl w:val="0"/>
          <w:numId w:val="9"/>
        </w:numPr>
        <w:autoSpaceDE w:val="0"/>
        <w:autoSpaceDN w:val="0"/>
        <w:adjustRightInd w:val="0"/>
        <w:spacing w:line="160" w:lineRule="atLeast"/>
        <w:outlineLvl w:val="1"/>
        <w:rPr>
          <w:rFonts w:ascii="標楷體" w:eastAsia="標楷體" w:hAnsi="標楷體"/>
          <w:color w:val="000000"/>
          <w:szCs w:val="24"/>
        </w:rPr>
      </w:pPr>
      <w:r w:rsidRPr="008958B5">
        <w:rPr>
          <w:rFonts w:ascii="標楷體" w:eastAsia="標楷體" w:hAnsi="標楷體" w:hint="eastAsia"/>
          <w:color w:val="000000"/>
          <w:szCs w:val="24"/>
        </w:rPr>
        <w:t>客戶權益保障事項</w:t>
      </w:r>
    </w:p>
    <w:p w14:paraId="169AEF17" w14:textId="77777777" w:rsidR="00CE7E8E" w:rsidRPr="008958B5" w:rsidRDefault="00CE7E8E" w:rsidP="00CE7E8E">
      <w:pPr>
        <w:keepNext/>
        <w:numPr>
          <w:ilvl w:val="0"/>
          <w:numId w:val="11"/>
        </w:numPr>
        <w:spacing w:line="160" w:lineRule="atLeast"/>
        <w:ind w:left="1474" w:hanging="482"/>
        <w:outlineLvl w:val="2"/>
        <w:rPr>
          <w:rFonts w:ascii="標楷體" w:eastAsia="標楷體" w:hAnsi="標楷體"/>
          <w:bCs/>
          <w:color w:val="000000"/>
          <w:szCs w:val="24"/>
        </w:rPr>
      </w:pPr>
      <w:r w:rsidRPr="008958B5">
        <w:rPr>
          <w:rFonts w:ascii="標楷體" w:eastAsia="標楷體" w:hAnsi="標楷體" w:hint="eastAsia"/>
          <w:bCs/>
          <w:color w:val="000000"/>
          <w:szCs w:val="24"/>
        </w:rPr>
        <w:t>客戶分級制度：</w:t>
      </w:r>
    </w:p>
    <w:p w14:paraId="50D301D2" w14:textId="77777777" w:rsidR="00CE7E8E" w:rsidRPr="008958B5" w:rsidRDefault="00CE7E8E" w:rsidP="0070060A">
      <w:pPr>
        <w:keepNext/>
        <w:numPr>
          <w:ilvl w:val="0"/>
          <w:numId w:val="17"/>
        </w:numPr>
        <w:spacing w:line="120" w:lineRule="atLeast"/>
        <w:ind w:left="1960" w:hanging="400"/>
        <w:outlineLvl w:val="3"/>
        <w:rPr>
          <w:rFonts w:ascii="標楷體" w:eastAsia="標楷體" w:hAnsi="標楷體" w:cstheme="majorBidi"/>
          <w:color w:val="000000"/>
          <w:sz w:val="16"/>
          <w:szCs w:val="16"/>
        </w:rPr>
      </w:pPr>
      <w:r w:rsidRPr="008958B5">
        <w:rPr>
          <w:rFonts w:ascii="標楷體" w:eastAsia="標楷體" w:hAnsi="標楷體" w:cstheme="majorBidi" w:hint="eastAsia"/>
          <w:color w:val="000000"/>
          <w:szCs w:val="24"/>
        </w:rPr>
        <w:t>依本公司「客戶投資風險承受度與衍生性金融商品適配辦法」落實執行認識客戶（</w:t>
      </w:r>
      <w:r w:rsidRPr="008958B5">
        <w:rPr>
          <w:rFonts w:ascii="標楷體" w:eastAsia="標楷體" w:hAnsi="標楷體" w:cstheme="majorBidi"/>
          <w:color w:val="000000"/>
          <w:szCs w:val="24"/>
        </w:rPr>
        <w:t>KYC）作業及客戶屬性評估，考量客戶風險承受度之不同，區分其風險屬性，提供適當之商品風險</w:t>
      </w:r>
      <w:r w:rsidRPr="008958B5">
        <w:rPr>
          <w:rFonts w:ascii="標楷體" w:eastAsia="標楷體" w:hAnsi="標楷體" w:cstheme="majorBidi" w:hint="eastAsia"/>
          <w:color w:val="000000"/>
          <w:szCs w:val="24"/>
        </w:rPr>
        <w:t>等級之衍生性金融商品，以確保金融商品符合客戶需求及風險承擔能力。本公司依</w:t>
      </w:r>
      <w:r w:rsidRPr="008958B5">
        <w:rPr>
          <w:rFonts w:ascii="標楷體" w:eastAsia="標楷體" w:hAnsi="標楷體" w:cstheme="majorBidi"/>
          <w:color w:val="000000"/>
          <w:szCs w:val="24"/>
        </w:rPr>
        <w:t>商品適合度制度</w:t>
      </w:r>
      <w:r w:rsidRPr="008958B5">
        <w:rPr>
          <w:rFonts w:ascii="標楷體" w:eastAsia="標楷體" w:hAnsi="標楷體" w:cstheme="majorBidi" w:hint="eastAsia"/>
          <w:color w:val="000000"/>
          <w:szCs w:val="24"/>
        </w:rPr>
        <w:t>對客戶所作成之客戶屬性評估及分級結果，應由適當之單位或人員進行覆核，並至少每年重新檢視一次，且須經客戶以簽名、</w:t>
      </w:r>
      <w:proofErr w:type="gramStart"/>
      <w:r w:rsidRPr="008958B5">
        <w:rPr>
          <w:rFonts w:ascii="標楷體" w:eastAsia="標楷體" w:hAnsi="標楷體" w:cstheme="majorBidi" w:hint="eastAsia"/>
          <w:color w:val="000000"/>
          <w:szCs w:val="24"/>
        </w:rPr>
        <w:t>蓋用原</w:t>
      </w:r>
      <w:proofErr w:type="gramEnd"/>
      <w:r w:rsidRPr="008958B5">
        <w:rPr>
          <w:rFonts w:ascii="標楷體" w:eastAsia="標楷體" w:hAnsi="標楷體" w:cstheme="majorBidi" w:hint="eastAsia"/>
          <w:color w:val="000000"/>
          <w:szCs w:val="24"/>
        </w:rPr>
        <w:t>留印鑑或其他雙方同意之方式確認；修正時，亦同。</w:t>
      </w:r>
    </w:p>
    <w:p w14:paraId="49F9C588" w14:textId="77777777" w:rsidR="00CE7E8E" w:rsidRPr="008958B5" w:rsidRDefault="00CE7E8E">
      <w:pPr>
        <w:keepNext/>
        <w:spacing w:line="120" w:lineRule="atLeast"/>
        <w:ind w:leftChars="641" w:left="1917" w:hangingChars="158" w:hanging="379"/>
        <w:outlineLvl w:val="3"/>
        <w:rPr>
          <w:rFonts w:ascii="標楷體" w:eastAsia="標楷體" w:hAnsi="標楷體" w:cstheme="majorBidi"/>
          <w:color w:val="000000"/>
          <w:sz w:val="16"/>
          <w:szCs w:val="16"/>
        </w:rPr>
        <w:pPrChange w:id="320" w:author="陳迎秋" w:date="2024-06-25T14:13:00Z">
          <w:pPr>
            <w:keepNext/>
            <w:spacing w:line="120" w:lineRule="atLeast"/>
            <w:ind w:leftChars="591" w:left="1840" w:hangingChars="176" w:hanging="422"/>
            <w:outlineLvl w:val="3"/>
          </w:pPr>
        </w:pPrChange>
      </w:pPr>
      <w:r w:rsidRPr="008958B5">
        <w:rPr>
          <w:rFonts w:ascii="標楷體" w:eastAsia="標楷體" w:hAnsi="標楷體" w:cstheme="majorBidi"/>
          <w:color w:val="000000"/>
          <w:szCs w:val="24"/>
        </w:rPr>
        <w:t>2</w:t>
      </w:r>
      <w:r w:rsidRPr="008958B5">
        <w:rPr>
          <w:rFonts w:ascii="標楷體" w:eastAsia="標楷體" w:hAnsi="標楷體" w:cstheme="majorBidi" w:hint="eastAsia"/>
          <w:color w:val="000000"/>
          <w:szCs w:val="24"/>
        </w:rPr>
        <w:t>、為強化高齡客戶之權益保障，於KYC中將符合「證券商向高齡客戶提供金融服務自律規範」第 2 條所規範符合一定年齡[65 歲(含)以上]之自然人客戶之風險屬性歸類為『保守型』，但客戶得聲明考量自身與金融商品之適合性等因素，且確認已充分了解投資風險及願意承受相關投資結果，選取是否依評估結果分類。</w:t>
      </w:r>
    </w:p>
    <w:p w14:paraId="0E1BCFFF" w14:textId="77777777" w:rsidR="00CE7E8E" w:rsidRPr="008958B5" w:rsidRDefault="00CE7E8E">
      <w:pPr>
        <w:keepNext/>
        <w:spacing w:line="120" w:lineRule="atLeast"/>
        <w:ind w:leftChars="641" w:left="1917" w:hangingChars="158" w:hanging="379"/>
        <w:outlineLvl w:val="3"/>
        <w:rPr>
          <w:rFonts w:ascii="標楷體" w:eastAsia="標楷體" w:hAnsi="標楷體" w:cstheme="majorBidi"/>
          <w:color w:val="000000"/>
          <w:szCs w:val="24"/>
        </w:rPr>
        <w:pPrChange w:id="321" w:author="陳迎秋" w:date="2024-06-25T14:13:00Z">
          <w:pPr>
            <w:keepNext/>
            <w:spacing w:line="120" w:lineRule="atLeast"/>
            <w:ind w:leftChars="614" w:left="1834" w:hangingChars="150" w:hanging="360"/>
            <w:outlineLvl w:val="3"/>
          </w:pPr>
        </w:pPrChange>
      </w:pPr>
      <w:r w:rsidRPr="008958B5">
        <w:rPr>
          <w:rFonts w:ascii="標楷體" w:eastAsia="標楷體" w:hAnsi="標楷體" w:cstheme="majorBidi"/>
          <w:color w:val="000000"/>
          <w:szCs w:val="24"/>
        </w:rPr>
        <w:t>3、</w:t>
      </w:r>
      <w:r w:rsidRPr="008958B5">
        <w:rPr>
          <w:rFonts w:ascii="標楷體" w:eastAsia="標楷體" w:hAnsi="標楷體" w:cstheme="majorBidi" w:hint="eastAsia"/>
          <w:color w:val="000000"/>
          <w:szCs w:val="24"/>
        </w:rPr>
        <w:t>對屬自然人之</w:t>
      </w:r>
      <w:proofErr w:type="gramStart"/>
      <w:r w:rsidRPr="008958B5">
        <w:rPr>
          <w:rFonts w:ascii="標楷體" w:eastAsia="標楷體" w:hAnsi="標楷體" w:cstheme="majorBidi" w:hint="eastAsia"/>
          <w:color w:val="000000"/>
          <w:szCs w:val="24"/>
        </w:rPr>
        <w:t>ㄧ</w:t>
      </w:r>
      <w:proofErr w:type="gramEnd"/>
      <w:r w:rsidRPr="008958B5">
        <w:rPr>
          <w:rFonts w:ascii="標楷體" w:eastAsia="標楷體" w:hAnsi="標楷體" w:cstheme="majorBidi" w:hint="eastAsia"/>
          <w:color w:val="000000"/>
          <w:szCs w:val="24"/>
        </w:rPr>
        <w:t>般客戶銷售結構型商品，客戶應有衍生性金融商品或結構型商品交易經驗或曾從事金融、證券、保險、期貨等相關行業之經歷。</w:t>
      </w:r>
    </w:p>
    <w:p w14:paraId="5C071817" w14:textId="77777777" w:rsidR="00CE7E8E" w:rsidRPr="008958B5" w:rsidRDefault="00CE7E8E">
      <w:pPr>
        <w:keepNext/>
        <w:spacing w:line="120" w:lineRule="atLeast"/>
        <w:ind w:leftChars="641" w:left="1917" w:hangingChars="158" w:hanging="379"/>
        <w:outlineLvl w:val="3"/>
        <w:rPr>
          <w:rFonts w:ascii="標楷體" w:eastAsia="標楷體" w:hAnsi="標楷體" w:cstheme="majorBidi"/>
          <w:color w:val="000000"/>
          <w:szCs w:val="24"/>
        </w:rPr>
        <w:pPrChange w:id="322" w:author="陳迎秋" w:date="2024-06-25T14:13:00Z">
          <w:pPr>
            <w:keepNext/>
            <w:spacing w:line="120" w:lineRule="atLeast"/>
            <w:ind w:leftChars="614" w:left="1834" w:hangingChars="150" w:hanging="360"/>
            <w:outlineLvl w:val="3"/>
          </w:pPr>
        </w:pPrChange>
      </w:pPr>
      <w:r w:rsidRPr="008958B5">
        <w:rPr>
          <w:rFonts w:ascii="標楷體" w:eastAsia="標楷體" w:hAnsi="標楷體" w:cstheme="majorBidi"/>
          <w:color w:val="000000"/>
          <w:szCs w:val="24"/>
        </w:rPr>
        <w:t>4、</w:t>
      </w:r>
      <w:r w:rsidRPr="008958B5">
        <w:rPr>
          <w:rFonts w:ascii="標楷體" w:eastAsia="標楷體" w:hAnsi="標楷體" w:cstheme="majorBidi" w:hint="eastAsia"/>
          <w:color w:val="000000"/>
          <w:szCs w:val="24"/>
        </w:rPr>
        <w:t>有關專業客戶應符合之資格條件，本公司應盡合理調查之責任，並向客戶取得合理可信之佐證依據，並應至少每年辦理一次覆審，檢視客戶續符合專業客戶之資格條件。</w:t>
      </w:r>
      <w:r w:rsidRPr="008958B5">
        <w:rPr>
          <w:rFonts w:ascii="標楷體" w:eastAsia="標楷體" w:hAnsi="標楷體" w:cstheme="majorBidi" w:hint="eastAsia"/>
          <w:color w:val="000000"/>
          <w:szCs w:val="24"/>
          <w:lang w:eastAsia="zh-HK"/>
        </w:rPr>
        <w:t>但對屬上市上櫃公司之客戶，</w:t>
      </w:r>
      <w:proofErr w:type="gramStart"/>
      <w:r w:rsidRPr="008958B5">
        <w:rPr>
          <w:rFonts w:ascii="標楷體" w:eastAsia="標楷體" w:hAnsi="標楷體" w:cstheme="majorBidi" w:hint="eastAsia"/>
          <w:color w:val="000000"/>
          <w:szCs w:val="24"/>
          <w:lang w:eastAsia="zh-HK"/>
        </w:rPr>
        <w:t>得免向客戶</w:t>
      </w:r>
      <w:proofErr w:type="gramEnd"/>
      <w:r w:rsidRPr="008958B5">
        <w:rPr>
          <w:rFonts w:ascii="標楷體" w:eastAsia="標楷體" w:hAnsi="標楷體" w:cstheme="majorBidi" w:hint="eastAsia"/>
          <w:color w:val="000000"/>
          <w:szCs w:val="24"/>
          <w:lang w:eastAsia="zh-HK"/>
        </w:rPr>
        <w:t>取得投資專責單位主管或經授權辦理</w:t>
      </w:r>
      <w:r w:rsidRPr="008958B5">
        <w:rPr>
          <w:rFonts w:ascii="標楷體" w:eastAsia="標楷體" w:hAnsi="標楷體" w:cstheme="majorBidi" w:hint="eastAsia"/>
          <w:color w:val="000000"/>
          <w:szCs w:val="24"/>
          <w:lang w:eastAsia="zh-HK"/>
        </w:rPr>
        <w:lastRenderedPageBreak/>
        <w:t>交易之人具備資格條件之佐證依據。</w:t>
      </w:r>
    </w:p>
    <w:p w14:paraId="17341BE0" w14:textId="77777777" w:rsidR="00CE7E8E" w:rsidRPr="008958B5" w:rsidRDefault="00CE7E8E">
      <w:pPr>
        <w:keepNext/>
        <w:spacing w:line="120" w:lineRule="atLeast"/>
        <w:ind w:leftChars="641" w:left="1917" w:hangingChars="158" w:hanging="379"/>
        <w:outlineLvl w:val="3"/>
        <w:rPr>
          <w:rFonts w:ascii="標楷體" w:eastAsia="標楷體" w:hAnsi="標楷體" w:cstheme="majorBidi"/>
          <w:color w:val="000000"/>
          <w:szCs w:val="24"/>
        </w:rPr>
        <w:pPrChange w:id="323" w:author="陳迎秋" w:date="2024-06-25T14:13:00Z">
          <w:pPr>
            <w:keepNext/>
            <w:spacing w:line="120" w:lineRule="atLeast"/>
            <w:ind w:leftChars="614" w:left="1834" w:hangingChars="150" w:hanging="360"/>
            <w:outlineLvl w:val="3"/>
          </w:pPr>
        </w:pPrChange>
      </w:pPr>
      <w:r w:rsidRPr="008958B5">
        <w:rPr>
          <w:rFonts w:ascii="標楷體" w:eastAsia="標楷體" w:hAnsi="標楷體" w:cstheme="majorBidi"/>
          <w:color w:val="000000"/>
          <w:szCs w:val="24"/>
        </w:rPr>
        <w:t>5、</w:t>
      </w:r>
      <w:r w:rsidRPr="008958B5">
        <w:rPr>
          <w:rFonts w:ascii="標楷體" w:eastAsia="標楷體" w:hAnsi="標楷體" w:cstheme="majorBidi"/>
          <w:color w:val="000000"/>
          <w:szCs w:val="24"/>
          <w:lang w:eastAsia="zh-HK"/>
        </w:rPr>
        <w:t>對非屬專業機構投資人之專業客戶具備充分金融商品專業知識、管理或交易經驗之評估方式，應納入瞭解客戶評估作業程序，並報經董事會通</w:t>
      </w:r>
      <w:r w:rsidRPr="008958B5">
        <w:rPr>
          <w:rFonts w:ascii="標楷體" w:eastAsia="標楷體" w:hAnsi="標楷體" w:cstheme="majorBidi" w:hint="eastAsia"/>
          <w:color w:val="000000"/>
          <w:szCs w:val="24"/>
          <w:lang w:eastAsia="zh-HK"/>
        </w:rPr>
        <w:t>過。</w:t>
      </w:r>
    </w:p>
    <w:p w14:paraId="451E1AF8" w14:textId="77777777" w:rsidR="00CE7E8E" w:rsidRPr="008958B5" w:rsidRDefault="00CE7E8E">
      <w:pPr>
        <w:ind w:leftChars="641" w:left="1917" w:hangingChars="158" w:hanging="379"/>
        <w:rPr>
          <w:rFonts w:ascii="標楷體" w:eastAsia="標楷體" w:hAnsi="標楷體"/>
        </w:rPr>
        <w:pPrChange w:id="324" w:author="陳迎秋" w:date="2024-06-25T14:13:00Z">
          <w:pPr>
            <w:ind w:left="1960" w:hanging="400"/>
          </w:pPr>
        </w:pPrChange>
      </w:pPr>
      <w:r w:rsidRPr="008958B5">
        <w:rPr>
          <w:rFonts w:ascii="標楷體" w:eastAsia="標楷體" w:hAnsi="標楷體"/>
        </w:rPr>
        <w:t>6、連結標的市場為美國時，本公司僅接受非美國稅務居民之客戶為投資。</w:t>
      </w:r>
    </w:p>
    <w:p w14:paraId="2EFD7795" w14:textId="77777777" w:rsidR="00CE7E8E" w:rsidRPr="008958B5" w:rsidRDefault="00CE7E8E" w:rsidP="00CE7E8E">
      <w:pPr>
        <w:keepNext/>
        <w:numPr>
          <w:ilvl w:val="0"/>
          <w:numId w:val="11"/>
        </w:numPr>
        <w:spacing w:line="160" w:lineRule="atLeast"/>
        <w:ind w:left="1474" w:hanging="482"/>
        <w:outlineLvl w:val="2"/>
        <w:rPr>
          <w:rFonts w:ascii="標楷體" w:eastAsia="標楷體" w:hAnsi="標楷體"/>
          <w:bCs/>
          <w:color w:val="000000"/>
          <w:szCs w:val="24"/>
        </w:rPr>
      </w:pPr>
      <w:r w:rsidRPr="008958B5">
        <w:rPr>
          <w:rFonts w:ascii="標楷體" w:eastAsia="標楷體" w:hAnsi="標楷體" w:hint="eastAsia"/>
          <w:bCs/>
          <w:color w:val="000000"/>
          <w:szCs w:val="24"/>
        </w:rPr>
        <w:t>商品屬性評估：</w:t>
      </w:r>
    </w:p>
    <w:p w14:paraId="4CE160A7" w14:textId="77777777" w:rsidR="00CE7E8E" w:rsidRPr="008958B5" w:rsidRDefault="00CE7E8E" w:rsidP="00CE7E8E">
      <w:pPr>
        <w:keepNext/>
        <w:spacing w:line="120" w:lineRule="atLeast"/>
        <w:ind w:leftChars="590" w:left="1416"/>
        <w:outlineLvl w:val="3"/>
        <w:rPr>
          <w:rFonts w:ascii="標楷體" w:eastAsia="標楷體" w:hAnsi="標楷體" w:cstheme="majorBidi"/>
          <w:color w:val="000000"/>
          <w:sz w:val="16"/>
          <w:szCs w:val="16"/>
        </w:rPr>
      </w:pPr>
      <w:r w:rsidRPr="008958B5">
        <w:rPr>
          <w:rFonts w:ascii="標楷體" w:eastAsia="標楷體" w:hAnsi="標楷體" w:cstheme="majorBidi" w:hint="eastAsia"/>
          <w:color w:val="000000"/>
          <w:szCs w:val="24"/>
        </w:rPr>
        <w:t>與</w:t>
      </w:r>
      <w:r w:rsidRPr="008958B5">
        <w:rPr>
          <w:rFonts w:ascii="標楷體" w:eastAsia="標楷體" w:hAnsi="標楷體" w:cstheme="majorBidi" w:hint="eastAsia"/>
          <w:color w:val="000000"/>
          <w:szCs w:val="24"/>
          <w:lang w:eastAsia="zh-HK"/>
        </w:rPr>
        <w:t>專業機構投資人及高淨值法人以外客戶</w:t>
      </w:r>
      <w:r w:rsidRPr="008958B5">
        <w:rPr>
          <w:rFonts w:ascii="標楷體" w:eastAsia="標楷體" w:hAnsi="標楷體" w:cstheme="majorBidi" w:hint="eastAsia"/>
          <w:color w:val="000000"/>
          <w:szCs w:val="24"/>
        </w:rPr>
        <w:t>提供結構型商品交易服務，應進行商品屬性評估並留存書面資料以供查證，相關評估至少應包含下列事項</w:t>
      </w:r>
      <w:r w:rsidRPr="008958B5">
        <w:rPr>
          <w:rFonts w:ascii="標楷體" w:eastAsia="標楷體" w:hAnsi="標楷體" w:cstheme="majorBidi" w:hint="eastAsia"/>
          <w:color w:val="000000"/>
          <w:sz w:val="16"/>
          <w:szCs w:val="16"/>
        </w:rPr>
        <w:t>：</w:t>
      </w:r>
    </w:p>
    <w:p w14:paraId="7D45B21E" w14:textId="77777777" w:rsidR="00CE7E8E" w:rsidRPr="008958B5" w:rsidRDefault="00CE7E8E">
      <w:pPr>
        <w:keepNext/>
        <w:numPr>
          <w:ilvl w:val="0"/>
          <w:numId w:val="106"/>
        </w:numPr>
        <w:spacing w:line="120" w:lineRule="atLeast"/>
        <w:ind w:left="1876" w:hanging="424"/>
        <w:outlineLvl w:val="3"/>
        <w:rPr>
          <w:rFonts w:ascii="標楷體" w:eastAsia="標楷體" w:hAnsi="標楷體" w:cstheme="majorBidi"/>
          <w:color w:val="000000"/>
          <w:szCs w:val="24"/>
        </w:rPr>
        <w:pPrChange w:id="325" w:author="陳迎秋" w:date="2024-06-25T14:12:00Z">
          <w:pPr>
            <w:keepNext/>
            <w:numPr>
              <w:numId w:val="99"/>
            </w:numPr>
            <w:spacing w:line="120" w:lineRule="atLeast"/>
            <w:ind w:left="1843" w:hanging="426"/>
            <w:outlineLvl w:val="3"/>
          </w:pPr>
        </w:pPrChange>
      </w:pPr>
      <w:r w:rsidRPr="008958B5">
        <w:rPr>
          <w:rFonts w:ascii="標楷體" w:eastAsia="標楷體" w:hAnsi="標楷體" w:cstheme="majorBidi" w:hint="eastAsia"/>
          <w:color w:val="000000"/>
          <w:szCs w:val="24"/>
        </w:rPr>
        <w:t>評估及確認該結構型商品之合法性、投資假設及其風險報酬之合理性、交易之適當性及有無利益衝突之情事。</w:t>
      </w:r>
    </w:p>
    <w:p w14:paraId="75CF25BA" w14:textId="77777777" w:rsidR="00CE7E8E" w:rsidRPr="008958B5" w:rsidRDefault="00CE7E8E">
      <w:pPr>
        <w:keepNext/>
        <w:numPr>
          <w:ilvl w:val="0"/>
          <w:numId w:val="106"/>
        </w:numPr>
        <w:spacing w:line="120" w:lineRule="atLeast"/>
        <w:ind w:left="1876" w:hanging="424"/>
        <w:outlineLvl w:val="3"/>
        <w:rPr>
          <w:rFonts w:ascii="標楷體" w:eastAsia="標楷體" w:hAnsi="標楷體" w:cstheme="majorBidi"/>
          <w:color w:val="000000"/>
          <w:szCs w:val="24"/>
        </w:rPr>
        <w:pPrChange w:id="326" w:author="陳迎秋" w:date="2024-06-25T14:12:00Z">
          <w:pPr>
            <w:keepNext/>
            <w:numPr>
              <w:numId w:val="99"/>
            </w:numPr>
            <w:spacing w:line="120" w:lineRule="atLeast"/>
            <w:ind w:left="1843" w:hanging="425"/>
            <w:outlineLvl w:val="3"/>
          </w:pPr>
        </w:pPrChange>
      </w:pPr>
      <w:r w:rsidRPr="008958B5">
        <w:rPr>
          <w:rFonts w:ascii="標楷體" w:eastAsia="標楷體" w:hAnsi="標楷體" w:cstheme="majorBidi" w:hint="eastAsia"/>
          <w:color w:val="000000"/>
          <w:szCs w:val="24"/>
        </w:rPr>
        <w:t>就結構型商品特性、本金虧損之風險與機率、流動性、商品結構複雜度、商品年期等要素，綜合評估及確認該金融商品之商品風險程度，且至少區分為三個等級。本公司依「客戶投資風險承受度與衍生性金融商品適配辦法」訂定商品風險等級，依商品風險程度大小分為五級，分別為RR1低度風險、RR2中低風險、RR3中度風險、RR4中高風險、RR5高度風險。</w:t>
      </w:r>
    </w:p>
    <w:p w14:paraId="26E74217" w14:textId="77777777" w:rsidR="00CE7E8E" w:rsidRPr="008958B5" w:rsidRDefault="00CE7E8E">
      <w:pPr>
        <w:keepNext/>
        <w:numPr>
          <w:ilvl w:val="0"/>
          <w:numId w:val="106"/>
        </w:numPr>
        <w:spacing w:line="120" w:lineRule="atLeast"/>
        <w:ind w:left="1876" w:hanging="424"/>
        <w:outlineLvl w:val="3"/>
        <w:rPr>
          <w:rFonts w:ascii="標楷體" w:eastAsia="標楷體" w:hAnsi="標楷體" w:cstheme="majorBidi"/>
          <w:color w:val="000000"/>
          <w:szCs w:val="24"/>
        </w:rPr>
        <w:pPrChange w:id="327" w:author="陳迎秋" w:date="2024-06-25T14:12:00Z">
          <w:pPr>
            <w:keepNext/>
            <w:numPr>
              <w:numId w:val="99"/>
            </w:numPr>
            <w:spacing w:line="120" w:lineRule="atLeast"/>
            <w:ind w:left="1843" w:hanging="426"/>
            <w:outlineLvl w:val="3"/>
          </w:pPr>
        </w:pPrChange>
      </w:pPr>
      <w:r w:rsidRPr="008958B5">
        <w:rPr>
          <w:rFonts w:ascii="標楷體" w:eastAsia="標楷體" w:hAnsi="標楷體" w:cstheme="majorBidi" w:hint="eastAsia"/>
          <w:color w:val="000000"/>
          <w:szCs w:val="24"/>
        </w:rPr>
        <w:t>評估及確認提供予客戶之商品資訊及行銷文件，揭露之正確性及充分性。</w:t>
      </w:r>
    </w:p>
    <w:p w14:paraId="10DF2707" w14:textId="77777777" w:rsidR="00CE7E8E" w:rsidRPr="008958B5" w:rsidRDefault="00CE7E8E">
      <w:pPr>
        <w:keepNext/>
        <w:numPr>
          <w:ilvl w:val="0"/>
          <w:numId w:val="106"/>
        </w:numPr>
        <w:spacing w:line="120" w:lineRule="atLeast"/>
        <w:ind w:left="1876" w:hanging="424"/>
        <w:outlineLvl w:val="3"/>
        <w:rPr>
          <w:rFonts w:ascii="標楷體" w:eastAsia="標楷體" w:hAnsi="標楷體" w:cstheme="majorBidi"/>
          <w:color w:val="000000"/>
          <w:szCs w:val="24"/>
        </w:rPr>
        <w:pPrChange w:id="328" w:author="陳迎秋" w:date="2024-06-25T14:12:00Z">
          <w:pPr>
            <w:keepNext/>
            <w:numPr>
              <w:numId w:val="99"/>
            </w:numPr>
            <w:spacing w:line="120" w:lineRule="atLeast"/>
            <w:ind w:left="1843" w:hanging="426"/>
            <w:outlineLvl w:val="3"/>
          </w:pPr>
        </w:pPrChange>
      </w:pPr>
      <w:r w:rsidRPr="008958B5">
        <w:rPr>
          <w:rFonts w:ascii="標楷體" w:eastAsia="標楷體" w:hAnsi="標楷體" w:cstheme="majorBidi" w:hint="eastAsia"/>
          <w:color w:val="000000"/>
          <w:szCs w:val="24"/>
        </w:rPr>
        <w:t>確認該結構型商品是否限由專業投資人投資。</w:t>
      </w:r>
    </w:p>
    <w:p w14:paraId="5BE8F3A2" w14:textId="77777777" w:rsidR="00CE7E8E" w:rsidRPr="008958B5" w:rsidRDefault="00CE7E8E" w:rsidP="00CE7E8E">
      <w:pPr>
        <w:keepNext/>
        <w:numPr>
          <w:ilvl w:val="0"/>
          <w:numId w:val="11"/>
        </w:numPr>
        <w:spacing w:line="160" w:lineRule="atLeast"/>
        <w:ind w:left="1474" w:hanging="482"/>
        <w:outlineLvl w:val="2"/>
        <w:rPr>
          <w:rFonts w:ascii="標楷體" w:eastAsia="標楷體" w:hAnsi="標楷體"/>
          <w:bCs/>
          <w:color w:val="000000"/>
          <w:szCs w:val="24"/>
        </w:rPr>
      </w:pPr>
      <w:r w:rsidRPr="008958B5">
        <w:rPr>
          <w:rFonts w:ascii="標楷體" w:eastAsia="標楷體" w:hAnsi="標楷體" w:hint="eastAsia"/>
          <w:bCs/>
          <w:color w:val="000000"/>
          <w:szCs w:val="24"/>
        </w:rPr>
        <w:t>對</w:t>
      </w:r>
      <w:r w:rsidRPr="008958B5">
        <w:rPr>
          <w:rFonts w:ascii="標楷體" w:eastAsia="標楷體" w:hAnsi="標楷體" w:hint="eastAsia"/>
          <w:bCs/>
          <w:color w:val="000000"/>
          <w:szCs w:val="24"/>
          <w:lang w:eastAsia="zh-HK"/>
        </w:rPr>
        <w:t>專業機構投資人及高淨值法人以外客戶</w:t>
      </w:r>
      <w:r w:rsidRPr="008958B5">
        <w:rPr>
          <w:rFonts w:ascii="標楷體" w:eastAsia="標楷體" w:hAnsi="標楷體" w:hint="eastAsia"/>
          <w:bCs/>
          <w:color w:val="000000"/>
          <w:szCs w:val="24"/>
        </w:rPr>
        <w:t>提供結構型商品交易服務，應進行下列</w:t>
      </w:r>
      <w:r w:rsidRPr="008958B5">
        <w:rPr>
          <w:rFonts w:ascii="標楷體" w:eastAsia="標楷體" w:hAnsi="標楷體" w:hint="eastAsia"/>
          <w:bCs/>
          <w:color w:val="000000"/>
          <w:szCs w:val="24"/>
          <w:lang w:eastAsia="zh-HK"/>
        </w:rPr>
        <w:t>行銷</w:t>
      </w:r>
      <w:r w:rsidRPr="008958B5">
        <w:rPr>
          <w:rFonts w:ascii="標楷體" w:eastAsia="標楷體" w:hAnsi="標楷體" w:hint="eastAsia"/>
          <w:bCs/>
          <w:color w:val="000000"/>
          <w:szCs w:val="24"/>
        </w:rPr>
        <w:t>過程控制：</w:t>
      </w:r>
    </w:p>
    <w:p w14:paraId="12D7819E" w14:textId="77777777" w:rsidR="00CE7E8E" w:rsidRPr="008958B5" w:rsidRDefault="00CE7E8E">
      <w:pPr>
        <w:keepNext/>
        <w:numPr>
          <w:ilvl w:val="0"/>
          <w:numId w:val="105"/>
        </w:numPr>
        <w:spacing w:line="120" w:lineRule="atLeast"/>
        <w:ind w:left="1876" w:hanging="371"/>
        <w:outlineLvl w:val="3"/>
        <w:rPr>
          <w:rFonts w:ascii="標楷體" w:eastAsia="標楷體" w:hAnsi="標楷體" w:cstheme="majorBidi"/>
          <w:color w:val="000000"/>
          <w:szCs w:val="24"/>
        </w:rPr>
        <w:pPrChange w:id="329" w:author="陳迎秋" w:date="2024-06-25T14:11:00Z">
          <w:pPr>
            <w:keepNext/>
            <w:numPr>
              <w:numId w:val="100"/>
            </w:numPr>
            <w:spacing w:line="120" w:lineRule="atLeast"/>
            <w:ind w:left="1843" w:hanging="426"/>
            <w:outlineLvl w:val="3"/>
          </w:pPr>
        </w:pPrChange>
      </w:pPr>
      <w:r w:rsidRPr="008958B5">
        <w:rPr>
          <w:rFonts w:ascii="標楷體" w:eastAsia="標楷體" w:hAnsi="標楷體" w:cstheme="majorBidi" w:hint="eastAsia"/>
          <w:color w:val="000000"/>
          <w:szCs w:val="24"/>
          <w:lang w:eastAsia="zh-HK"/>
        </w:rPr>
        <w:t>提供產品說明書。</w:t>
      </w:r>
    </w:p>
    <w:p w14:paraId="70945639" w14:textId="77777777" w:rsidR="00CE7E8E" w:rsidRPr="008958B5" w:rsidRDefault="00CE7E8E">
      <w:pPr>
        <w:keepNext/>
        <w:numPr>
          <w:ilvl w:val="0"/>
          <w:numId w:val="105"/>
        </w:numPr>
        <w:spacing w:line="120" w:lineRule="atLeast"/>
        <w:ind w:left="1876" w:hanging="371"/>
        <w:outlineLvl w:val="3"/>
        <w:rPr>
          <w:rFonts w:ascii="標楷體" w:eastAsia="標楷體" w:hAnsi="標楷體" w:cstheme="majorBidi"/>
          <w:color w:val="000000"/>
          <w:szCs w:val="24"/>
        </w:rPr>
        <w:pPrChange w:id="330" w:author="陳迎秋" w:date="2024-06-25T14:11:00Z">
          <w:pPr>
            <w:keepNext/>
            <w:numPr>
              <w:numId w:val="100"/>
            </w:numPr>
            <w:spacing w:line="120" w:lineRule="atLeast"/>
            <w:ind w:left="1843" w:hanging="426"/>
            <w:outlineLvl w:val="3"/>
          </w:pPr>
        </w:pPrChange>
      </w:pPr>
      <w:r w:rsidRPr="008958B5">
        <w:rPr>
          <w:rFonts w:ascii="標楷體" w:eastAsia="標楷體" w:hAnsi="標楷體" w:cstheme="majorBidi" w:hint="eastAsia"/>
          <w:color w:val="000000"/>
          <w:szCs w:val="24"/>
          <w:lang w:eastAsia="zh-HK"/>
        </w:rPr>
        <w:t>提供客戶須知。</w:t>
      </w:r>
    </w:p>
    <w:p w14:paraId="05BCC205" w14:textId="77777777" w:rsidR="00CE7E8E" w:rsidRPr="008958B5" w:rsidRDefault="00CE7E8E">
      <w:pPr>
        <w:keepNext/>
        <w:numPr>
          <w:ilvl w:val="0"/>
          <w:numId w:val="105"/>
        </w:numPr>
        <w:spacing w:line="120" w:lineRule="atLeast"/>
        <w:ind w:left="1876" w:hanging="371"/>
        <w:outlineLvl w:val="3"/>
        <w:rPr>
          <w:rFonts w:ascii="標楷體" w:eastAsia="標楷體" w:hAnsi="標楷體" w:cstheme="majorBidi"/>
          <w:color w:val="000000"/>
          <w:szCs w:val="24"/>
        </w:rPr>
        <w:pPrChange w:id="331" w:author="陳迎秋" w:date="2024-06-25T14:11:00Z">
          <w:pPr>
            <w:keepNext/>
            <w:numPr>
              <w:numId w:val="100"/>
            </w:numPr>
            <w:spacing w:line="120" w:lineRule="atLeast"/>
            <w:ind w:left="1843" w:hanging="426"/>
            <w:outlineLvl w:val="3"/>
          </w:pPr>
        </w:pPrChange>
      </w:pPr>
      <w:r w:rsidRPr="008958B5">
        <w:rPr>
          <w:rFonts w:ascii="標楷體" w:eastAsia="標楷體" w:hAnsi="標楷體" w:cstheme="majorBidi" w:hint="eastAsia"/>
          <w:color w:val="000000"/>
          <w:szCs w:val="24"/>
        </w:rPr>
        <w:t>商品屬性評估結果須於結構型商品客戶須知及產品說明書上以顯著之字體標示該商品之商品風險程度。本公司不得向客戶銷售超過其適合等級之結構型商品或限專業投資人投資之結構型商品。</w:t>
      </w:r>
    </w:p>
    <w:p w14:paraId="356BF04A" w14:textId="77777777" w:rsidR="00CE7E8E" w:rsidRPr="008958B5" w:rsidRDefault="00CE7E8E">
      <w:pPr>
        <w:keepNext/>
        <w:numPr>
          <w:ilvl w:val="0"/>
          <w:numId w:val="105"/>
        </w:numPr>
        <w:spacing w:line="120" w:lineRule="atLeast"/>
        <w:ind w:left="1876" w:hanging="371"/>
        <w:outlineLvl w:val="3"/>
        <w:rPr>
          <w:rFonts w:ascii="標楷體" w:eastAsia="標楷體" w:hAnsi="標楷體" w:cstheme="majorBidi"/>
          <w:color w:val="000000"/>
          <w:szCs w:val="24"/>
        </w:rPr>
        <w:pPrChange w:id="332" w:author="陳迎秋" w:date="2024-06-25T14:11:00Z">
          <w:pPr>
            <w:keepNext/>
            <w:numPr>
              <w:numId w:val="100"/>
            </w:numPr>
            <w:spacing w:line="120" w:lineRule="atLeast"/>
            <w:ind w:left="1898" w:hanging="480"/>
            <w:outlineLvl w:val="3"/>
          </w:pPr>
        </w:pPrChange>
      </w:pPr>
      <w:r w:rsidRPr="008958B5">
        <w:rPr>
          <w:rFonts w:ascii="標楷體" w:eastAsia="標楷體" w:hAnsi="標楷體" w:cstheme="majorBidi" w:hint="eastAsia"/>
          <w:color w:val="000000"/>
          <w:szCs w:val="24"/>
        </w:rPr>
        <w:t>本公司應盡告知義務；對於銷售對象十人以上且交易條件相同及存續期限超過六個月之商品，應提供一般客戶不低於七日之審閱期間審閱結構型商品相關契約，專業客戶除其明確表示已充分審閱並簽名者外，前開審閱期應不低於三日。</w:t>
      </w:r>
    </w:p>
    <w:p w14:paraId="08EE22C0" w14:textId="77777777" w:rsidR="00CE7E8E" w:rsidRPr="008958B5" w:rsidRDefault="00CE7E8E">
      <w:pPr>
        <w:numPr>
          <w:ilvl w:val="0"/>
          <w:numId w:val="105"/>
        </w:numPr>
        <w:spacing w:line="120" w:lineRule="atLeast"/>
        <w:ind w:left="1876" w:hanging="371"/>
        <w:rPr>
          <w:rFonts w:ascii="標楷體" w:eastAsia="標楷體" w:hAnsi="標楷體"/>
          <w:color w:val="000000"/>
          <w:szCs w:val="24"/>
        </w:rPr>
        <w:pPrChange w:id="333" w:author="陳迎秋" w:date="2024-06-25T14:11:00Z">
          <w:pPr>
            <w:numPr>
              <w:numId w:val="100"/>
            </w:numPr>
            <w:spacing w:line="120" w:lineRule="atLeast"/>
            <w:ind w:left="1898" w:hanging="480"/>
          </w:pPr>
        </w:pPrChange>
      </w:pPr>
      <w:r w:rsidRPr="008958B5">
        <w:rPr>
          <w:rFonts w:ascii="標楷體" w:eastAsia="標楷體" w:hAnsi="標楷體" w:hint="eastAsia"/>
          <w:color w:val="000000"/>
          <w:szCs w:val="24"/>
        </w:rPr>
        <w:t>應向客戶宣讀該結構型商品之客戶須知之重要內容，並以錄音方式保留紀錄。但對專業客戶得以交付書面或影音媒體方式取代之。</w:t>
      </w:r>
      <w:r w:rsidRPr="008958B5">
        <w:rPr>
          <w:rFonts w:ascii="標楷體" w:eastAsia="標楷體" w:hAnsi="標楷體" w:cstheme="majorBidi" w:hint="eastAsia"/>
          <w:color w:val="000000"/>
          <w:szCs w:val="24"/>
          <w:lang w:eastAsia="zh-HK"/>
        </w:rPr>
        <w:t>向自然人客戶提供結構型商品交易服務，應派專人解說，所提供商品如屬不保本型商品，應就專人解說程序之內容予以錄音或錄影方式保留紀錄；嗣後提供同類型之結構型商品交易，得免指派專人解說。</w:t>
      </w:r>
    </w:p>
    <w:p w14:paraId="32B7C763" w14:textId="77777777" w:rsidR="00CE7E8E" w:rsidRPr="008958B5" w:rsidRDefault="00CE7E8E">
      <w:pPr>
        <w:keepNext/>
        <w:numPr>
          <w:ilvl w:val="0"/>
          <w:numId w:val="105"/>
        </w:numPr>
        <w:spacing w:line="120" w:lineRule="atLeast"/>
        <w:ind w:left="1876" w:hanging="371"/>
        <w:outlineLvl w:val="3"/>
        <w:rPr>
          <w:rFonts w:ascii="標楷體" w:eastAsia="標楷體" w:hAnsi="標楷體" w:cstheme="majorBidi"/>
          <w:color w:val="000000"/>
          <w:szCs w:val="24"/>
        </w:rPr>
        <w:pPrChange w:id="334" w:author="陳迎秋" w:date="2024-06-25T14:11:00Z">
          <w:pPr>
            <w:keepNext/>
            <w:numPr>
              <w:numId w:val="100"/>
            </w:numPr>
            <w:spacing w:line="120" w:lineRule="atLeast"/>
            <w:ind w:left="1898" w:hanging="480"/>
            <w:outlineLvl w:val="3"/>
          </w:pPr>
        </w:pPrChange>
      </w:pPr>
      <w:proofErr w:type="gramStart"/>
      <w:r w:rsidRPr="008958B5">
        <w:rPr>
          <w:rFonts w:ascii="標楷體" w:eastAsia="標楷體" w:hAnsi="標楷體" w:cstheme="majorBidi" w:hint="eastAsia"/>
          <w:color w:val="000000"/>
          <w:szCs w:val="24"/>
        </w:rPr>
        <w:t>本公司與屬法人</w:t>
      </w:r>
      <w:proofErr w:type="gramEnd"/>
      <w:r w:rsidRPr="008958B5">
        <w:rPr>
          <w:rFonts w:ascii="標楷體" w:eastAsia="標楷體" w:hAnsi="標楷體" w:cstheme="majorBidi" w:hint="eastAsia"/>
          <w:color w:val="000000"/>
          <w:szCs w:val="24"/>
        </w:rPr>
        <w:t>之客戶進行結構型商品交易後，嗣後與該客戶進行同類型之結構型商品交易，得經客戶逐次簽署書面同意，免</w:t>
      </w:r>
      <w:proofErr w:type="gramStart"/>
      <w:r w:rsidRPr="008958B5">
        <w:rPr>
          <w:rFonts w:ascii="標楷體" w:eastAsia="標楷體" w:hAnsi="標楷體" w:cstheme="majorBidi" w:hint="eastAsia"/>
          <w:color w:val="000000"/>
          <w:szCs w:val="24"/>
        </w:rPr>
        <w:t>依前目規定</w:t>
      </w:r>
      <w:proofErr w:type="gramEnd"/>
      <w:r w:rsidRPr="008958B5">
        <w:rPr>
          <w:rFonts w:ascii="標楷體" w:eastAsia="標楷體" w:hAnsi="標楷體" w:cstheme="majorBidi" w:hint="eastAsia"/>
          <w:color w:val="000000"/>
          <w:szCs w:val="24"/>
        </w:rPr>
        <w:t>向客戶宣讀客戶須知之重要內容及以錄音方式保留紀錄。</w:t>
      </w:r>
    </w:p>
    <w:p w14:paraId="4F68FE2D" w14:textId="77777777" w:rsidR="00CE7E8E" w:rsidRPr="008958B5" w:rsidRDefault="00CE7E8E" w:rsidP="00CE7E8E">
      <w:pPr>
        <w:keepNext/>
        <w:numPr>
          <w:ilvl w:val="0"/>
          <w:numId w:val="11"/>
        </w:numPr>
        <w:spacing w:line="160" w:lineRule="atLeast"/>
        <w:ind w:left="1474" w:hanging="482"/>
        <w:outlineLvl w:val="2"/>
        <w:rPr>
          <w:rFonts w:ascii="標楷體" w:eastAsia="標楷體" w:hAnsi="標楷體"/>
          <w:bCs/>
          <w:color w:val="000000"/>
          <w:szCs w:val="24"/>
        </w:rPr>
      </w:pPr>
      <w:r w:rsidRPr="008958B5">
        <w:rPr>
          <w:rFonts w:ascii="標楷體" w:eastAsia="標楷體" w:hAnsi="標楷體" w:hint="eastAsia"/>
          <w:bCs/>
          <w:color w:val="000000"/>
          <w:szCs w:val="24"/>
        </w:rPr>
        <w:t>其他注意事項：</w:t>
      </w:r>
    </w:p>
    <w:p w14:paraId="09EBDCB1" w14:textId="77777777" w:rsidR="00CE7E8E" w:rsidRPr="008958B5" w:rsidRDefault="00CE7E8E">
      <w:pPr>
        <w:keepNext/>
        <w:numPr>
          <w:ilvl w:val="0"/>
          <w:numId w:val="107"/>
        </w:numPr>
        <w:spacing w:line="120" w:lineRule="atLeast"/>
        <w:ind w:left="1876" w:hanging="378"/>
        <w:outlineLvl w:val="3"/>
        <w:rPr>
          <w:rFonts w:ascii="標楷體" w:eastAsia="標楷體" w:hAnsi="標楷體" w:cstheme="majorBidi"/>
          <w:color w:val="000000"/>
          <w:szCs w:val="24"/>
        </w:rPr>
        <w:pPrChange w:id="335" w:author="陳迎秋" w:date="2024-06-25T14:12:00Z">
          <w:pPr>
            <w:keepNext/>
            <w:numPr>
              <w:numId w:val="101"/>
            </w:numPr>
            <w:spacing w:line="120" w:lineRule="atLeast"/>
            <w:ind w:left="1843" w:hanging="426"/>
            <w:outlineLvl w:val="3"/>
          </w:pPr>
        </w:pPrChange>
      </w:pPr>
      <w:r w:rsidRPr="008958B5">
        <w:rPr>
          <w:rFonts w:ascii="標楷體" w:eastAsia="標楷體" w:hAnsi="標楷體" w:cstheme="majorBidi" w:hint="eastAsia"/>
          <w:color w:val="000000"/>
          <w:szCs w:val="24"/>
          <w:lang w:eastAsia="zh-HK"/>
        </w:rPr>
        <w:t>與</w:t>
      </w:r>
      <w:r w:rsidRPr="008958B5">
        <w:rPr>
          <w:rFonts w:ascii="標楷體" w:eastAsia="標楷體" w:hAnsi="標楷體" w:cstheme="majorBidi" w:hint="eastAsia"/>
          <w:color w:val="000000"/>
          <w:szCs w:val="24"/>
        </w:rPr>
        <w:t>專業機構投資人</w:t>
      </w:r>
      <w:r w:rsidRPr="008958B5">
        <w:rPr>
          <w:rFonts w:ascii="標楷體" w:eastAsia="標楷體" w:hAnsi="標楷體" w:cstheme="majorBidi" w:hint="eastAsia"/>
          <w:color w:val="000000"/>
          <w:szCs w:val="24"/>
          <w:lang w:eastAsia="zh-HK"/>
        </w:rPr>
        <w:t>及高淨值法人以外</w:t>
      </w:r>
      <w:r w:rsidRPr="008958B5">
        <w:rPr>
          <w:rFonts w:ascii="標楷體" w:eastAsia="標楷體" w:hAnsi="標楷體" w:cstheme="majorBidi" w:hint="eastAsia"/>
          <w:color w:val="000000"/>
          <w:szCs w:val="24"/>
        </w:rPr>
        <w:t>之客戶提供衍生性金融商品交易服務時，不得鼓勵或勸誘客戶以借款、舉債等方式從事交易。</w:t>
      </w:r>
    </w:p>
    <w:p w14:paraId="387E2BB2" w14:textId="77777777" w:rsidR="00CE7E8E" w:rsidRPr="008958B5" w:rsidRDefault="00CE7E8E">
      <w:pPr>
        <w:keepNext/>
        <w:numPr>
          <w:ilvl w:val="0"/>
          <w:numId w:val="107"/>
        </w:numPr>
        <w:spacing w:line="120" w:lineRule="atLeast"/>
        <w:ind w:left="1876" w:hanging="378"/>
        <w:outlineLvl w:val="3"/>
        <w:rPr>
          <w:rFonts w:ascii="標楷體" w:eastAsia="標楷體" w:hAnsi="標楷體" w:cstheme="majorBidi"/>
          <w:color w:val="000000"/>
          <w:szCs w:val="24"/>
        </w:rPr>
        <w:pPrChange w:id="336" w:author="陳迎秋" w:date="2024-06-25T14:12:00Z">
          <w:pPr>
            <w:keepNext/>
            <w:numPr>
              <w:numId w:val="101"/>
            </w:numPr>
            <w:spacing w:line="120" w:lineRule="atLeast"/>
            <w:ind w:left="1843" w:hanging="426"/>
            <w:outlineLvl w:val="3"/>
          </w:pPr>
        </w:pPrChange>
      </w:pPr>
      <w:r w:rsidRPr="008958B5">
        <w:rPr>
          <w:rFonts w:ascii="標楷體" w:eastAsia="標楷體" w:hAnsi="標楷體" w:cstheme="majorBidi" w:hint="eastAsia"/>
          <w:color w:val="000000"/>
          <w:szCs w:val="24"/>
        </w:rPr>
        <w:t>提供結構型商品交易服務前，應以客戶能充分瞭解之方式向其充分說明該金融商品、服務及契約之重要內容，並充分揭露其風險。</w:t>
      </w:r>
    </w:p>
    <w:p w14:paraId="5B5F2ABF" w14:textId="77777777" w:rsidR="00CE7E8E" w:rsidRPr="008958B5" w:rsidRDefault="00CE7E8E" w:rsidP="00CE7E8E">
      <w:pPr>
        <w:keepNext/>
        <w:numPr>
          <w:ilvl w:val="0"/>
          <w:numId w:val="11"/>
        </w:numPr>
        <w:spacing w:line="160" w:lineRule="atLeast"/>
        <w:ind w:left="1474" w:hanging="482"/>
        <w:outlineLvl w:val="2"/>
        <w:rPr>
          <w:rFonts w:ascii="標楷體" w:eastAsia="標楷體" w:hAnsi="標楷體"/>
          <w:bCs/>
          <w:color w:val="000000"/>
          <w:szCs w:val="24"/>
        </w:rPr>
      </w:pPr>
      <w:r w:rsidRPr="008958B5">
        <w:rPr>
          <w:rFonts w:ascii="標楷體" w:eastAsia="標楷體" w:hAnsi="標楷體" w:hint="eastAsia"/>
          <w:bCs/>
          <w:color w:val="000000"/>
          <w:szCs w:val="24"/>
        </w:rPr>
        <w:t>交易紛爭處理：</w:t>
      </w:r>
    </w:p>
    <w:p w14:paraId="6CF7CE7B" w14:textId="77777777" w:rsidR="00CE7E8E" w:rsidRPr="008958B5" w:rsidRDefault="00CE7E8E">
      <w:pPr>
        <w:keepNext/>
        <w:spacing w:line="120" w:lineRule="atLeast"/>
        <w:ind w:leftChars="650" w:left="1560"/>
        <w:outlineLvl w:val="3"/>
        <w:rPr>
          <w:rFonts w:ascii="標楷體" w:eastAsia="標楷體" w:hAnsi="標楷體" w:cstheme="majorBidi"/>
          <w:color w:val="000000"/>
          <w:szCs w:val="24"/>
        </w:rPr>
        <w:pPrChange w:id="337" w:author="陳迎秋" w:date="2024-06-25T14:20:00Z">
          <w:pPr>
            <w:keepNext/>
            <w:spacing w:line="120" w:lineRule="atLeast"/>
            <w:ind w:leftChars="780" w:left="1872"/>
            <w:outlineLvl w:val="3"/>
          </w:pPr>
        </w:pPrChange>
      </w:pPr>
      <w:r w:rsidRPr="008958B5">
        <w:rPr>
          <w:rFonts w:ascii="標楷體" w:eastAsia="標楷體" w:hAnsi="標楷體" w:cstheme="majorBidi" w:hint="eastAsia"/>
          <w:color w:val="000000"/>
          <w:szCs w:val="24"/>
        </w:rPr>
        <w:t>對</w:t>
      </w:r>
      <w:r w:rsidRPr="008958B5">
        <w:rPr>
          <w:rFonts w:ascii="標楷體" w:eastAsia="標楷體" w:hAnsi="標楷體" w:cstheme="majorBidi" w:hint="eastAsia"/>
          <w:szCs w:val="24"/>
        </w:rPr>
        <w:t>專業機構投資人及高淨值投資法人以外客戶</w:t>
      </w:r>
      <w:r w:rsidRPr="008958B5">
        <w:rPr>
          <w:rFonts w:ascii="標楷體" w:eastAsia="標楷體" w:hAnsi="標楷體" w:cstheme="majorBidi" w:hint="eastAsia"/>
          <w:color w:val="000000"/>
          <w:szCs w:val="24"/>
        </w:rPr>
        <w:t>提供衍生性金融商品交易服務，應於書面契約以顯著字體或方式載明交易糾紛之申訴管道；於實際發生交易糾紛情事時，應依本公司「金融消費爭議處理制度」及「櫃買中心衍生性金融商品交易客訴處理程序」辦</w:t>
      </w:r>
      <w:r w:rsidRPr="008958B5">
        <w:rPr>
          <w:rFonts w:ascii="標楷體" w:eastAsia="標楷體" w:hAnsi="標楷體" w:cstheme="majorBidi" w:hint="eastAsia"/>
          <w:color w:val="000000"/>
          <w:szCs w:val="24"/>
        </w:rPr>
        <w:lastRenderedPageBreak/>
        <w:t>理，一般客戶與本公司之交易糾紛，無法依照本公司內部申訴處理程序完成和解者，該客戶得向財團法人金融消費評議中心申請評議或調解。</w:t>
      </w:r>
    </w:p>
    <w:p w14:paraId="79B93081" w14:textId="77777777" w:rsidR="00CE7E8E" w:rsidRPr="008958B5" w:rsidRDefault="00CE7E8E" w:rsidP="00CE7E8E">
      <w:pPr>
        <w:widowControl/>
        <w:numPr>
          <w:ilvl w:val="0"/>
          <w:numId w:val="97"/>
        </w:numPr>
        <w:autoSpaceDE w:val="0"/>
        <w:autoSpaceDN w:val="0"/>
        <w:adjustRightInd w:val="0"/>
        <w:spacing w:line="160" w:lineRule="atLeast"/>
        <w:ind w:left="851" w:hanging="709"/>
        <w:outlineLvl w:val="0"/>
        <w:rPr>
          <w:rFonts w:ascii="標楷體" w:eastAsia="標楷體" w:hAnsi="標楷體"/>
          <w:b/>
          <w:szCs w:val="24"/>
        </w:rPr>
      </w:pPr>
      <w:r w:rsidRPr="008958B5">
        <w:rPr>
          <w:rFonts w:ascii="標楷體" w:eastAsia="標楷體" w:hAnsi="標楷體" w:hint="eastAsia"/>
          <w:b/>
          <w:szCs w:val="24"/>
        </w:rPr>
        <w:t>內部控制制度</w:t>
      </w:r>
    </w:p>
    <w:p w14:paraId="5086AD63" w14:textId="77777777" w:rsidR="00CE7E8E" w:rsidRPr="008958B5" w:rsidRDefault="00CE7E8E" w:rsidP="00CE7E8E">
      <w:pPr>
        <w:keepNext/>
        <w:spacing w:line="120" w:lineRule="atLeast"/>
        <w:ind w:leftChars="236" w:left="566"/>
        <w:outlineLvl w:val="3"/>
        <w:rPr>
          <w:rFonts w:asciiTheme="majorHAnsi" w:eastAsiaTheme="majorEastAsia" w:hAnsiTheme="majorHAnsi" w:cstheme="majorBidi"/>
          <w:sz w:val="36"/>
          <w:szCs w:val="36"/>
        </w:rPr>
      </w:pPr>
      <w:r w:rsidRPr="008958B5">
        <w:rPr>
          <w:rFonts w:ascii="標楷體" w:eastAsia="標楷體" w:hAnsi="標楷體" w:cstheme="majorBidi" w:hint="eastAsia"/>
          <w:color w:val="000000"/>
          <w:szCs w:val="24"/>
        </w:rPr>
        <w:t>本商品內部控制制度須遵循業務規則及本公司內部控制制度規定辦理。</w:t>
      </w:r>
    </w:p>
    <w:p w14:paraId="59B697CA" w14:textId="77777777" w:rsidR="00CE7E8E" w:rsidRPr="008958B5" w:rsidRDefault="00CE7E8E" w:rsidP="00CE7E8E">
      <w:pPr>
        <w:widowControl/>
        <w:numPr>
          <w:ilvl w:val="0"/>
          <w:numId w:val="97"/>
        </w:numPr>
        <w:autoSpaceDE w:val="0"/>
        <w:autoSpaceDN w:val="0"/>
        <w:adjustRightInd w:val="0"/>
        <w:spacing w:line="160" w:lineRule="atLeast"/>
        <w:ind w:left="622"/>
        <w:outlineLvl w:val="0"/>
        <w:rPr>
          <w:rFonts w:ascii="標楷體" w:eastAsia="標楷體" w:hAnsi="標楷體"/>
          <w:b/>
          <w:szCs w:val="24"/>
        </w:rPr>
      </w:pPr>
      <w:r w:rsidRPr="008958B5">
        <w:rPr>
          <w:rFonts w:ascii="標楷體" w:eastAsia="標楷體" w:hAnsi="標楷體" w:hint="eastAsia"/>
          <w:b/>
          <w:szCs w:val="24"/>
          <w:lang w:eastAsia="zh-HK"/>
        </w:rPr>
        <w:t>洗錢</w:t>
      </w:r>
      <w:proofErr w:type="gramStart"/>
      <w:r w:rsidRPr="008958B5">
        <w:rPr>
          <w:rFonts w:ascii="標楷體" w:eastAsia="標楷體" w:hAnsi="標楷體" w:hint="eastAsia"/>
          <w:b/>
          <w:szCs w:val="24"/>
          <w:lang w:eastAsia="zh-HK"/>
        </w:rPr>
        <w:t>或資恐風險</w:t>
      </w:r>
      <w:proofErr w:type="gramEnd"/>
      <w:r w:rsidRPr="008958B5">
        <w:rPr>
          <w:rFonts w:ascii="標楷體" w:eastAsia="標楷體" w:hAnsi="標楷體" w:hint="eastAsia"/>
          <w:b/>
          <w:szCs w:val="24"/>
          <w:lang w:eastAsia="zh-HK"/>
        </w:rPr>
        <w:t>評估</w:t>
      </w:r>
    </w:p>
    <w:p w14:paraId="6B7810D2" w14:textId="4CE9FEA4" w:rsidR="00CB2F3D" w:rsidRPr="00194126" w:rsidRDefault="00CE7E8E" w:rsidP="00C435A6">
      <w:pPr>
        <w:widowControl/>
        <w:autoSpaceDE w:val="0"/>
        <w:autoSpaceDN w:val="0"/>
        <w:adjustRightInd w:val="0"/>
        <w:spacing w:line="160" w:lineRule="atLeast"/>
        <w:ind w:leftChars="200" w:left="480"/>
        <w:outlineLvl w:val="0"/>
        <w:rPr>
          <w:rFonts w:ascii="Calibri" w:eastAsia="新細明體" w:hAnsi="Calibri" w:cs="Times New Roman"/>
        </w:rPr>
      </w:pPr>
      <w:r w:rsidRPr="008958B5">
        <w:rPr>
          <w:rFonts w:ascii="標楷體" w:eastAsia="標楷體" w:hAnsi="標楷體" w:hint="eastAsia"/>
          <w:color w:val="000000"/>
          <w:szCs w:val="24"/>
        </w:rPr>
        <w:t>本商品之洗錢</w:t>
      </w:r>
      <w:proofErr w:type="gramStart"/>
      <w:r w:rsidRPr="008958B5">
        <w:rPr>
          <w:rFonts w:ascii="標楷體" w:eastAsia="標楷體" w:hAnsi="標楷體" w:hint="eastAsia"/>
          <w:color w:val="000000"/>
          <w:szCs w:val="24"/>
        </w:rPr>
        <w:t>或資恐風險</w:t>
      </w:r>
      <w:proofErr w:type="gramEnd"/>
      <w:r w:rsidRPr="008958B5">
        <w:rPr>
          <w:rFonts w:ascii="標楷體" w:eastAsia="標楷體" w:hAnsi="標楷體" w:hint="eastAsia"/>
          <w:color w:val="000000"/>
          <w:szCs w:val="24"/>
        </w:rPr>
        <w:t>評估，請參附件「開辦新產品（新種業務）/服務防制洗錢風險評估表-結構型商品-台幣、開辦新產品（新種業務）/服務防制洗錢風險評估表-結構型商品-外幣」。</w:t>
      </w:r>
    </w:p>
    <w:p w14:paraId="558307D3" w14:textId="558E38B7" w:rsidR="00595E34" w:rsidRPr="00194126" w:rsidRDefault="00595E34" w:rsidP="00595E34">
      <w:pPr>
        <w:widowControl/>
        <w:autoSpaceDE w:val="0"/>
        <w:autoSpaceDN w:val="0"/>
        <w:adjustRightInd w:val="0"/>
        <w:spacing w:line="160" w:lineRule="atLeast"/>
        <w:ind w:leftChars="235" w:left="565" w:hanging="1"/>
        <w:outlineLvl w:val="0"/>
        <w:rPr>
          <w:rFonts w:ascii="Calibri" w:eastAsia="新細明體" w:hAnsi="Calibri" w:cs="Times New Roman"/>
        </w:rPr>
      </w:pPr>
    </w:p>
    <w:p w14:paraId="60E83AD5" w14:textId="596DAB28" w:rsidR="00241415" w:rsidRPr="0090716E" w:rsidRDefault="00241415" w:rsidP="00DF6DB5">
      <w:pPr>
        <w:widowControl/>
        <w:autoSpaceDE w:val="0"/>
        <w:autoSpaceDN w:val="0"/>
        <w:adjustRightInd w:val="0"/>
        <w:spacing w:line="160" w:lineRule="atLeast"/>
        <w:outlineLvl w:val="1"/>
        <w:rPr>
          <w:rFonts w:ascii="Calibri" w:eastAsia="新細明體" w:hAnsi="Calibri" w:cs="Times New Roman"/>
        </w:rPr>
      </w:pPr>
    </w:p>
    <w:sectPr w:rsidR="00241415" w:rsidRPr="0090716E" w:rsidSect="00B70DB9">
      <w:headerReference w:type="default" r:id="rId10"/>
      <w:footerReference w:type="default" r:id="rId11"/>
      <w:pgSz w:w="11906" w:h="16838"/>
      <w:pgMar w:top="-851" w:right="566" w:bottom="568" w:left="567" w:header="851" w:footer="0"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陳迎秋" w:date="2024-06-26T09:15:00Z" w:initials="陳迎秋">
    <w:p w14:paraId="62CE7753" w14:textId="7FDDBD22" w:rsidR="00693018" w:rsidRDefault="00693018">
      <w:pPr>
        <w:pStyle w:val="ad"/>
      </w:pPr>
      <w:r>
        <w:rPr>
          <w:rStyle w:val="ac"/>
        </w:rPr>
        <w:annotationRef/>
      </w:r>
      <w:r>
        <w:rPr>
          <w:rFonts w:hint="eastAsia"/>
        </w:rPr>
        <w:t>下列欄位及</w:t>
      </w:r>
      <w:proofErr w:type="gramStart"/>
      <w:r>
        <w:rPr>
          <w:rFonts w:hint="eastAsia"/>
        </w:rPr>
        <w:t>計算式請單位</w:t>
      </w:r>
      <w:proofErr w:type="gramEnd"/>
      <w:r>
        <w:rPr>
          <w:rFonts w:hint="eastAsia"/>
        </w:rPr>
        <w:t>自行確認是否正確</w:t>
      </w:r>
    </w:p>
  </w:comment>
  <w:comment w:id="5" w:author="陳迎秋" w:date="2024-06-27T09:44:00Z" w:initials="陳迎秋">
    <w:p w14:paraId="693D7987" w14:textId="5CF89F34" w:rsidR="00693018" w:rsidRDefault="00693018">
      <w:pPr>
        <w:pStyle w:val="ad"/>
      </w:pPr>
      <w:r>
        <w:rPr>
          <w:rStyle w:val="ac"/>
        </w:rPr>
        <w:annotationRef/>
      </w:r>
      <w:r>
        <w:rPr>
          <w:rFonts w:hint="eastAsia"/>
        </w:rPr>
        <w:t>對照「提</w:t>
      </w:r>
      <w:r w:rsidRPr="002763BA">
        <w:rPr>
          <w:rFonts w:asciiTheme="minorEastAsia" w:hAnsiTheme="minorEastAsia" w:hint="eastAsia"/>
        </w:rPr>
        <w:t>前到期日」欄位有四種情形</w:t>
      </w:r>
      <w:r>
        <w:rPr>
          <w:rFonts w:asciiTheme="minorEastAsia" w:hAnsiTheme="minorEastAsia" w:hint="eastAsia"/>
        </w:rPr>
        <w:t>（</w:t>
      </w:r>
      <w:r w:rsidRPr="008958B5">
        <w:rPr>
          <w:rFonts w:ascii="Times New Roman" w:eastAsia="標楷體" w:hAnsi="Times New Roman" w:cs="Times New Roman" w:hint="eastAsia"/>
          <w:b/>
          <w:snapToGrid w:val="0"/>
          <w:sz w:val="21"/>
          <w:szCs w:val="21"/>
        </w:rPr>
        <w:t>觸發事件、特殊事件、發行機構提前贖回或交易人執行提前終止</w:t>
      </w:r>
      <w:r>
        <w:rPr>
          <w:rFonts w:asciiTheme="minorEastAsia" w:hAnsiTheme="minorEastAsia" w:hint="eastAsia"/>
        </w:rPr>
        <w:t>）</w:t>
      </w:r>
      <w:r w:rsidRPr="002763BA">
        <w:rPr>
          <w:rFonts w:asciiTheme="minorEastAsia" w:hAnsiTheme="minorEastAsia" w:hint="eastAsia"/>
        </w:rPr>
        <w:t>，敬請確認此處是否新增「</w:t>
      </w:r>
      <w:r w:rsidRPr="002763BA">
        <w:rPr>
          <w:rFonts w:asciiTheme="minorEastAsia" w:hAnsiTheme="minorEastAsia" w:cs="Times New Roman" w:hint="eastAsia"/>
          <w:snapToGrid w:val="0"/>
          <w:sz w:val="21"/>
          <w:szCs w:val="21"/>
        </w:rPr>
        <w:t>發行機構提前贖回</w:t>
      </w:r>
      <w:r w:rsidRPr="002763BA">
        <w:rPr>
          <w:rFonts w:asciiTheme="minorEastAsia" w:hAnsiTheme="minorEastAsia" w:hint="eastAsia"/>
        </w:rPr>
        <w:t>」</w:t>
      </w:r>
    </w:p>
  </w:comment>
  <w:comment w:id="6" w:author="林心羽" w:date="2024-07-08T11:27:00Z" w:initials="林心羽">
    <w:p w14:paraId="01007EC1" w14:textId="080B2CE0" w:rsidR="00693018" w:rsidRPr="0083074D" w:rsidRDefault="00693018">
      <w:pPr>
        <w:pStyle w:val="ad"/>
      </w:pPr>
      <w:r>
        <w:rPr>
          <w:rStyle w:val="ac"/>
        </w:rPr>
        <w:annotationRef/>
      </w:r>
      <w:r>
        <w:rPr>
          <w:rFonts w:hint="eastAsia"/>
        </w:rPr>
        <w:t>與統一證確認此處新增</w:t>
      </w:r>
      <w:r w:rsidRPr="002763BA">
        <w:rPr>
          <w:rFonts w:asciiTheme="minorEastAsia" w:hAnsiTheme="minorEastAsia" w:hint="eastAsia"/>
        </w:rPr>
        <w:t>「</w:t>
      </w:r>
      <w:r w:rsidRPr="002763BA">
        <w:rPr>
          <w:rFonts w:asciiTheme="minorEastAsia" w:hAnsiTheme="minorEastAsia" w:cs="Times New Roman" w:hint="eastAsia"/>
          <w:snapToGrid w:val="0"/>
          <w:sz w:val="21"/>
          <w:szCs w:val="21"/>
        </w:rPr>
        <w:t>發行機構提前贖回</w:t>
      </w:r>
      <w:r w:rsidRPr="002763BA">
        <w:rPr>
          <w:rFonts w:asciiTheme="minorEastAsia" w:hAnsiTheme="minorEastAsia" w:hint="eastAsia"/>
        </w:rPr>
        <w:t>」</w:t>
      </w:r>
    </w:p>
  </w:comment>
  <w:comment w:id="7" w:author="陳迎秋" w:date="2024-07-09T11:25:00Z" w:initials="陳迎秋">
    <w:p w14:paraId="145A5EFB" w14:textId="656AE6EA" w:rsidR="00693018" w:rsidRPr="00AC34D9" w:rsidRDefault="00693018">
      <w:pPr>
        <w:pStyle w:val="ad"/>
      </w:pPr>
      <w:r>
        <w:rPr>
          <w:rStyle w:val="ac"/>
        </w:rPr>
        <w:annotationRef/>
      </w:r>
      <w:r w:rsidRPr="00AC34D9">
        <w:rPr>
          <w:rFonts w:hint="eastAsia"/>
          <w:highlight w:val="yellow"/>
        </w:rPr>
        <w:t>無意見。</w:t>
      </w:r>
    </w:p>
  </w:comment>
  <w:comment w:id="9" w:author="陳迎秋" w:date="2024-06-27T09:46:00Z" w:initials="陳迎秋">
    <w:p w14:paraId="442FC147" w14:textId="578853E0" w:rsidR="00693018" w:rsidRDefault="00693018">
      <w:pPr>
        <w:pStyle w:val="ad"/>
      </w:pPr>
      <w:r>
        <w:rPr>
          <w:rStyle w:val="ac"/>
        </w:rPr>
        <w:annotationRef/>
      </w:r>
      <w:r>
        <w:rPr>
          <w:rFonts w:hint="eastAsia"/>
        </w:rPr>
        <w:t>對照「提</w:t>
      </w:r>
      <w:r w:rsidRPr="002763BA">
        <w:rPr>
          <w:rFonts w:asciiTheme="minorEastAsia" w:hAnsiTheme="minorEastAsia" w:hint="eastAsia"/>
        </w:rPr>
        <w:t>前到期日」欄位有四種情形</w:t>
      </w:r>
      <w:r>
        <w:rPr>
          <w:rFonts w:asciiTheme="minorEastAsia" w:hAnsiTheme="minorEastAsia" w:hint="eastAsia"/>
        </w:rPr>
        <w:t>（</w:t>
      </w:r>
      <w:r w:rsidRPr="008958B5">
        <w:rPr>
          <w:rFonts w:ascii="Times New Roman" w:eastAsia="標楷體" w:hAnsi="Times New Roman" w:cs="Times New Roman" w:hint="eastAsia"/>
          <w:b/>
          <w:snapToGrid w:val="0"/>
          <w:sz w:val="21"/>
          <w:szCs w:val="21"/>
        </w:rPr>
        <w:t>觸發事件、特殊事件、發行機構提前贖回或交易人執行提前終止</w:t>
      </w:r>
      <w:r>
        <w:rPr>
          <w:rFonts w:asciiTheme="minorEastAsia" w:hAnsiTheme="minorEastAsia" w:hint="eastAsia"/>
        </w:rPr>
        <w:t>）</w:t>
      </w:r>
      <w:r w:rsidRPr="002763BA">
        <w:rPr>
          <w:rFonts w:asciiTheme="minorEastAsia" w:hAnsiTheme="minorEastAsia" w:hint="eastAsia"/>
        </w:rPr>
        <w:t>，敬請確認此處是否新增「</w:t>
      </w:r>
      <w:r w:rsidRPr="002763BA">
        <w:rPr>
          <w:rFonts w:asciiTheme="minorEastAsia" w:hAnsiTheme="minorEastAsia" w:cs="Times New Roman" w:hint="eastAsia"/>
          <w:snapToGrid w:val="0"/>
          <w:sz w:val="21"/>
          <w:szCs w:val="21"/>
        </w:rPr>
        <w:t>發行機構提前贖回</w:t>
      </w:r>
      <w:r w:rsidRPr="002763BA">
        <w:rPr>
          <w:rFonts w:asciiTheme="minorEastAsia" w:hAnsiTheme="minorEastAsia" w:hint="eastAsia"/>
        </w:rPr>
        <w:t>」</w:t>
      </w:r>
    </w:p>
  </w:comment>
  <w:comment w:id="10" w:author="林心羽" w:date="2024-07-08T11:44:00Z" w:initials="林心羽">
    <w:p w14:paraId="2080EE89" w14:textId="5AEBC5CC" w:rsidR="00693018" w:rsidRDefault="00693018">
      <w:pPr>
        <w:pStyle w:val="ad"/>
      </w:pPr>
      <w:r>
        <w:rPr>
          <w:rStyle w:val="ac"/>
        </w:rPr>
        <w:annotationRef/>
      </w:r>
      <w:r>
        <w:rPr>
          <w:rFonts w:hint="eastAsia"/>
        </w:rPr>
        <w:t>與統一證確認此處修改如左</w:t>
      </w:r>
    </w:p>
  </w:comment>
  <w:comment w:id="11" w:author="陳迎秋" w:date="2024-07-09T11:25:00Z" w:initials="陳迎秋">
    <w:p w14:paraId="7C3663BC" w14:textId="5546CFE8" w:rsidR="00693018" w:rsidRDefault="00693018">
      <w:pPr>
        <w:pStyle w:val="ad"/>
      </w:pPr>
      <w:r>
        <w:rPr>
          <w:rStyle w:val="ac"/>
        </w:rPr>
        <w:annotationRef/>
      </w:r>
      <w:r w:rsidRPr="00AC34D9">
        <w:rPr>
          <w:rFonts w:hint="eastAsia"/>
          <w:highlight w:val="yellow"/>
        </w:rPr>
        <w:t>無意見。</w:t>
      </w:r>
    </w:p>
  </w:comment>
  <w:comment w:id="18" w:author="林心羽" w:date="2024-07-02T11:20:00Z" w:initials="林心羽">
    <w:p w14:paraId="2A6098C1" w14:textId="76B488EE" w:rsidR="00693018" w:rsidRDefault="00693018" w:rsidP="0075544C">
      <w:pPr>
        <w:pStyle w:val="ad"/>
      </w:pPr>
      <w:r>
        <w:rPr>
          <w:rStyle w:val="ac"/>
        </w:rPr>
        <w:annotationRef/>
      </w:r>
      <w:r>
        <w:rPr>
          <w:rFonts w:hint="eastAsia"/>
        </w:rPr>
        <w:t>與統一證確認此處修改如左</w:t>
      </w:r>
    </w:p>
  </w:comment>
  <w:comment w:id="22" w:author="陳迎秋" w:date="2024-06-27T09:47:00Z" w:initials="陳迎秋">
    <w:p w14:paraId="0EEFB8BA" w14:textId="6DFBE5C1" w:rsidR="00693018" w:rsidRDefault="00693018">
      <w:pPr>
        <w:pStyle w:val="ad"/>
      </w:pPr>
      <w:r>
        <w:rPr>
          <w:rStyle w:val="ac"/>
        </w:rPr>
        <w:annotationRef/>
      </w:r>
      <w:r>
        <w:rPr>
          <w:rFonts w:hint="eastAsia"/>
        </w:rPr>
        <w:t>對照「提</w:t>
      </w:r>
      <w:r w:rsidRPr="002763BA">
        <w:rPr>
          <w:rFonts w:asciiTheme="minorEastAsia" w:hAnsiTheme="minorEastAsia" w:hint="eastAsia"/>
        </w:rPr>
        <w:t>前到期日」欄位有四種情形</w:t>
      </w:r>
      <w:r>
        <w:rPr>
          <w:rFonts w:asciiTheme="minorEastAsia" w:hAnsiTheme="minorEastAsia" w:hint="eastAsia"/>
        </w:rPr>
        <w:t>（</w:t>
      </w:r>
      <w:r w:rsidRPr="008958B5">
        <w:rPr>
          <w:rFonts w:ascii="Times New Roman" w:eastAsia="標楷體" w:hAnsi="Times New Roman" w:cs="Times New Roman" w:hint="eastAsia"/>
          <w:b/>
          <w:snapToGrid w:val="0"/>
          <w:sz w:val="21"/>
          <w:szCs w:val="21"/>
        </w:rPr>
        <w:t>觸發事件、特殊事件、發行機構提前贖回或交易人執行提前終止</w:t>
      </w:r>
      <w:r>
        <w:rPr>
          <w:rFonts w:asciiTheme="minorEastAsia" w:hAnsiTheme="minorEastAsia" w:hint="eastAsia"/>
        </w:rPr>
        <w:t>）</w:t>
      </w:r>
      <w:r w:rsidRPr="002763BA">
        <w:rPr>
          <w:rFonts w:asciiTheme="minorEastAsia" w:hAnsiTheme="minorEastAsia" w:hint="eastAsia"/>
        </w:rPr>
        <w:t>，敬請確認此處是否新增「</w:t>
      </w:r>
      <w:r w:rsidRPr="002763BA">
        <w:rPr>
          <w:rFonts w:asciiTheme="minorEastAsia" w:hAnsiTheme="minorEastAsia" w:cs="Times New Roman" w:hint="eastAsia"/>
          <w:snapToGrid w:val="0"/>
          <w:sz w:val="21"/>
          <w:szCs w:val="21"/>
        </w:rPr>
        <w:t>發行機構提前贖回</w:t>
      </w:r>
      <w:r w:rsidRPr="002763BA">
        <w:rPr>
          <w:rFonts w:asciiTheme="minorEastAsia" w:hAnsiTheme="minorEastAsia" w:hint="eastAsia"/>
        </w:rPr>
        <w:t>」</w:t>
      </w:r>
    </w:p>
  </w:comment>
  <w:comment w:id="23" w:author="林心羽" w:date="2024-07-08T12:49:00Z" w:initials="林心羽">
    <w:p w14:paraId="0D8667CF" w14:textId="382076A4" w:rsidR="00693018" w:rsidRDefault="00693018">
      <w:pPr>
        <w:pStyle w:val="ad"/>
      </w:pPr>
      <w:r>
        <w:rPr>
          <w:rStyle w:val="ac"/>
        </w:rPr>
        <w:annotationRef/>
      </w:r>
      <w:r>
        <w:rPr>
          <w:rFonts w:hint="eastAsia"/>
        </w:rPr>
        <w:t>與統一證確認此處修改如左</w:t>
      </w:r>
    </w:p>
  </w:comment>
  <w:comment w:id="24" w:author="陳迎秋" w:date="2024-07-09T13:23:00Z" w:initials="陳迎秋">
    <w:p w14:paraId="5D1B91D8" w14:textId="47B5575F" w:rsidR="00693018" w:rsidRDefault="00693018">
      <w:pPr>
        <w:pStyle w:val="ad"/>
      </w:pPr>
      <w:r>
        <w:rPr>
          <w:rStyle w:val="ac"/>
        </w:rPr>
        <w:annotationRef/>
      </w:r>
      <w:r w:rsidRPr="00AC34D9">
        <w:rPr>
          <w:rFonts w:hint="eastAsia"/>
          <w:highlight w:val="yellow"/>
        </w:rPr>
        <w:t>無意見。</w:t>
      </w:r>
    </w:p>
  </w:comment>
  <w:comment w:id="26" w:author="林心羽" w:date="2024-08-07T10:57:00Z" w:initials="林心羽">
    <w:p w14:paraId="77515A74" w14:textId="65BF56E4" w:rsidR="00693018" w:rsidRDefault="00693018">
      <w:pPr>
        <w:pStyle w:val="ad"/>
      </w:pPr>
      <w:r>
        <w:rPr>
          <w:rStyle w:val="ac"/>
        </w:rPr>
        <w:annotationRef/>
      </w:r>
      <w:r>
        <w:rPr>
          <w:rFonts w:hint="eastAsia"/>
        </w:rPr>
        <w:t>統一證回覆</w:t>
      </w:r>
      <w:r>
        <w:rPr>
          <w:rFonts w:hint="eastAsia"/>
        </w:rPr>
        <w:t xml:space="preserve"> </w:t>
      </w:r>
      <w:r>
        <w:rPr>
          <w:rFonts w:hint="eastAsia"/>
        </w:rPr>
        <w:t>有可能商品到期日與債券到期日不同所以商品到期日也有實物交割的可能</w:t>
      </w:r>
      <w:r>
        <w:rPr>
          <w:rFonts w:hint="eastAsia"/>
        </w:rPr>
        <w:t xml:space="preserve"> </w:t>
      </w:r>
      <w:r>
        <w:rPr>
          <w:rFonts w:hint="eastAsia"/>
        </w:rPr>
        <w:t>故新增商品到期之選項</w:t>
      </w:r>
    </w:p>
  </w:comment>
  <w:comment w:id="28" w:author="陳迎秋" w:date="2025-02-18T16:35:00Z" w:initials="陳迎秋">
    <w:p w14:paraId="5B113E10" w14:textId="77777777" w:rsidR="00450FAA" w:rsidRDefault="00450FAA" w:rsidP="00450FAA">
      <w:pPr>
        <w:pStyle w:val="ad"/>
      </w:pPr>
      <w:r>
        <w:rPr>
          <w:rStyle w:val="ac"/>
        </w:rPr>
        <w:annotationRef/>
      </w:r>
      <w:r>
        <w:rPr>
          <w:rFonts w:hint="eastAsia"/>
        </w:rPr>
        <w:t>113.08.26</w:t>
      </w:r>
      <w:r>
        <w:rPr>
          <w:rFonts w:hint="eastAsia"/>
        </w:rPr>
        <w:t>版本有此段內容，還原</w:t>
      </w:r>
      <w:proofErr w:type="gramStart"/>
      <w:r>
        <w:rPr>
          <w:rFonts w:hint="eastAsia"/>
        </w:rPr>
        <w:t>原</w:t>
      </w:r>
      <w:proofErr w:type="gramEnd"/>
      <w:r>
        <w:rPr>
          <w:rFonts w:hint="eastAsia"/>
        </w:rPr>
        <w:t>溝通之內容</w:t>
      </w:r>
    </w:p>
  </w:comment>
  <w:comment w:id="50" w:author="陳迎秋" w:date="2024-06-26T08:21:00Z" w:initials="陳迎秋">
    <w:p w14:paraId="163C1AA6" w14:textId="6CBF74FE" w:rsidR="00693018" w:rsidRPr="002763BA" w:rsidRDefault="00693018">
      <w:pPr>
        <w:pStyle w:val="ad"/>
      </w:pPr>
      <w:r>
        <w:rPr>
          <w:rStyle w:val="ac"/>
        </w:rPr>
        <w:annotationRef/>
      </w:r>
      <w:proofErr w:type="gramStart"/>
      <w:r>
        <w:rPr>
          <w:rFonts w:hint="eastAsia"/>
        </w:rPr>
        <w:t>前句已</w:t>
      </w:r>
      <w:proofErr w:type="gramEnd"/>
      <w:r>
        <w:rPr>
          <w:rFonts w:hint="eastAsia"/>
        </w:rPr>
        <w:t>敘述發行機構提前贖回通知日</w:t>
      </w:r>
      <w:proofErr w:type="gramStart"/>
      <w:r>
        <w:rPr>
          <w:rFonts w:hint="eastAsia"/>
        </w:rPr>
        <w:t>採</w:t>
      </w:r>
      <w:proofErr w:type="gramEnd"/>
      <w:r>
        <w:rPr>
          <w:rFonts w:hint="eastAsia"/>
        </w:rPr>
        <w:t>現金結算，此處特別再次提醒之理由為何？或此處「</w:t>
      </w:r>
      <w:r w:rsidRPr="002763BA">
        <w:rPr>
          <w:rFonts w:hint="eastAsia"/>
        </w:rPr>
        <w:t>發生發行機構提前贖回</w:t>
      </w:r>
      <w:r w:rsidRPr="002763BA">
        <w:rPr>
          <w:rFonts w:hint="eastAsia"/>
          <w:b/>
          <w:color w:val="FF0000"/>
          <w:u w:val="single"/>
        </w:rPr>
        <w:t>得</w:t>
      </w:r>
      <w:proofErr w:type="gramStart"/>
      <w:r w:rsidRPr="002763BA">
        <w:rPr>
          <w:rFonts w:hint="eastAsia"/>
        </w:rPr>
        <w:t>採</w:t>
      </w:r>
      <w:proofErr w:type="gramEnd"/>
      <w:r w:rsidRPr="002763BA">
        <w:rPr>
          <w:rFonts w:hint="eastAsia"/>
        </w:rPr>
        <w:t>現金結算</w:t>
      </w:r>
      <w:r w:rsidRPr="002763BA">
        <w:annotationRef/>
      </w:r>
      <w:r>
        <w:rPr>
          <w:rFonts w:hint="eastAsia"/>
        </w:rPr>
        <w:t>」應改為「</w:t>
      </w:r>
      <w:r w:rsidRPr="005D68E2">
        <w:rPr>
          <w:rFonts w:hint="eastAsia"/>
          <w:b/>
          <w:color w:val="FF0000"/>
          <w:u w:val="single"/>
        </w:rPr>
        <w:t>應</w:t>
      </w:r>
      <w:proofErr w:type="gramStart"/>
      <w:r w:rsidRPr="002763BA">
        <w:rPr>
          <w:rFonts w:hint="eastAsia"/>
        </w:rPr>
        <w:t>採</w:t>
      </w:r>
      <w:proofErr w:type="gramEnd"/>
      <w:r w:rsidRPr="002763BA">
        <w:rPr>
          <w:rFonts w:hint="eastAsia"/>
        </w:rPr>
        <w:t>現金結算</w:t>
      </w:r>
      <w:r w:rsidRPr="002763BA">
        <w:annotationRef/>
      </w:r>
      <w:r>
        <w:rPr>
          <w:rFonts w:hint="eastAsia"/>
        </w:rPr>
        <w:t>」？敬請確認。</w:t>
      </w:r>
    </w:p>
  </w:comment>
  <w:comment w:id="51" w:author="林心羽" w:date="2024-07-08T12:50:00Z" w:initials="林心羽">
    <w:p w14:paraId="2B1E686E" w14:textId="53142E82" w:rsidR="00693018" w:rsidRDefault="00693018">
      <w:pPr>
        <w:pStyle w:val="ad"/>
      </w:pPr>
      <w:r>
        <w:rPr>
          <w:rStyle w:val="ac"/>
        </w:rPr>
        <w:annotationRef/>
      </w:r>
      <w:r>
        <w:rPr>
          <w:rFonts w:hint="eastAsia"/>
        </w:rPr>
        <w:t>統一證回覆</w:t>
      </w:r>
      <w:r>
        <w:rPr>
          <w:rFonts w:hint="eastAsia"/>
        </w:rPr>
        <w:t xml:space="preserve"> </w:t>
      </w:r>
      <w:r w:rsidRPr="00C33078">
        <w:rPr>
          <w:rFonts w:hint="eastAsia"/>
        </w:rPr>
        <w:t>發行機構提前贖回</w:t>
      </w:r>
      <w:r>
        <w:rPr>
          <w:rFonts w:hint="eastAsia"/>
        </w:rPr>
        <w:t>可</w:t>
      </w:r>
      <w:proofErr w:type="gramStart"/>
      <w:r>
        <w:rPr>
          <w:rFonts w:hint="eastAsia"/>
        </w:rPr>
        <w:t>採</w:t>
      </w:r>
      <w:proofErr w:type="gramEnd"/>
      <w:r>
        <w:rPr>
          <w:rFonts w:hint="eastAsia"/>
        </w:rPr>
        <w:t>現金結算或實物交割，故此處仍維持「得」</w:t>
      </w:r>
    </w:p>
  </w:comment>
  <w:comment w:id="52" w:author="陳迎秋" w:date="2024-07-09T11:27:00Z" w:initials="陳迎秋">
    <w:p w14:paraId="16372D3E" w14:textId="5D57DB91" w:rsidR="00693018" w:rsidRDefault="00693018">
      <w:pPr>
        <w:pStyle w:val="ad"/>
      </w:pPr>
      <w:r>
        <w:rPr>
          <w:rStyle w:val="ac"/>
        </w:rPr>
        <w:annotationRef/>
      </w:r>
      <w:proofErr w:type="gramStart"/>
      <w:r w:rsidRPr="00107C63">
        <w:rPr>
          <w:rFonts w:hint="eastAsia"/>
          <w:highlight w:val="yellow"/>
        </w:rPr>
        <w:t>前句</w:t>
      </w:r>
      <w:proofErr w:type="gramEnd"/>
      <w:r w:rsidRPr="00107C63">
        <w:rPr>
          <w:rFonts w:hint="eastAsia"/>
          <w:highlight w:val="yellow"/>
        </w:rPr>
        <w:t>「</w:t>
      </w:r>
      <w:r w:rsidRPr="00107C63">
        <w:rPr>
          <w:rFonts w:ascii="Times New Roman" w:eastAsia="標楷體" w:hAnsi="Times New Roman" w:cs="Times New Roman" w:hint="eastAsia"/>
          <w:b/>
          <w:sz w:val="21"/>
          <w:szCs w:val="21"/>
          <w:highlight w:val="yellow"/>
        </w:rPr>
        <w:t>交易人於到期通知日、觸發事件通知日、特殊事件通知日、</w:t>
      </w:r>
      <w:r w:rsidRPr="00107C63">
        <w:rPr>
          <w:rFonts w:ascii="Times New Roman" w:eastAsia="標楷體" w:hAnsi="Times New Roman" w:cs="Times New Roman" w:hint="eastAsia"/>
          <w:b/>
          <w:color w:val="FF0000"/>
          <w:sz w:val="21"/>
          <w:szCs w:val="21"/>
          <w:highlight w:val="yellow"/>
          <w:u w:val="single"/>
        </w:rPr>
        <w:t>發行機構提前贖回</w:t>
      </w:r>
      <w:r w:rsidRPr="00107C63">
        <w:rPr>
          <w:rFonts w:ascii="Times New Roman" w:eastAsia="標楷體" w:hAnsi="Times New Roman" w:cs="Times New Roman" w:hint="eastAsia"/>
          <w:b/>
          <w:sz w:val="21"/>
          <w:szCs w:val="21"/>
          <w:highlight w:val="yellow"/>
        </w:rPr>
        <w:t>通知日或提前終止通知日</w:t>
      </w:r>
      <w:proofErr w:type="gramStart"/>
      <w:r w:rsidRPr="00107C63">
        <w:rPr>
          <w:rFonts w:ascii="Times New Roman" w:eastAsia="標楷體" w:hAnsi="Times New Roman" w:cs="Times New Roman" w:hint="eastAsia"/>
          <w:b/>
          <w:sz w:val="21"/>
          <w:szCs w:val="21"/>
          <w:highlight w:val="yellow"/>
        </w:rPr>
        <w:t>採</w:t>
      </w:r>
      <w:proofErr w:type="gramEnd"/>
      <w:r w:rsidRPr="00107C63">
        <w:rPr>
          <w:rFonts w:ascii="Times New Roman" w:eastAsia="標楷體" w:hAnsi="Times New Roman" w:cs="Times New Roman" w:hint="eastAsia"/>
          <w:b/>
          <w:sz w:val="21"/>
          <w:szCs w:val="21"/>
          <w:highlight w:val="yellow"/>
          <w:bdr w:val="single" w:sz="4" w:space="0" w:color="auto"/>
        </w:rPr>
        <w:t>現金結算</w:t>
      </w:r>
      <w:r w:rsidRPr="00107C63">
        <w:rPr>
          <w:rFonts w:ascii="Times New Roman" w:eastAsia="標楷體" w:hAnsi="Times New Roman" w:cs="Times New Roman" w:hint="eastAsia"/>
          <w:b/>
          <w:sz w:val="21"/>
          <w:szCs w:val="21"/>
          <w:highlight w:val="yellow"/>
        </w:rPr>
        <w:t>者，由計算代理人依下列</w:t>
      </w:r>
      <w:r w:rsidRPr="00107C63">
        <w:rPr>
          <w:rFonts w:ascii="Times New Roman" w:eastAsia="標楷體" w:hAnsi="Times New Roman" w:cs="Times New Roman"/>
          <w:b/>
          <w:sz w:val="21"/>
          <w:szCs w:val="21"/>
          <w:highlight w:val="yellow"/>
        </w:rPr>
        <w:t>(1)~(5)</w:t>
      </w:r>
      <w:r w:rsidRPr="00107C63">
        <w:rPr>
          <w:rFonts w:ascii="Times New Roman" w:eastAsia="標楷體" w:hAnsi="Times New Roman" w:cs="Times New Roman" w:hint="eastAsia"/>
          <w:b/>
          <w:sz w:val="21"/>
          <w:szCs w:val="21"/>
          <w:highlight w:val="yellow"/>
        </w:rPr>
        <w:t>計算之。</w:t>
      </w:r>
      <w:r w:rsidRPr="00107C63">
        <w:rPr>
          <w:rFonts w:hint="eastAsia"/>
          <w:highlight w:val="yellow"/>
        </w:rPr>
        <w:t>」中已敘述發行機構提前贖回</w:t>
      </w:r>
      <w:r>
        <w:rPr>
          <w:rFonts w:hint="eastAsia"/>
          <w:highlight w:val="yellow"/>
        </w:rPr>
        <w:t>得</w:t>
      </w:r>
      <w:proofErr w:type="gramStart"/>
      <w:r w:rsidRPr="00107C63">
        <w:rPr>
          <w:rFonts w:hint="eastAsia"/>
          <w:highlight w:val="yellow"/>
        </w:rPr>
        <w:t>採</w:t>
      </w:r>
      <w:proofErr w:type="gramEnd"/>
      <w:r w:rsidRPr="00107C63">
        <w:rPr>
          <w:rFonts w:hint="eastAsia"/>
          <w:highlight w:val="yellow"/>
        </w:rPr>
        <w:t>現金結算，敬請確認此處重複說明是否有特別之用意。</w:t>
      </w:r>
    </w:p>
  </w:comment>
  <w:comment w:id="54" w:author="陳迎秋" w:date="2024-07-09T14:48:00Z" w:initials="陳迎秋">
    <w:p w14:paraId="698837DB" w14:textId="68C72428" w:rsidR="00693018" w:rsidRDefault="00693018">
      <w:pPr>
        <w:pStyle w:val="ad"/>
        <w:rPr>
          <w:rFonts w:asciiTheme="minorEastAsia" w:hAnsiTheme="minorEastAsia" w:cs="Times New Roman"/>
          <w:snapToGrid w:val="0"/>
          <w:sz w:val="22"/>
        </w:rPr>
      </w:pPr>
      <w:r>
        <w:rPr>
          <w:rStyle w:val="ac"/>
        </w:rPr>
        <w:annotationRef/>
      </w:r>
      <w:r w:rsidRPr="005F4F79">
        <w:rPr>
          <w:rFonts w:ascii="Times New Roman" w:eastAsia="標楷體" w:hAnsi="Times New Roman" w:cs="Times New Roman" w:hint="eastAsia"/>
          <w:b/>
          <w:snapToGrid w:val="0"/>
          <w:sz w:val="22"/>
          <w:highlight w:val="yellow"/>
        </w:rPr>
        <w:t>投資收益本息給付及其計算方式</w:t>
      </w:r>
      <w:r w:rsidRPr="005F4F79">
        <w:rPr>
          <w:rFonts w:ascii="Times New Roman" w:eastAsia="標楷體" w:hAnsi="Times New Roman" w:cs="Times New Roman" w:hint="eastAsia"/>
          <w:b/>
          <w:snapToGrid w:val="0"/>
          <w:sz w:val="22"/>
          <w:highlight w:val="yellow"/>
        </w:rPr>
        <w:t>3.</w:t>
      </w:r>
      <w:r w:rsidRPr="005F4F79">
        <w:rPr>
          <w:rFonts w:asciiTheme="minorEastAsia" w:hAnsiTheme="minorEastAsia" w:cs="Times New Roman" w:hint="eastAsia"/>
          <w:snapToGrid w:val="0"/>
          <w:sz w:val="22"/>
          <w:highlight w:val="yellow"/>
        </w:rPr>
        <w:t>之註解說明</w:t>
      </w:r>
      <w:r>
        <w:rPr>
          <w:rFonts w:asciiTheme="minorEastAsia" w:hAnsiTheme="minorEastAsia" w:cs="Times New Roman" w:hint="eastAsia"/>
          <w:snapToGrid w:val="0"/>
          <w:sz w:val="22"/>
          <w:highlight w:val="yellow"/>
        </w:rPr>
        <w:t>：「</w:t>
      </w:r>
      <w:r w:rsidRPr="005F4F79">
        <w:rPr>
          <w:rFonts w:asciiTheme="minorEastAsia" w:hAnsiTheme="minorEastAsia" w:cs="Times New Roman" w:hint="eastAsia"/>
          <w:snapToGrid w:val="0"/>
          <w:sz w:val="22"/>
          <w:highlight w:val="yellow"/>
        </w:rPr>
        <w:t>未發生任特殊情況，</w:t>
      </w:r>
      <w:r w:rsidRPr="005F4F79">
        <w:rPr>
          <w:rFonts w:asciiTheme="minorEastAsia" w:hAnsiTheme="minorEastAsia" w:cs="Times New Roman"/>
          <w:snapToGrid w:val="0"/>
          <w:sz w:val="22"/>
          <w:highlight w:val="yellow"/>
        </w:rPr>
        <w:annotationRef/>
      </w:r>
      <w:r w:rsidRPr="005F4F79">
        <w:rPr>
          <w:rFonts w:asciiTheme="minorEastAsia" w:hAnsiTheme="minorEastAsia" w:cs="Times New Roman" w:hint="eastAsia"/>
          <w:snapToGrid w:val="0"/>
          <w:sz w:val="22"/>
          <w:highlight w:val="yellow"/>
        </w:rPr>
        <w:t>意即持有至到期，無實物可交割，僅能</w:t>
      </w:r>
      <w:proofErr w:type="gramStart"/>
      <w:r w:rsidRPr="005F4F79">
        <w:rPr>
          <w:rFonts w:asciiTheme="minorEastAsia" w:hAnsiTheme="minorEastAsia" w:cs="Times New Roman" w:hint="eastAsia"/>
          <w:snapToGrid w:val="0"/>
          <w:sz w:val="22"/>
          <w:highlight w:val="yellow"/>
        </w:rPr>
        <w:t>採</w:t>
      </w:r>
      <w:proofErr w:type="gramEnd"/>
      <w:r w:rsidRPr="005F4F79">
        <w:rPr>
          <w:rFonts w:asciiTheme="minorEastAsia" w:hAnsiTheme="minorEastAsia" w:cs="Times New Roman" w:hint="eastAsia"/>
          <w:snapToGrid w:val="0"/>
          <w:sz w:val="22"/>
          <w:highlight w:val="yellow"/>
        </w:rPr>
        <w:t>現金結算</w:t>
      </w:r>
      <w:r>
        <w:rPr>
          <w:rFonts w:asciiTheme="minorEastAsia" w:hAnsiTheme="minorEastAsia" w:cs="Times New Roman" w:hint="eastAsia"/>
          <w:snapToGrid w:val="0"/>
          <w:sz w:val="22"/>
          <w:highlight w:val="yellow"/>
        </w:rPr>
        <w:t>」</w:t>
      </w:r>
      <w:r w:rsidRPr="005F4F79">
        <w:rPr>
          <w:rFonts w:asciiTheme="minorEastAsia" w:hAnsiTheme="minorEastAsia" w:cs="Times New Roman" w:hint="eastAsia"/>
          <w:snapToGrid w:val="0"/>
          <w:sz w:val="22"/>
          <w:highlight w:val="yellow"/>
        </w:rPr>
        <w:t>，惟此處說明可選擇</w:t>
      </w:r>
      <w:r>
        <w:rPr>
          <w:rFonts w:asciiTheme="minorEastAsia" w:hAnsiTheme="minorEastAsia" w:cs="Times New Roman" w:hint="eastAsia"/>
          <w:snapToGrid w:val="0"/>
          <w:sz w:val="22"/>
          <w:highlight w:val="yellow"/>
        </w:rPr>
        <w:t>實物交割</w:t>
      </w:r>
      <w:r w:rsidRPr="005F4F79">
        <w:rPr>
          <w:rFonts w:asciiTheme="minorEastAsia" w:hAnsiTheme="minorEastAsia" w:cs="Times New Roman" w:hint="eastAsia"/>
          <w:snapToGrid w:val="0"/>
          <w:sz w:val="22"/>
          <w:highlight w:val="yellow"/>
        </w:rPr>
        <w:t>，</w:t>
      </w:r>
      <w:proofErr w:type="gramStart"/>
      <w:r w:rsidRPr="005F4F79">
        <w:rPr>
          <w:rFonts w:asciiTheme="minorEastAsia" w:hAnsiTheme="minorEastAsia" w:cs="Times New Roman" w:hint="eastAsia"/>
          <w:snapToGrid w:val="0"/>
          <w:sz w:val="22"/>
          <w:highlight w:val="yellow"/>
        </w:rPr>
        <w:t>兩者間</w:t>
      </w:r>
      <w:r>
        <w:rPr>
          <w:rFonts w:asciiTheme="minorEastAsia" w:hAnsiTheme="minorEastAsia" w:cs="Times New Roman" w:hint="eastAsia"/>
          <w:snapToGrid w:val="0"/>
          <w:sz w:val="22"/>
          <w:highlight w:val="yellow"/>
        </w:rPr>
        <w:t>似</w:t>
      </w:r>
      <w:r w:rsidRPr="005F4F79">
        <w:rPr>
          <w:rFonts w:asciiTheme="minorEastAsia" w:hAnsiTheme="minorEastAsia" w:cs="Times New Roman" w:hint="eastAsia"/>
          <w:snapToGrid w:val="0"/>
          <w:sz w:val="22"/>
          <w:highlight w:val="yellow"/>
        </w:rPr>
        <w:t>相互</w:t>
      </w:r>
      <w:proofErr w:type="gramEnd"/>
      <w:r w:rsidRPr="005F4F79">
        <w:rPr>
          <w:rFonts w:asciiTheme="minorEastAsia" w:hAnsiTheme="minorEastAsia" w:cs="Times New Roman" w:hint="eastAsia"/>
          <w:snapToGrid w:val="0"/>
          <w:sz w:val="22"/>
          <w:highlight w:val="yellow"/>
        </w:rPr>
        <w:t>矛盾，敬請確認。</w:t>
      </w:r>
    </w:p>
    <w:p w14:paraId="7C80FB39" w14:textId="77777777" w:rsidR="00693018" w:rsidRDefault="00693018">
      <w:pPr>
        <w:pStyle w:val="ad"/>
        <w:rPr>
          <w:rFonts w:asciiTheme="minorEastAsia" w:hAnsiTheme="minorEastAsia" w:cs="Times New Roman"/>
          <w:snapToGrid w:val="0"/>
          <w:sz w:val="22"/>
          <w:highlight w:val="yellow"/>
        </w:rPr>
      </w:pPr>
    </w:p>
    <w:p w14:paraId="3AC300E7" w14:textId="552784E9" w:rsidR="00693018" w:rsidRDefault="00693018">
      <w:pPr>
        <w:pStyle w:val="ad"/>
      </w:pPr>
      <w:r w:rsidRPr="00216231">
        <w:rPr>
          <w:rFonts w:asciiTheme="minorEastAsia" w:hAnsiTheme="minorEastAsia" w:cs="Times New Roman" w:hint="eastAsia"/>
          <w:snapToGrid w:val="0"/>
          <w:sz w:val="22"/>
          <w:highlight w:val="cyan"/>
        </w:rPr>
        <w:t>以下有關到期通知日</w:t>
      </w:r>
      <w:proofErr w:type="gramStart"/>
      <w:r w:rsidRPr="00216231">
        <w:rPr>
          <w:rFonts w:asciiTheme="minorEastAsia" w:hAnsiTheme="minorEastAsia" w:cs="Times New Roman" w:hint="eastAsia"/>
          <w:snapToGrid w:val="0"/>
          <w:sz w:val="22"/>
          <w:highlight w:val="cyan"/>
        </w:rPr>
        <w:t>採</w:t>
      </w:r>
      <w:proofErr w:type="gramEnd"/>
      <w:r w:rsidRPr="00216231">
        <w:rPr>
          <w:rFonts w:asciiTheme="minorEastAsia" w:hAnsiTheme="minorEastAsia" w:cs="Times New Roman" w:hint="eastAsia"/>
          <w:snapToGrid w:val="0"/>
          <w:sz w:val="22"/>
          <w:highlight w:val="cyan"/>
        </w:rPr>
        <w:t>實物交割之敘述，請單位自行</w:t>
      </w:r>
      <w:r>
        <w:rPr>
          <w:rFonts w:asciiTheme="minorEastAsia" w:hAnsiTheme="minorEastAsia" w:cs="Times New Roman" w:hint="eastAsia"/>
          <w:snapToGrid w:val="0"/>
          <w:sz w:val="22"/>
          <w:highlight w:val="cyan"/>
        </w:rPr>
        <w:t>再行</w:t>
      </w:r>
      <w:r w:rsidRPr="00216231">
        <w:rPr>
          <w:rFonts w:asciiTheme="minorEastAsia" w:hAnsiTheme="minorEastAsia" w:cs="Times New Roman" w:hint="eastAsia"/>
          <w:snapToGrid w:val="0"/>
          <w:sz w:val="22"/>
          <w:highlight w:val="cyan"/>
        </w:rPr>
        <w:t>檢視並修正</w:t>
      </w:r>
      <w:r>
        <w:rPr>
          <w:rFonts w:asciiTheme="minorEastAsia" w:hAnsiTheme="minorEastAsia" w:cs="Times New Roman" w:hint="eastAsia"/>
          <w:snapToGrid w:val="0"/>
          <w:sz w:val="22"/>
          <w:highlight w:val="cyan"/>
        </w:rPr>
        <w:t>，法制部</w:t>
      </w:r>
      <w:proofErr w:type="gramStart"/>
      <w:r>
        <w:rPr>
          <w:rFonts w:asciiTheme="minorEastAsia" w:hAnsiTheme="minorEastAsia" w:cs="Times New Roman" w:hint="eastAsia"/>
          <w:snapToGrid w:val="0"/>
          <w:sz w:val="22"/>
          <w:highlight w:val="cyan"/>
        </w:rPr>
        <w:t>不逐一</w:t>
      </w:r>
      <w:proofErr w:type="gramEnd"/>
      <w:r>
        <w:rPr>
          <w:rFonts w:asciiTheme="minorEastAsia" w:hAnsiTheme="minorEastAsia" w:cs="Times New Roman" w:hint="eastAsia"/>
          <w:snapToGrid w:val="0"/>
          <w:sz w:val="22"/>
          <w:highlight w:val="cyan"/>
        </w:rPr>
        <w:t>標示</w:t>
      </w:r>
      <w:r w:rsidRPr="00216231">
        <w:rPr>
          <w:rFonts w:asciiTheme="minorEastAsia" w:hAnsiTheme="minorEastAsia" w:cs="Times New Roman" w:hint="eastAsia"/>
          <w:snapToGrid w:val="0"/>
          <w:sz w:val="22"/>
          <w:highlight w:val="cyan"/>
        </w:rPr>
        <w:t>。</w:t>
      </w:r>
    </w:p>
  </w:comment>
  <w:comment w:id="55" w:author="林心羽" w:date="2024-07-17T11:02:00Z" w:initials="林心羽">
    <w:p w14:paraId="1872B93F" w14:textId="044659D5" w:rsidR="00693018" w:rsidRDefault="00693018">
      <w:pPr>
        <w:pStyle w:val="ad"/>
      </w:pPr>
      <w:r>
        <w:rPr>
          <w:rStyle w:val="ac"/>
        </w:rPr>
        <w:annotationRef/>
      </w:r>
      <w:r>
        <w:rPr>
          <w:rFonts w:hint="eastAsia"/>
        </w:rPr>
        <w:t>統一證回覆</w:t>
      </w:r>
      <w:r>
        <w:rPr>
          <w:rFonts w:hint="eastAsia"/>
        </w:rPr>
        <w:t xml:space="preserve"> </w:t>
      </w:r>
      <w:r>
        <w:rPr>
          <w:rFonts w:hint="eastAsia"/>
        </w:rPr>
        <w:t>有可能商品到期日與債券到期日不同所以商品到期日也有實物交割的可能</w:t>
      </w:r>
      <w:r>
        <w:rPr>
          <w:rFonts w:hint="eastAsia"/>
        </w:rPr>
        <w:t xml:space="preserve"> </w:t>
      </w:r>
    </w:p>
  </w:comment>
  <w:comment w:id="56" w:author="陳迎秋" w:date="2024-07-09T14:54:00Z" w:initials="陳迎秋">
    <w:p w14:paraId="626E4BF5" w14:textId="2E30ED4B" w:rsidR="00693018" w:rsidRDefault="00693018">
      <w:pPr>
        <w:pStyle w:val="ad"/>
      </w:pPr>
      <w:r>
        <w:rPr>
          <w:rStyle w:val="ac"/>
        </w:rPr>
        <w:annotationRef/>
      </w:r>
      <w:r w:rsidRPr="00216231">
        <w:rPr>
          <w:rFonts w:hint="eastAsia"/>
          <w:highlight w:val="yellow"/>
        </w:rPr>
        <w:t>單位回覆發行機構提前贖回可</w:t>
      </w:r>
      <w:proofErr w:type="gramStart"/>
      <w:r w:rsidRPr="00216231">
        <w:rPr>
          <w:rFonts w:hint="eastAsia"/>
          <w:highlight w:val="yellow"/>
        </w:rPr>
        <w:t>採</w:t>
      </w:r>
      <w:proofErr w:type="gramEnd"/>
      <w:r w:rsidRPr="00216231">
        <w:rPr>
          <w:rFonts w:hint="eastAsia"/>
          <w:highlight w:val="yellow"/>
        </w:rPr>
        <w:t>現金結算或實物交割，故</w:t>
      </w:r>
      <w:proofErr w:type="gramStart"/>
      <w:r w:rsidRPr="00216231">
        <w:rPr>
          <w:rFonts w:hint="eastAsia"/>
          <w:highlight w:val="yellow"/>
        </w:rPr>
        <w:t>新增此態樣</w:t>
      </w:r>
      <w:proofErr w:type="gramEnd"/>
    </w:p>
  </w:comment>
  <w:comment w:id="57" w:author="林心羽" w:date="2024-07-17T11:02:00Z" w:initials="林心羽">
    <w:p w14:paraId="05DCFFF2" w14:textId="588D70AE" w:rsidR="00693018" w:rsidRDefault="00693018">
      <w:pPr>
        <w:pStyle w:val="ad"/>
      </w:pPr>
      <w:r>
        <w:rPr>
          <w:rStyle w:val="ac"/>
        </w:rPr>
        <w:annotationRef/>
      </w:r>
      <w:r>
        <w:rPr>
          <w:rFonts w:hint="eastAsia"/>
        </w:rPr>
        <w:t>與統一證確認新增此處</w:t>
      </w:r>
    </w:p>
  </w:comment>
  <w:comment w:id="60" w:author="陳迎秋" w:date="2024-07-09T14:48:00Z" w:initials="陳迎秋">
    <w:p w14:paraId="5BFC3060" w14:textId="20EAAB33" w:rsidR="00693018" w:rsidRDefault="00693018">
      <w:pPr>
        <w:pStyle w:val="ad"/>
      </w:pPr>
      <w:r>
        <w:rPr>
          <w:rStyle w:val="ac"/>
        </w:rPr>
        <w:annotationRef/>
      </w:r>
      <w:r w:rsidRPr="005F4F79">
        <w:rPr>
          <w:rFonts w:ascii="Times New Roman" w:eastAsia="標楷體" w:hAnsi="Times New Roman" w:cs="Times New Roman" w:hint="eastAsia"/>
          <w:b/>
          <w:snapToGrid w:val="0"/>
          <w:sz w:val="22"/>
          <w:highlight w:val="yellow"/>
        </w:rPr>
        <w:t>投資收益本息給付及其計算方式</w:t>
      </w:r>
      <w:r w:rsidRPr="005F4F79">
        <w:rPr>
          <w:rFonts w:ascii="Times New Roman" w:eastAsia="標楷體" w:hAnsi="Times New Roman" w:cs="Times New Roman" w:hint="eastAsia"/>
          <w:b/>
          <w:snapToGrid w:val="0"/>
          <w:sz w:val="22"/>
          <w:highlight w:val="yellow"/>
        </w:rPr>
        <w:t>3.</w:t>
      </w:r>
      <w:r w:rsidRPr="005F4F79">
        <w:rPr>
          <w:rFonts w:asciiTheme="minorEastAsia" w:hAnsiTheme="minorEastAsia" w:cs="Times New Roman" w:hint="eastAsia"/>
          <w:snapToGrid w:val="0"/>
          <w:sz w:val="22"/>
          <w:highlight w:val="yellow"/>
        </w:rPr>
        <w:t>之註解說明</w:t>
      </w:r>
      <w:r>
        <w:rPr>
          <w:rFonts w:asciiTheme="minorEastAsia" w:hAnsiTheme="minorEastAsia" w:cs="Times New Roman" w:hint="eastAsia"/>
          <w:snapToGrid w:val="0"/>
          <w:sz w:val="22"/>
          <w:highlight w:val="yellow"/>
        </w:rPr>
        <w:t>：「</w:t>
      </w:r>
      <w:r w:rsidRPr="005F4F79">
        <w:rPr>
          <w:rFonts w:asciiTheme="minorEastAsia" w:hAnsiTheme="minorEastAsia" w:cs="Times New Roman" w:hint="eastAsia"/>
          <w:snapToGrid w:val="0"/>
          <w:sz w:val="22"/>
          <w:highlight w:val="yellow"/>
        </w:rPr>
        <w:t>未發生任特殊情況，</w:t>
      </w:r>
      <w:r w:rsidRPr="005F4F79">
        <w:rPr>
          <w:rFonts w:asciiTheme="minorEastAsia" w:hAnsiTheme="minorEastAsia" w:cs="Times New Roman"/>
          <w:snapToGrid w:val="0"/>
          <w:sz w:val="22"/>
          <w:highlight w:val="yellow"/>
        </w:rPr>
        <w:annotationRef/>
      </w:r>
      <w:r w:rsidRPr="005F4F79">
        <w:rPr>
          <w:rFonts w:asciiTheme="minorEastAsia" w:hAnsiTheme="minorEastAsia" w:cs="Times New Roman" w:hint="eastAsia"/>
          <w:snapToGrid w:val="0"/>
          <w:sz w:val="22"/>
          <w:highlight w:val="yellow"/>
        </w:rPr>
        <w:t>意即持有至到期，無實物可交割，僅能</w:t>
      </w:r>
      <w:proofErr w:type="gramStart"/>
      <w:r w:rsidRPr="005F4F79">
        <w:rPr>
          <w:rFonts w:asciiTheme="minorEastAsia" w:hAnsiTheme="minorEastAsia" w:cs="Times New Roman" w:hint="eastAsia"/>
          <w:snapToGrid w:val="0"/>
          <w:sz w:val="22"/>
          <w:highlight w:val="yellow"/>
        </w:rPr>
        <w:t>採</w:t>
      </w:r>
      <w:proofErr w:type="gramEnd"/>
      <w:r w:rsidRPr="005F4F79">
        <w:rPr>
          <w:rFonts w:asciiTheme="minorEastAsia" w:hAnsiTheme="minorEastAsia" w:cs="Times New Roman" w:hint="eastAsia"/>
          <w:snapToGrid w:val="0"/>
          <w:sz w:val="22"/>
          <w:highlight w:val="yellow"/>
        </w:rPr>
        <w:t>現金結算</w:t>
      </w:r>
      <w:r>
        <w:rPr>
          <w:rFonts w:asciiTheme="minorEastAsia" w:hAnsiTheme="minorEastAsia" w:cs="Times New Roman" w:hint="eastAsia"/>
          <w:snapToGrid w:val="0"/>
          <w:sz w:val="22"/>
          <w:highlight w:val="yellow"/>
        </w:rPr>
        <w:t>」</w:t>
      </w:r>
      <w:r w:rsidRPr="005F4F79">
        <w:rPr>
          <w:rFonts w:asciiTheme="minorEastAsia" w:hAnsiTheme="minorEastAsia" w:cs="Times New Roman" w:hint="eastAsia"/>
          <w:snapToGrid w:val="0"/>
          <w:sz w:val="22"/>
          <w:highlight w:val="yellow"/>
        </w:rPr>
        <w:t>，惟此處說明可選擇</w:t>
      </w:r>
      <w:r>
        <w:rPr>
          <w:rFonts w:asciiTheme="minorEastAsia" w:hAnsiTheme="minorEastAsia" w:cs="Times New Roman" w:hint="eastAsia"/>
          <w:snapToGrid w:val="0"/>
          <w:sz w:val="22"/>
          <w:highlight w:val="yellow"/>
        </w:rPr>
        <w:t>實物交割</w:t>
      </w:r>
      <w:r w:rsidRPr="005F4F79">
        <w:rPr>
          <w:rFonts w:asciiTheme="minorEastAsia" w:hAnsiTheme="minorEastAsia" w:cs="Times New Roman" w:hint="eastAsia"/>
          <w:snapToGrid w:val="0"/>
          <w:sz w:val="22"/>
          <w:highlight w:val="yellow"/>
        </w:rPr>
        <w:t>，</w:t>
      </w:r>
      <w:proofErr w:type="gramStart"/>
      <w:r w:rsidRPr="005F4F79">
        <w:rPr>
          <w:rFonts w:asciiTheme="minorEastAsia" w:hAnsiTheme="minorEastAsia" w:cs="Times New Roman" w:hint="eastAsia"/>
          <w:snapToGrid w:val="0"/>
          <w:sz w:val="22"/>
          <w:highlight w:val="yellow"/>
        </w:rPr>
        <w:t>兩者間</w:t>
      </w:r>
      <w:r>
        <w:rPr>
          <w:rFonts w:asciiTheme="minorEastAsia" w:hAnsiTheme="minorEastAsia" w:cs="Times New Roman" w:hint="eastAsia"/>
          <w:snapToGrid w:val="0"/>
          <w:sz w:val="22"/>
          <w:highlight w:val="yellow"/>
        </w:rPr>
        <w:t>似</w:t>
      </w:r>
      <w:r w:rsidRPr="005F4F79">
        <w:rPr>
          <w:rFonts w:asciiTheme="minorEastAsia" w:hAnsiTheme="minorEastAsia" w:cs="Times New Roman" w:hint="eastAsia"/>
          <w:snapToGrid w:val="0"/>
          <w:sz w:val="22"/>
          <w:highlight w:val="yellow"/>
        </w:rPr>
        <w:t>相互</w:t>
      </w:r>
      <w:proofErr w:type="gramEnd"/>
      <w:r w:rsidRPr="005F4F79">
        <w:rPr>
          <w:rFonts w:asciiTheme="minorEastAsia" w:hAnsiTheme="minorEastAsia" w:cs="Times New Roman" w:hint="eastAsia"/>
          <w:snapToGrid w:val="0"/>
          <w:sz w:val="22"/>
          <w:highlight w:val="yellow"/>
        </w:rPr>
        <w:t>矛盾，敬請確認。</w:t>
      </w:r>
    </w:p>
  </w:comment>
  <w:comment w:id="61" w:author="林心羽" w:date="2024-07-17T11:08:00Z" w:initials="林心羽">
    <w:p w14:paraId="5AD11B44" w14:textId="2C6C1B3D" w:rsidR="00693018" w:rsidRDefault="00693018">
      <w:pPr>
        <w:pStyle w:val="ad"/>
      </w:pPr>
      <w:r>
        <w:rPr>
          <w:rStyle w:val="ac"/>
        </w:rPr>
        <w:annotationRef/>
      </w:r>
      <w:r>
        <w:rPr>
          <w:rFonts w:hint="eastAsia"/>
        </w:rPr>
        <w:t>統一證回覆</w:t>
      </w:r>
      <w:r>
        <w:rPr>
          <w:rFonts w:hint="eastAsia"/>
        </w:rPr>
        <w:t xml:space="preserve"> </w:t>
      </w:r>
      <w:r>
        <w:rPr>
          <w:rFonts w:hint="eastAsia"/>
        </w:rPr>
        <w:t>有可能商品到期日與債券到期日不同所以商品到期日也有實物交割的可能</w:t>
      </w:r>
      <w:r>
        <w:rPr>
          <w:rFonts w:hint="eastAsia"/>
        </w:rPr>
        <w:t xml:space="preserve"> </w:t>
      </w:r>
    </w:p>
  </w:comment>
  <w:comment w:id="62" w:author="林心羽" w:date="2024-08-19T12:23:00Z" w:initials="林心羽">
    <w:p w14:paraId="7425B340" w14:textId="49DF107C" w:rsidR="00693018" w:rsidRDefault="00693018">
      <w:pPr>
        <w:pStyle w:val="ad"/>
      </w:pPr>
      <w:r>
        <w:rPr>
          <w:rStyle w:val="ac"/>
        </w:rPr>
        <w:annotationRef/>
      </w:r>
      <w:r>
        <w:rPr>
          <w:rFonts w:hint="eastAsia"/>
        </w:rPr>
        <w:t>新增</w:t>
      </w:r>
      <w:r w:rsidRPr="001D5854">
        <w:rPr>
          <w:rFonts w:hint="eastAsia"/>
        </w:rPr>
        <w:t>發行機構提前贖回通知日</w:t>
      </w:r>
    </w:p>
  </w:comment>
  <w:comment w:id="76" w:author="陳迎秋" w:date="2024-06-26T08:54:00Z" w:initials="陳迎秋">
    <w:p w14:paraId="0E2E855C" w14:textId="32471343" w:rsidR="00693018" w:rsidRDefault="00693018">
      <w:pPr>
        <w:pStyle w:val="ad"/>
      </w:pPr>
      <w:r>
        <w:rPr>
          <w:rStyle w:val="ac"/>
        </w:rPr>
        <w:annotationRef/>
      </w:r>
      <w:r>
        <w:rPr>
          <w:rFonts w:hint="eastAsia"/>
        </w:rPr>
        <w:t>比照其他時間之呈現方式</w:t>
      </w:r>
    </w:p>
  </w:comment>
  <w:comment w:id="82" w:author="陳迎秋" w:date="2024-06-27T09:56:00Z" w:initials="陳迎秋">
    <w:p w14:paraId="5297A389" w14:textId="33DF22AD" w:rsidR="00693018" w:rsidRDefault="00693018">
      <w:pPr>
        <w:pStyle w:val="ad"/>
      </w:pPr>
      <w:r>
        <w:rPr>
          <w:rStyle w:val="ac"/>
        </w:rPr>
        <w:annotationRef/>
      </w:r>
      <w:r>
        <w:rPr>
          <w:rFonts w:hint="eastAsia"/>
        </w:rPr>
        <w:t>請確認是否須改為「應」</w:t>
      </w:r>
    </w:p>
  </w:comment>
  <w:comment w:id="83" w:author="林心羽" w:date="2024-07-08T12:55:00Z" w:initials="林心羽">
    <w:p w14:paraId="10183B81" w14:textId="7BEA0490" w:rsidR="00693018" w:rsidRDefault="00693018">
      <w:pPr>
        <w:pStyle w:val="ad"/>
      </w:pPr>
      <w:r>
        <w:rPr>
          <w:rStyle w:val="ac"/>
        </w:rPr>
        <w:annotationRef/>
      </w:r>
      <w:r>
        <w:rPr>
          <w:rFonts w:hint="eastAsia"/>
        </w:rPr>
        <w:t>回覆同上</w:t>
      </w:r>
    </w:p>
  </w:comment>
  <w:comment w:id="84" w:author="陳迎秋" w:date="2024-07-09T11:29:00Z" w:initials="陳迎秋">
    <w:p w14:paraId="32C7E8D0" w14:textId="23452955" w:rsidR="00693018" w:rsidRDefault="00693018">
      <w:pPr>
        <w:pStyle w:val="ad"/>
      </w:pPr>
      <w:r>
        <w:rPr>
          <w:rStyle w:val="ac"/>
        </w:rPr>
        <w:annotationRef/>
      </w:r>
      <w:r w:rsidRPr="006E4676">
        <w:rPr>
          <w:rFonts w:hint="eastAsia"/>
          <w:highlight w:val="yellow"/>
        </w:rPr>
        <w:t>交割方式下方選項</w:t>
      </w:r>
      <w:r w:rsidRPr="006E4676">
        <w:rPr>
          <w:rFonts w:hint="eastAsia"/>
          <w:highlight w:val="yellow"/>
        </w:rPr>
        <w:t>(2)</w:t>
      </w:r>
      <w:r w:rsidRPr="006E4676">
        <w:rPr>
          <w:rFonts w:hint="eastAsia"/>
          <w:highlight w:val="yellow"/>
        </w:rPr>
        <w:t>包含現金結算，</w:t>
      </w:r>
      <w:r>
        <w:rPr>
          <w:rFonts w:hint="eastAsia"/>
          <w:highlight w:val="yellow"/>
        </w:rPr>
        <w:t>且</w:t>
      </w:r>
      <w:r w:rsidRPr="006E4676">
        <w:rPr>
          <w:rFonts w:hint="eastAsia"/>
          <w:highlight w:val="yellow"/>
        </w:rPr>
        <w:t>發行機構提前贖回</w:t>
      </w:r>
      <w:r>
        <w:rPr>
          <w:rFonts w:hint="eastAsia"/>
          <w:highlight w:val="yellow"/>
        </w:rPr>
        <w:t>亦</w:t>
      </w:r>
      <w:r w:rsidRPr="006E4676">
        <w:rPr>
          <w:rFonts w:hint="eastAsia"/>
          <w:highlight w:val="yellow"/>
        </w:rPr>
        <w:t>得選擇實物交割或現金結算。敬請確認第一句「</w:t>
      </w:r>
      <w:r w:rsidRPr="006E4676">
        <w:rPr>
          <w:rFonts w:ascii="Times New Roman" w:eastAsia="標楷體" w:hAnsi="Times New Roman" w:cs="Times New Roman" w:hint="eastAsia"/>
          <w:kern w:val="0"/>
          <w:sz w:val="21"/>
          <w:szCs w:val="21"/>
          <w:highlight w:val="yellow"/>
        </w:rPr>
        <w:t>除</w:t>
      </w:r>
      <w:r w:rsidRPr="006E4676">
        <w:rPr>
          <w:rFonts w:ascii="Times New Roman" w:eastAsia="標楷體" w:hAnsi="Times New Roman" w:cs="Times New Roman" w:hint="eastAsia"/>
          <w:b/>
          <w:kern w:val="0"/>
          <w:sz w:val="21"/>
          <w:szCs w:val="21"/>
          <w:highlight w:val="yellow"/>
        </w:rPr>
        <w:t>發生發行機構提前贖回得</w:t>
      </w:r>
      <w:r w:rsidRPr="006E4676">
        <w:rPr>
          <w:rStyle w:val="ac"/>
          <w:highlight w:val="yellow"/>
        </w:rPr>
        <w:annotationRef/>
      </w:r>
      <w:r w:rsidRPr="006E4676">
        <w:rPr>
          <w:rStyle w:val="ac"/>
          <w:highlight w:val="yellow"/>
        </w:rPr>
        <w:annotationRef/>
      </w:r>
      <w:r w:rsidRPr="006E4676">
        <w:rPr>
          <w:rStyle w:val="ac"/>
          <w:highlight w:val="yellow"/>
        </w:rPr>
        <w:annotationRef/>
      </w:r>
      <w:proofErr w:type="gramStart"/>
      <w:r w:rsidRPr="006E4676">
        <w:rPr>
          <w:rFonts w:ascii="Times New Roman" w:eastAsia="標楷體" w:hAnsi="Times New Roman" w:cs="Times New Roman" w:hint="eastAsia"/>
          <w:b/>
          <w:kern w:val="0"/>
          <w:sz w:val="21"/>
          <w:szCs w:val="21"/>
          <w:highlight w:val="yellow"/>
        </w:rPr>
        <w:t>採</w:t>
      </w:r>
      <w:proofErr w:type="gramEnd"/>
      <w:r w:rsidRPr="006E4676">
        <w:rPr>
          <w:rFonts w:ascii="Times New Roman" w:eastAsia="標楷體" w:hAnsi="Times New Roman" w:cs="Times New Roman" w:hint="eastAsia"/>
          <w:b/>
          <w:kern w:val="0"/>
          <w:sz w:val="21"/>
          <w:szCs w:val="21"/>
          <w:highlight w:val="yellow"/>
        </w:rPr>
        <w:t>現金結算</w:t>
      </w:r>
      <w:r w:rsidRPr="006E4676">
        <w:rPr>
          <w:rFonts w:ascii="Times New Roman" w:eastAsia="標楷體" w:hAnsi="Times New Roman" w:cs="Times New Roman" w:hint="eastAsia"/>
          <w:kern w:val="0"/>
          <w:sz w:val="21"/>
          <w:szCs w:val="21"/>
          <w:highlight w:val="yellow"/>
        </w:rPr>
        <w:t>外</w:t>
      </w:r>
      <w:r w:rsidRPr="006E4676">
        <w:rPr>
          <w:rFonts w:hint="eastAsia"/>
          <w:highlight w:val="yellow"/>
        </w:rPr>
        <w:t>」排除發行機構提前贖回之情境之目的為何？</w:t>
      </w:r>
    </w:p>
  </w:comment>
  <w:comment w:id="85" w:author="林心羽" w:date="2024-07-17T11:14:00Z" w:initials="林心羽">
    <w:p w14:paraId="1F9AF960" w14:textId="333034D5" w:rsidR="00693018" w:rsidRDefault="00693018">
      <w:pPr>
        <w:pStyle w:val="ad"/>
      </w:pPr>
      <w:r>
        <w:rPr>
          <w:rStyle w:val="ac"/>
        </w:rPr>
        <w:annotationRef/>
      </w:r>
      <w:r>
        <w:rPr>
          <w:rFonts w:hint="eastAsia"/>
        </w:rPr>
        <w:t>統一證已於後補充，得</w:t>
      </w:r>
      <w:proofErr w:type="gramStart"/>
      <w:r>
        <w:rPr>
          <w:rFonts w:hint="eastAsia"/>
        </w:rPr>
        <w:t>採</w:t>
      </w:r>
      <w:proofErr w:type="gramEnd"/>
      <w:r>
        <w:rPr>
          <w:rFonts w:hint="eastAsia"/>
        </w:rPr>
        <w:t>現金結算或實物交割</w:t>
      </w:r>
    </w:p>
  </w:comment>
  <w:comment w:id="86" w:author="陳迎秋" w:date="2024-06-27T09:56:00Z" w:initials="陳迎秋">
    <w:p w14:paraId="3A551CCB" w14:textId="338E7EBA" w:rsidR="00693018" w:rsidRDefault="00693018">
      <w:pPr>
        <w:pStyle w:val="ad"/>
      </w:pPr>
      <w:r>
        <w:rPr>
          <w:rStyle w:val="ac"/>
        </w:rPr>
        <w:annotationRef/>
      </w:r>
      <w:r>
        <w:rPr>
          <w:rFonts w:hint="eastAsia"/>
        </w:rPr>
        <w:t>請確認是否須改為「得」</w:t>
      </w:r>
    </w:p>
  </w:comment>
  <w:comment w:id="87" w:author="林心羽" w:date="2024-07-08T12:55:00Z" w:initials="林心羽">
    <w:p w14:paraId="75E4C449" w14:textId="65E6F83B" w:rsidR="00693018" w:rsidRDefault="00693018">
      <w:pPr>
        <w:pStyle w:val="ad"/>
      </w:pPr>
      <w:r>
        <w:rPr>
          <w:rStyle w:val="ac"/>
        </w:rPr>
        <w:annotationRef/>
      </w:r>
      <w:r>
        <w:rPr>
          <w:rFonts w:hint="eastAsia"/>
        </w:rPr>
        <w:t>回覆同上</w:t>
      </w:r>
    </w:p>
  </w:comment>
  <w:comment w:id="88" w:author="陳迎秋" w:date="2024-07-09T11:42:00Z" w:initials="陳迎秋">
    <w:p w14:paraId="40F5E569" w14:textId="1E286AC4" w:rsidR="00693018" w:rsidRDefault="00693018">
      <w:pPr>
        <w:pStyle w:val="ad"/>
      </w:pPr>
      <w:r>
        <w:rPr>
          <w:rStyle w:val="ac"/>
        </w:rPr>
        <w:annotationRef/>
      </w:r>
      <w:r w:rsidRPr="006E4676">
        <w:rPr>
          <w:rFonts w:hint="eastAsia"/>
          <w:highlight w:val="yellow"/>
        </w:rPr>
        <w:t>上方問題與此處之疑問不同，敬請確認。</w:t>
      </w:r>
    </w:p>
  </w:comment>
  <w:comment w:id="89" w:author="林心羽" w:date="2024-07-17T11:15:00Z" w:initials="林心羽">
    <w:p w14:paraId="0936FCB4" w14:textId="21F00960" w:rsidR="00693018" w:rsidRDefault="00693018">
      <w:pPr>
        <w:pStyle w:val="ad"/>
      </w:pPr>
      <w:r>
        <w:rPr>
          <w:rStyle w:val="ac"/>
        </w:rPr>
        <w:annotationRef/>
      </w:r>
      <w:r>
        <w:rPr>
          <w:rFonts w:hint="eastAsia"/>
        </w:rPr>
        <w:t>與統一證確認此處仍使用「應」。除發行機構贖回之情況下，投資人確實應於下述各通知日選擇交割方式。此處並無不合理之處。</w:t>
      </w:r>
    </w:p>
  </w:comment>
  <w:comment w:id="91" w:author="陳迎秋" w:date="2024-07-09T11:52:00Z" w:initials="陳迎秋">
    <w:p w14:paraId="2421DCB6" w14:textId="203CD51B" w:rsidR="00693018" w:rsidRPr="005F4F79" w:rsidRDefault="00693018">
      <w:pPr>
        <w:pStyle w:val="ad"/>
        <w:rPr>
          <w:rFonts w:asciiTheme="minorEastAsia" w:hAnsiTheme="minorEastAsia"/>
        </w:rPr>
      </w:pPr>
      <w:r>
        <w:rPr>
          <w:rStyle w:val="ac"/>
        </w:rPr>
        <w:annotationRef/>
      </w:r>
      <w:r w:rsidRPr="005F4F79">
        <w:rPr>
          <w:rFonts w:ascii="Times New Roman" w:eastAsia="標楷體" w:hAnsi="Times New Roman" w:cs="Times New Roman" w:hint="eastAsia"/>
          <w:b/>
          <w:snapToGrid w:val="0"/>
          <w:sz w:val="22"/>
          <w:highlight w:val="yellow"/>
        </w:rPr>
        <w:t>投資收益本息給付及其計算方式</w:t>
      </w:r>
      <w:r w:rsidRPr="005F4F79">
        <w:rPr>
          <w:rFonts w:ascii="Times New Roman" w:eastAsia="標楷體" w:hAnsi="Times New Roman" w:cs="Times New Roman" w:hint="eastAsia"/>
          <w:b/>
          <w:snapToGrid w:val="0"/>
          <w:sz w:val="22"/>
          <w:highlight w:val="yellow"/>
        </w:rPr>
        <w:t>3.</w:t>
      </w:r>
      <w:r w:rsidRPr="005F4F79">
        <w:rPr>
          <w:rFonts w:asciiTheme="minorEastAsia" w:hAnsiTheme="minorEastAsia" w:cs="Times New Roman" w:hint="eastAsia"/>
          <w:snapToGrid w:val="0"/>
          <w:sz w:val="22"/>
          <w:highlight w:val="yellow"/>
        </w:rPr>
        <w:t>之註解說明</w:t>
      </w:r>
      <w:r>
        <w:rPr>
          <w:rFonts w:asciiTheme="minorEastAsia" w:hAnsiTheme="minorEastAsia" w:cs="Times New Roman" w:hint="eastAsia"/>
          <w:snapToGrid w:val="0"/>
          <w:sz w:val="22"/>
          <w:highlight w:val="yellow"/>
        </w:rPr>
        <w:t>：「</w:t>
      </w:r>
      <w:r w:rsidRPr="005F4F79">
        <w:rPr>
          <w:rFonts w:asciiTheme="minorEastAsia" w:hAnsiTheme="minorEastAsia" w:cs="Times New Roman" w:hint="eastAsia"/>
          <w:snapToGrid w:val="0"/>
          <w:sz w:val="22"/>
          <w:highlight w:val="yellow"/>
        </w:rPr>
        <w:t>未發生任特殊情況，</w:t>
      </w:r>
      <w:r w:rsidRPr="005F4F79">
        <w:rPr>
          <w:rFonts w:asciiTheme="minorEastAsia" w:hAnsiTheme="minorEastAsia" w:cs="Times New Roman"/>
          <w:snapToGrid w:val="0"/>
          <w:sz w:val="22"/>
          <w:highlight w:val="yellow"/>
        </w:rPr>
        <w:annotationRef/>
      </w:r>
      <w:r w:rsidRPr="005F4F79">
        <w:rPr>
          <w:rFonts w:asciiTheme="minorEastAsia" w:hAnsiTheme="minorEastAsia" w:cs="Times New Roman" w:hint="eastAsia"/>
          <w:snapToGrid w:val="0"/>
          <w:sz w:val="22"/>
          <w:highlight w:val="yellow"/>
        </w:rPr>
        <w:t>意即持有至到期，無實物可交割，僅能</w:t>
      </w:r>
      <w:proofErr w:type="gramStart"/>
      <w:r w:rsidRPr="005F4F79">
        <w:rPr>
          <w:rFonts w:asciiTheme="minorEastAsia" w:hAnsiTheme="minorEastAsia" w:cs="Times New Roman" w:hint="eastAsia"/>
          <w:snapToGrid w:val="0"/>
          <w:sz w:val="22"/>
          <w:highlight w:val="yellow"/>
        </w:rPr>
        <w:t>採</w:t>
      </w:r>
      <w:proofErr w:type="gramEnd"/>
      <w:r w:rsidRPr="005F4F79">
        <w:rPr>
          <w:rFonts w:asciiTheme="minorEastAsia" w:hAnsiTheme="minorEastAsia" w:cs="Times New Roman" w:hint="eastAsia"/>
          <w:snapToGrid w:val="0"/>
          <w:sz w:val="22"/>
          <w:highlight w:val="yellow"/>
        </w:rPr>
        <w:t>現金結算</w:t>
      </w:r>
      <w:r>
        <w:rPr>
          <w:rFonts w:asciiTheme="minorEastAsia" w:hAnsiTheme="minorEastAsia" w:cs="Times New Roman" w:hint="eastAsia"/>
          <w:snapToGrid w:val="0"/>
          <w:sz w:val="22"/>
          <w:highlight w:val="yellow"/>
        </w:rPr>
        <w:t>」</w:t>
      </w:r>
      <w:r w:rsidRPr="005F4F79">
        <w:rPr>
          <w:rFonts w:asciiTheme="minorEastAsia" w:hAnsiTheme="minorEastAsia" w:cs="Times New Roman" w:hint="eastAsia"/>
          <w:snapToGrid w:val="0"/>
          <w:sz w:val="22"/>
          <w:highlight w:val="yellow"/>
        </w:rPr>
        <w:t>，惟此處說明可選擇</w:t>
      </w:r>
      <w:r>
        <w:rPr>
          <w:rFonts w:asciiTheme="minorEastAsia" w:hAnsiTheme="minorEastAsia" w:cs="Times New Roman" w:hint="eastAsia"/>
          <w:snapToGrid w:val="0"/>
          <w:sz w:val="22"/>
          <w:highlight w:val="yellow"/>
        </w:rPr>
        <w:t>實物交割或現金結算</w:t>
      </w:r>
      <w:r w:rsidRPr="005F4F79">
        <w:rPr>
          <w:rFonts w:asciiTheme="minorEastAsia" w:hAnsiTheme="minorEastAsia" w:cs="Times New Roman" w:hint="eastAsia"/>
          <w:snapToGrid w:val="0"/>
          <w:sz w:val="22"/>
          <w:highlight w:val="yellow"/>
        </w:rPr>
        <w:t>，</w:t>
      </w:r>
      <w:proofErr w:type="gramStart"/>
      <w:r w:rsidRPr="005F4F79">
        <w:rPr>
          <w:rFonts w:asciiTheme="minorEastAsia" w:hAnsiTheme="minorEastAsia" w:cs="Times New Roman" w:hint="eastAsia"/>
          <w:snapToGrid w:val="0"/>
          <w:sz w:val="22"/>
          <w:highlight w:val="yellow"/>
        </w:rPr>
        <w:t>兩者間</w:t>
      </w:r>
      <w:r>
        <w:rPr>
          <w:rFonts w:asciiTheme="minorEastAsia" w:hAnsiTheme="minorEastAsia" w:cs="Times New Roman" w:hint="eastAsia"/>
          <w:snapToGrid w:val="0"/>
          <w:sz w:val="22"/>
          <w:highlight w:val="yellow"/>
        </w:rPr>
        <w:t>似</w:t>
      </w:r>
      <w:r w:rsidRPr="005F4F79">
        <w:rPr>
          <w:rFonts w:asciiTheme="minorEastAsia" w:hAnsiTheme="minorEastAsia" w:cs="Times New Roman" w:hint="eastAsia"/>
          <w:snapToGrid w:val="0"/>
          <w:sz w:val="22"/>
          <w:highlight w:val="yellow"/>
        </w:rPr>
        <w:t>相互</w:t>
      </w:r>
      <w:proofErr w:type="gramEnd"/>
      <w:r w:rsidRPr="005F4F79">
        <w:rPr>
          <w:rFonts w:asciiTheme="minorEastAsia" w:hAnsiTheme="minorEastAsia" w:cs="Times New Roman" w:hint="eastAsia"/>
          <w:snapToGrid w:val="0"/>
          <w:sz w:val="22"/>
          <w:highlight w:val="yellow"/>
        </w:rPr>
        <w:t>矛盾，敬請確認。</w:t>
      </w:r>
    </w:p>
  </w:comment>
  <w:comment w:id="92" w:author="林心羽" w:date="2024-07-17T11:18:00Z" w:initials="林心羽">
    <w:p w14:paraId="0C7C099D" w14:textId="25C63365" w:rsidR="00693018" w:rsidRPr="008B12A6" w:rsidRDefault="00693018">
      <w:pPr>
        <w:pStyle w:val="ad"/>
      </w:pPr>
      <w:r>
        <w:rPr>
          <w:rStyle w:val="ac"/>
        </w:rPr>
        <w:annotationRef/>
      </w:r>
      <w:r>
        <w:rPr>
          <w:rStyle w:val="ac"/>
        </w:rPr>
        <w:annotationRef/>
      </w:r>
      <w:r>
        <w:rPr>
          <w:rFonts w:hint="eastAsia"/>
        </w:rPr>
        <w:t>統一證回覆</w:t>
      </w:r>
      <w:r>
        <w:rPr>
          <w:rFonts w:hint="eastAsia"/>
        </w:rPr>
        <w:t xml:space="preserve"> </w:t>
      </w:r>
      <w:r>
        <w:rPr>
          <w:rFonts w:hint="eastAsia"/>
        </w:rPr>
        <w:t>有可能商品到期日與債券到期日不同所以商品到期日也有實物交割的可能</w:t>
      </w:r>
      <w:r>
        <w:rPr>
          <w:rFonts w:hint="eastAsia"/>
        </w:rPr>
        <w:t xml:space="preserve"> </w:t>
      </w:r>
    </w:p>
  </w:comment>
  <w:comment w:id="96" w:author="陳迎秋" w:date="2024-07-09T14:49:00Z" w:initials="陳迎秋">
    <w:p w14:paraId="67B1A006" w14:textId="4F9098AC" w:rsidR="00693018" w:rsidRDefault="00693018">
      <w:pPr>
        <w:pStyle w:val="ad"/>
      </w:pPr>
      <w:r>
        <w:rPr>
          <w:rStyle w:val="ac"/>
        </w:rPr>
        <w:annotationRef/>
      </w:r>
      <w:r w:rsidRPr="005F4F79">
        <w:rPr>
          <w:rFonts w:ascii="Times New Roman" w:eastAsia="標楷體" w:hAnsi="Times New Roman" w:cs="Times New Roman" w:hint="eastAsia"/>
          <w:b/>
          <w:snapToGrid w:val="0"/>
          <w:sz w:val="22"/>
          <w:highlight w:val="yellow"/>
        </w:rPr>
        <w:t>投資收益本息給付及其計算方式</w:t>
      </w:r>
      <w:r w:rsidRPr="005F4F79">
        <w:rPr>
          <w:rFonts w:ascii="Times New Roman" w:eastAsia="標楷體" w:hAnsi="Times New Roman" w:cs="Times New Roman" w:hint="eastAsia"/>
          <w:b/>
          <w:snapToGrid w:val="0"/>
          <w:sz w:val="22"/>
          <w:highlight w:val="yellow"/>
        </w:rPr>
        <w:t>3.</w:t>
      </w:r>
      <w:r w:rsidRPr="005F4F79">
        <w:rPr>
          <w:rFonts w:asciiTheme="minorEastAsia" w:hAnsiTheme="minorEastAsia" w:cs="Times New Roman" w:hint="eastAsia"/>
          <w:snapToGrid w:val="0"/>
          <w:sz w:val="22"/>
          <w:highlight w:val="yellow"/>
        </w:rPr>
        <w:t>之註解說明</w:t>
      </w:r>
      <w:r>
        <w:rPr>
          <w:rFonts w:asciiTheme="minorEastAsia" w:hAnsiTheme="minorEastAsia" w:cs="Times New Roman" w:hint="eastAsia"/>
          <w:snapToGrid w:val="0"/>
          <w:sz w:val="22"/>
          <w:highlight w:val="yellow"/>
        </w:rPr>
        <w:t>：「</w:t>
      </w:r>
      <w:r w:rsidRPr="005F4F79">
        <w:rPr>
          <w:rFonts w:asciiTheme="minorEastAsia" w:hAnsiTheme="minorEastAsia" w:cs="Times New Roman" w:hint="eastAsia"/>
          <w:snapToGrid w:val="0"/>
          <w:sz w:val="22"/>
          <w:highlight w:val="yellow"/>
        </w:rPr>
        <w:t>未發生任特殊情況，</w:t>
      </w:r>
      <w:r w:rsidRPr="005F4F79">
        <w:rPr>
          <w:rFonts w:asciiTheme="minorEastAsia" w:hAnsiTheme="minorEastAsia" w:cs="Times New Roman"/>
          <w:snapToGrid w:val="0"/>
          <w:sz w:val="22"/>
          <w:highlight w:val="yellow"/>
        </w:rPr>
        <w:annotationRef/>
      </w:r>
      <w:r w:rsidRPr="005F4F79">
        <w:rPr>
          <w:rFonts w:asciiTheme="minorEastAsia" w:hAnsiTheme="minorEastAsia" w:cs="Times New Roman" w:hint="eastAsia"/>
          <w:snapToGrid w:val="0"/>
          <w:sz w:val="22"/>
          <w:highlight w:val="yellow"/>
        </w:rPr>
        <w:t>意即持有至到期，無實物可交割，僅能</w:t>
      </w:r>
      <w:proofErr w:type="gramStart"/>
      <w:r w:rsidRPr="005F4F79">
        <w:rPr>
          <w:rFonts w:asciiTheme="minorEastAsia" w:hAnsiTheme="minorEastAsia" w:cs="Times New Roman" w:hint="eastAsia"/>
          <w:snapToGrid w:val="0"/>
          <w:sz w:val="22"/>
          <w:highlight w:val="yellow"/>
        </w:rPr>
        <w:t>採</w:t>
      </w:r>
      <w:proofErr w:type="gramEnd"/>
      <w:r w:rsidRPr="005F4F79">
        <w:rPr>
          <w:rFonts w:asciiTheme="minorEastAsia" w:hAnsiTheme="minorEastAsia" w:cs="Times New Roman" w:hint="eastAsia"/>
          <w:snapToGrid w:val="0"/>
          <w:sz w:val="22"/>
          <w:highlight w:val="yellow"/>
        </w:rPr>
        <w:t>現金結算</w:t>
      </w:r>
      <w:r>
        <w:rPr>
          <w:rFonts w:asciiTheme="minorEastAsia" w:hAnsiTheme="minorEastAsia" w:cs="Times New Roman" w:hint="eastAsia"/>
          <w:snapToGrid w:val="0"/>
          <w:sz w:val="22"/>
          <w:highlight w:val="yellow"/>
        </w:rPr>
        <w:t>」</w:t>
      </w:r>
      <w:r w:rsidRPr="005F4F79">
        <w:rPr>
          <w:rFonts w:asciiTheme="minorEastAsia" w:hAnsiTheme="minorEastAsia" w:cs="Times New Roman" w:hint="eastAsia"/>
          <w:snapToGrid w:val="0"/>
          <w:sz w:val="22"/>
          <w:highlight w:val="yellow"/>
        </w:rPr>
        <w:t>，惟此處說明可選擇</w:t>
      </w:r>
      <w:r>
        <w:rPr>
          <w:rFonts w:asciiTheme="minorEastAsia" w:hAnsiTheme="minorEastAsia" w:cs="Times New Roman" w:hint="eastAsia"/>
          <w:snapToGrid w:val="0"/>
          <w:sz w:val="22"/>
          <w:highlight w:val="yellow"/>
        </w:rPr>
        <w:t>實物交割</w:t>
      </w:r>
      <w:r w:rsidRPr="005F4F79">
        <w:rPr>
          <w:rFonts w:asciiTheme="minorEastAsia" w:hAnsiTheme="minorEastAsia" w:cs="Times New Roman" w:hint="eastAsia"/>
          <w:snapToGrid w:val="0"/>
          <w:sz w:val="22"/>
          <w:highlight w:val="yellow"/>
        </w:rPr>
        <w:t>，</w:t>
      </w:r>
      <w:proofErr w:type="gramStart"/>
      <w:r w:rsidRPr="005F4F79">
        <w:rPr>
          <w:rFonts w:asciiTheme="minorEastAsia" w:hAnsiTheme="minorEastAsia" w:cs="Times New Roman" w:hint="eastAsia"/>
          <w:snapToGrid w:val="0"/>
          <w:sz w:val="22"/>
          <w:highlight w:val="yellow"/>
        </w:rPr>
        <w:t>兩者間</w:t>
      </w:r>
      <w:r>
        <w:rPr>
          <w:rFonts w:asciiTheme="minorEastAsia" w:hAnsiTheme="minorEastAsia" w:cs="Times New Roman" w:hint="eastAsia"/>
          <w:snapToGrid w:val="0"/>
          <w:sz w:val="22"/>
          <w:highlight w:val="yellow"/>
        </w:rPr>
        <w:t>似</w:t>
      </w:r>
      <w:r w:rsidRPr="005F4F79">
        <w:rPr>
          <w:rFonts w:asciiTheme="minorEastAsia" w:hAnsiTheme="minorEastAsia" w:cs="Times New Roman" w:hint="eastAsia"/>
          <w:snapToGrid w:val="0"/>
          <w:sz w:val="22"/>
          <w:highlight w:val="yellow"/>
        </w:rPr>
        <w:t>相互</w:t>
      </w:r>
      <w:proofErr w:type="gramEnd"/>
      <w:r w:rsidRPr="005F4F79">
        <w:rPr>
          <w:rFonts w:asciiTheme="minorEastAsia" w:hAnsiTheme="minorEastAsia" w:cs="Times New Roman" w:hint="eastAsia"/>
          <w:snapToGrid w:val="0"/>
          <w:sz w:val="22"/>
          <w:highlight w:val="yellow"/>
        </w:rPr>
        <w:t>矛盾，敬請確認。</w:t>
      </w:r>
    </w:p>
  </w:comment>
  <w:comment w:id="97" w:author="林心羽" w:date="2024-07-17T11:22:00Z" w:initials="林心羽">
    <w:p w14:paraId="1AC509D0" w14:textId="43A3C23F" w:rsidR="00693018" w:rsidRDefault="00693018">
      <w:pPr>
        <w:pStyle w:val="ad"/>
      </w:pPr>
      <w:r>
        <w:rPr>
          <w:rStyle w:val="ac"/>
        </w:rPr>
        <w:annotationRef/>
      </w:r>
      <w:r>
        <w:rPr>
          <w:rFonts w:hint="eastAsia"/>
        </w:rPr>
        <w:t>統一證回覆</w:t>
      </w:r>
      <w:r>
        <w:rPr>
          <w:rFonts w:hint="eastAsia"/>
        </w:rPr>
        <w:t xml:space="preserve"> </w:t>
      </w:r>
      <w:r>
        <w:rPr>
          <w:rFonts w:hint="eastAsia"/>
        </w:rPr>
        <w:t>有可能商品到期日與債券到期日不同所以商品到期日也有實物交割的可能</w:t>
      </w:r>
    </w:p>
  </w:comment>
  <w:comment w:id="101" w:author="陳迎秋" w:date="2024-06-27T10:10:00Z" w:initials="陳迎秋">
    <w:p w14:paraId="0A55F7E4" w14:textId="62B273A5" w:rsidR="00693018" w:rsidRDefault="00693018">
      <w:pPr>
        <w:pStyle w:val="ad"/>
      </w:pPr>
      <w:r>
        <w:rPr>
          <w:rStyle w:val="ac"/>
        </w:rPr>
        <w:annotationRef/>
      </w:r>
      <w:r>
        <w:rPr>
          <w:rFonts w:hint="eastAsia"/>
        </w:rPr>
        <w:t>建議調整寫法，因原敘述方式並未直接說明計算方式，而是在中間插入觸發事件通知日與特殊事件通知，故建議調整如左，敬請確認</w:t>
      </w:r>
    </w:p>
  </w:comment>
  <w:comment w:id="111" w:author="林心羽" w:date="2024-08-19T12:20:00Z" w:initials="林心羽">
    <w:p w14:paraId="2BF82F60" w14:textId="53D0D665" w:rsidR="00693018" w:rsidRDefault="00693018">
      <w:pPr>
        <w:pStyle w:val="ad"/>
      </w:pPr>
      <w:r>
        <w:rPr>
          <w:rStyle w:val="ac"/>
        </w:rPr>
        <w:annotationRef/>
      </w:r>
      <w:r>
        <w:rPr>
          <w:rFonts w:hint="eastAsia"/>
        </w:rPr>
        <w:t>新增實物交割方式</w:t>
      </w:r>
    </w:p>
  </w:comment>
  <w:comment w:id="118" w:author="林心羽" w:date="2024-08-19T12:22:00Z" w:initials="林心羽">
    <w:p w14:paraId="194B8D9D" w14:textId="67D7CF31" w:rsidR="00693018" w:rsidRDefault="00693018">
      <w:pPr>
        <w:pStyle w:val="ad"/>
      </w:pPr>
      <w:r>
        <w:rPr>
          <w:rStyle w:val="ac"/>
        </w:rPr>
        <w:annotationRef/>
      </w:r>
      <w:r>
        <w:rPr>
          <w:rFonts w:hint="eastAsia"/>
        </w:rPr>
        <w:t>新增實物交割方式</w:t>
      </w:r>
    </w:p>
  </w:comment>
  <w:comment w:id="113" w:author="陳迎秋" w:date="2024-06-27T10:04:00Z" w:initials="陳迎秋">
    <w:p w14:paraId="435173D0" w14:textId="7A0C0B70" w:rsidR="00693018" w:rsidRDefault="00693018">
      <w:pPr>
        <w:pStyle w:val="ad"/>
      </w:pPr>
      <w:r>
        <w:rPr>
          <w:rStyle w:val="ac"/>
        </w:rPr>
        <w:annotationRef/>
      </w:r>
      <w:r>
        <w:rPr>
          <w:rFonts w:hint="eastAsia"/>
        </w:rPr>
        <w:t>可否實物交割？如可，請補充</w:t>
      </w:r>
    </w:p>
  </w:comment>
  <w:comment w:id="114" w:author="林心羽" w:date="2024-07-08T12:58:00Z" w:initials="林心羽">
    <w:p w14:paraId="3598BA3B" w14:textId="7FB32963" w:rsidR="00693018" w:rsidRDefault="00693018">
      <w:pPr>
        <w:pStyle w:val="ad"/>
      </w:pPr>
      <w:r>
        <w:rPr>
          <w:rFonts w:hint="eastAsia"/>
        </w:rPr>
        <w:t>未發生任特殊情況，</w:t>
      </w:r>
      <w:r>
        <w:rPr>
          <w:rStyle w:val="ac"/>
        </w:rPr>
        <w:annotationRef/>
      </w:r>
      <w:r>
        <w:rPr>
          <w:rFonts w:hint="eastAsia"/>
        </w:rPr>
        <w:t>意即持有至到期，無實物可交割，僅能</w:t>
      </w:r>
      <w:proofErr w:type="gramStart"/>
      <w:r>
        <w:rPr>
          <w:rFonts w:hint="eastAsia"/>
        </w:rPr>
        <w:t>採</w:t>
      </w:r>
      <w:proofErr w:type="gramEnd"/>
      <w:r>
        <w:rPr>
          <w:rFonts w:hint="eastAsia"/>
        </w:rPr>
        <w:t>現金結算</w:t>
      </w:r>
    </w:p>
  </w:comment>
  <w:comment w:id="115" w:author="陳迎秋" w:date="2024-07-09T11:53:00Z" w:initials="陳迎秋">
    <w:p w14:paraId="0AFC3F4A" w14:textId="6F339199" w:rsidR="00693018" w:rsidRDefault="00693018">
      <w:pPr>
        <w:pStyle w:val="ad"/>
      </w:pPr>
      <w:r>
        <w:rPr>
          <w:rStyle w:val="ac"/>
        </w:rPr>
        <w:annotationRef/>
      </w:r>
      <w:r w:rsidRPr="005F4F79">
        <w:rPr>
          <w:rFonts w:ascii="Times New Roman" w:eastAsia="標楷體" w:hAnsi="Times New Roman" w:cs="Times New Roman" w:hint="eastAsia"/>
          <w:b/>
          <w:snapToGrid w:val="0"/>
          <w:sz w:val="22"/>
          <w:highlight w:val="yellow"/>
        </w:rPr>
        <w:t>交割方式</w:t>
      </w:r>
      <w:r w:rsidRPr="005F4F79">
        <w:rPr>
          <w:rFonts w:ascii="Times New Roman" w:eastAsia="標楷體" w:hAnsi="Times New Roman" w:cs="Times New Roman" w:hint="eastAsia"/>
          <w:b/>
          <w:snapToGrid w:val="0"/>
          <w:sz w:val="22"/>
          <w:highlight w:val="yellow"/>
        </w:rPr>
        <w:t>1.</w:t>
      </w:r>
      <w:r w:rsidRPr="005F4F79">
        <w:rPr>
          <w:rFonts w:ascii="Times New Roman" w:eastAsia="標楷體" w:hAnsi="Times New Roman" w:cs="Times New Roman" w:hint="eastAsia"/>
          <w:kern w:val="0"/>
          <w:sz w:val="21"/>
          <w:szCs w:val="21"/>
          <w:highlight w:val="yellow"/>
        </w:rPr>
        <w:t xml:space="preserve"> </w:t>
      </w:r>
      <w:r w:rsidRPr="005F4F79">
        <w:rPr>
          <w:rFonts w:asciiTheme="minorEastAsia" w:hAnsiTheme="minorEastAsia" w:cs="Times New Roman" w:hint="eastAsia"/>
          <w:kern w:val="0"/>
          <w:sz w:val="21"/>
          <w:szCs w:val="21"/>
          <w:highlight w:val="yellow"/>
        </w:rPr>
        <w:t>說明到期通知日當日可選擇實物交割或現金結算，與上述回覆似矛盾，敬請確認。</w:t>
      </w:r>
    </w:p>
  </w:comment>
  <w:comment w:id="116" w:author="林心羽" w:date="2024-07-17T11:27:00Z" w:initials="林心羽">
    <w:p w14:paraId="68B8F23F" w14:textId="694F80F3" w:rsidR="00693018" w:rsidRDefault="00693018">
      <w:pPr>
        <w:pStyle w:val="ad"/>
      </w:pPr>
      <w:r>
        <w:rPr>
          <w:rStyle w:val="ac"/>
        </w:rPr>
        <w:annotationRef/>
      </w:r>
      <w:r>
        <w:rPr>
          <w:rFonts w:hint="eastAsia"/>
        </w:rPr>
        <w:t>統一證回覆</w:t>
      </w:r>
      <w:r>
        <w:rPr>
          <w:rFonts w:hint="eastAsia"/>
        </w:rPr>
        <w:t xml:space="preserve"> </w:t>
      </w:r>
      <w:r>
        <w:rPr>
          <w:rFonts w:hint="eastAsia"/>
        </w:rPr>
        <w:t>有可能商品到期日與債券到期日不同所以商品到期日也有實物交割的可能</w:t>
      </w:r>
      <w:r>
        <w:rPr>
          <w:rFonts w:hint="eastAsia"/>
        </w:rPr>
        <w:t xml:space="preserve"> </w:t>
      </w:r>
      <w:r>
        <w:rPr>
          <w:rFonts w:hint="eastAsia"/>
        </w:rPr>
        <w:t>故本處維持原條文</w:t>
      </w:r>
    </w:p>
  </w:comment>
  <w:comment w:id="131" w:author="陳迎秋" w:date="2024-06-27T10:13:00Z" w:initials="陳迎秋">
    <w:p w14:paraId="651223EC" w14:textId="2187BFD3" w:rsidR="00693018" w:rsidRDefault="00693018">
      <w:pPr>
        <w:pStyle w:val="ad"/>
      </w:pPr>
      <w:r>
        <w:rPr>
          <w:rStyle w:val="ac"/>
        </w:rPr>
        <w:annotationRef/>
      </w:r>
      <w:r>
        <w:rPr>
          <w:rFonts w:hint="eastAsia"/>
        </w:rPr>
        <w:t>請評估</w:t>
      </w:r>
      <w:r>
        <w:rPr>
          <w:rFonts w:hint="eastAsia"/>
        </w:rPr>
        <w:t>3</w:t>
      </w:r>
      <w:r>
        <w:rPr>
          <w:rFonts w:hint="eastAsia"/>
        </w:rPr>
        <w:t>和</w:t>
      </w:r>
      <w:r>
        <w:rPr>
          <w:rFonts w:hint="eastAsia"/>
        </w:rPr>
        <w:t>4</w:t>
      </w:r>
      <w:r>
        <w:rPr>
          <w:rFonts w:hint="eastAsia"/>
        </w:rPr>
        <w:t>是否調換順序，蓋因</w:t>
      </w:r>
      <w:r>
        <w:rPr>
          <w:rFonts w:hint="eastAsia"/>
        </w:rPr>
        <w:t>1</w:t>
      </w:r>
      <w:r>
        <w:rPr>
          <w:rFonts w:hint="eastAsia"/>
        </w:rPr>
        <w:t>、</w:t>
      </w:r>
      <w:r>
        <w:rPr>
          <w:rFonts w:hint="eastAsia"/>
        </w:rPr>
        <w:t>2</w:t>
      </w:r>
      <w:r>
        <w:rPr>
          <w:rFonts w:hint="eastAsia"/>
        </w:rPr>
        <w:t>、</w:t>
      </w:r>
      <w:r>
        <w:rPr>
          <w:rFonts w:hint="eastAsia"/>
        </w:rPr>
        <w:t>4</w:t>
      </w:r>
      <w:r>
        <w:rPr>
          <w:rFonts w:hint="eastAsia"/>
        </w:rPr>
        <w:t>都是在說明發生特殊事件等情形，</w:t>
      </w:r>
      <w:r>
        <w:rPr>
          <w:rFonts w:hint="eastAsia"/>
        </w:rPr>
        <w:t>3</w:t>
      </w:r>
      <w:r>
        <w:rPr>
          <w:rFonts w:hint="eastAsia"/>
        </w:rPr>
        <w:t>是在說明</w:t>
      </w:r>
      <w:r w:rsidRPr="002E5B16">
        <w:rPr>
          <w:rFonts w:hint="eastAsia"/>
          <w:b/>
          <w:color w:val="FF0000"/>
          <w:u w:val="single"/>
        </w:rPr>
        <w:t>未發生</w:t>
      </w:r>
      <w:r>
        <w:rPr>
          <w:rFonts w:hint="eastAsia"/>
        </w:rPr>
        <w:t>特殊事件等情形，故</w:t>
      </w:r>
      <w:r>
        <w:rPr>
          <w:rFonts w:hint="eastAsia"/>
        </w:rPr>
        <w:t>1</w:t>
      </w:r>
      <w:r>
        <w:rPr>
          <w:rFonts w:hint="eastAsia"/>
        </w:rPr>
        <w:t>、</w:t>
      </w:r>
      <w:r>
        <w:rPr>
          <w:rFonts w:hint="eastAsia"/>
        </w:rPr>
        <w:t>2</w:t>
      </w:r>
      <w:r>
        <w:rPr>
          <w:rFonts w:hint="eastAsia"/>
        </w:rPr>
        <w:t>、</w:t>
      </w:r>
      <w:r>
        <w:rPr>
          <w:rFonts w:hint="eastAsia"/>
        </w:rPr>
        <w:t>4</w:t>
      </w:r>
      <w:r>
        <w:rPr>
          <w:rFonts w:hint="eastAsia"/>
        </w:rPr>
        <w:t>連續說明較順暢</w:t>
      </w:r>
    </w:p>
  </w:comment>
  <w:comment w:id="132" w:author="林心羽" w:date="2024-07-08T13:02:00Z" w:initials="林心羽">
    <w:p w14:paraId="65F72CFC" w14:textId="6009B571" w:rsidR="00693018" w:rsidRDefault="00693018">
      <w:pPr>
        <w:pStyle w:val="ad"/>
      </w:pPr>
      <w:r>
        <w:rPr>
          <w:rStyle w:val="ac"/>
        </w:rPr>
        <w:annotationRef/>
      </w:r>
      <w:r>
        <w:rPr>
          <w:rFonts w:hint="eastAsia"/>
        </w:rPr>
        <w:t>此順序由於不影響對計算方式的表達，故不掉換順序</w:t>
      </w:r>
    </w:p>
  </w:comment>
  <w:comment w:id="133" w:author="陳迎秋" w:date="2024-07-09T11:56:00Z" w:initials="陳迎秋">
    <w:p w14:paraId="5B282EF8" w14:textId="341114AE" w:rsidR="00693018" w:rsidRDefault="00693018">
      <w:pPr>
        <w:pStyle w:val="ad"/>
      </w:pPr>
      <w:r>
        <w:rPr>
          <w:rStyle w:val="ac"/>
        </w:rPr>
        <w:annotationRef/>
      </w:r>
      <w:r w:rsidRPr="005F4F79">
        <w:rPr>
          <w:rFonts w:hint="eastAsia"/>
          <w:highlight w:val="yellow"/>
        </w:rPr>
        <w:t>請單位自行評估。</w:t>
      </w:r>
    </w:p>
  </w:comment>
  <w:comment w:id="134" w:author="林心羽" w:date="2024-07-17T11:27:00Z" w:initials="林心羽">
    <w:p w14:paraId="7028DE73" w14:textId="426686DA" w:rsidR="00693018" w:rsidRDefault="00693018">
      <w:pPr>
        <w:pStyle w:val="ad"/>
      </w:pPr>
      <w:r>
        <w:rPr>
          <w:rStyle w:val="ac"/>
        </w:rPr>
        <w:annotationRef/>
      </w:r>
      <w:r>
        <w:rPr>
          <w:rFonts w:hint="eastAsia"/>
        </w:rPr>
        <w:t>確認維持現有順序</w:t>
      </w:r>
    </w:p>
  </w:comment>
  <w:comment w:id="300" w:author="陳迎秋" w:date="2024-06-25T14:15:00Z" w:initials="陳迎秋">
    <w:p w14:paraId="6DA4E517" w14:textId="1DD68FAB" w:rsidR="00693018" w:rsidRDefault="00693018">
      <w:pPr>
        <w:pStyle w:val="ad"/>
      </w:pPr>
      <w:r>
        <w:rPr>
          <w:rStyle w:val="ac"/>
        </w:rPr>
        <w:annotationRef/>
      </w:r>
      <w:r>
        <w:rPr>
          <w:rFonts w:hint="eastAsia"/>
        </w:rPr>
        <w:t>請</w:t>
      </w:r>
      <w:proofErr w:type="gramStart"/>
      <w:r>
        <w:rPr>
          <w:rFonts w:hint="eastAsia"/>
        </w:rPr>
        <w:t>確認金控相關</w:t>
      </w:r>
      <w:proofErr w:type="gramEnd"/>
      <w:r>
        <w:rPr>
          <w:rFonts w:hint="eastAsia"/>
        </w:rPr>
        <w:t>規範名稱及內容是否正確及符合本案需求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2CE7753" w15:done="0"/>
  <w15:commentEx w15:paraId="693D7987" w15:done="0"/>
  <w15:commentEx w15:paraId="01007EC1" w15:paraIdParent="693D7987" w15:done="0"/>
  <w15:commentEx w15:paraId="145A5EFB" w15:paraIdParent="693D7987" w15:done="0"/>
  <w15:commentEx w15:paraId="442FC147" w15:done="0"/>
  <w15:commentEx w15:paraId="2080EE89" w15:paraIdParent="442FC147" w15:done="0"/>
  <w15:commentEx w15:paraId="7C3663BC" w15:paraIdParent="442FC147" w15:done="0"/>
  <w15:commentEx w15:paraId="2A6098C1" w15:done="0"/>
  <w15:commentEx w15:paraId="0EEFB8BA" w15:done="0"/>
  <w15:commentEx w15:paraId="0D8667CF" w15:paraIdParent="0EEFB8BA" w15:done="0"/>
  <w15:commentEx w15:paraId="5D1B91D8" w15:paraIdParent="0EEFB8BA" w15:done="0"/>
  <w15:commentEx w15:paraId="77515A74" w15:done="0"/>
  <w15:commentEx w15:paraId="5B113E10" w15:done="0"/>
  <w15:commentEx w15:paraId="163C1AA6" w15:done="0"/>
  <w15:commentEx w15:paraId="2B1E686E" w15:paraIdParent="163C1AA6" w15:done="0"/>
  <w15:commentEx w15:paraId="16372D3E" w15:paraIdParent="163C1AA6" w15:done="0"/>
  <w15:commentEx w15:paraId="3AC300E7" w15:done="0"/>
  <w15:commentEx w15:paraId="1872B93F" w15:paraIdParent="3AC300E7" w15:done="0"/>
  <w15:commentEx w15:paraId="626E4BF5" w15:done="0"/>
  <w15:commentEx w15:paraId="05DCFFF2" w15:paraIdParent="626E4BF5" w15:done="0"/>
  <w15:commentEx w15:paraId="5BFC3060" w15:done="0"/>
  <w15:commentEx w15:paraId="5AD11B44" w15:paraIdParent="5BFC3060" w15:done="0"/>
  <w15:commentEx w15:paraId="7425B340" w15:done="0"/>
  <w15:commentEx w15:paraId="0E2E855C" w15:done="0"/>
  <w15:commentEx w15:paraId="5297A389" w15:done="0"/>
  <w15:commentEx w15:paraId="10183B81" w15:paraIdParent="5297A389" w15:done="0"/>
  <w15:commentEx w15:paraId="32C7E8D0" w15:paraIdParent="5297A389" w15:done="0"/>
  <w15:commentEx w15:paraId="1F9AF960" w15:paraIdParent="5297A389" w15:done="0"/>
  <w15:commentEx w15:paraId="3A551CCB" w15:done="0"/>
  <w15:commentEx w15:paraId="75E4C449" w15:paraIdParent="3A551CCB" w15:done="0"/>
  <w15:commentEx w15:paraId="40F5E569" w15:paraIdParent="3A551CCB" w15:done="0"/>
  <w15:commentEx w15:paraId="0936FCB4" w15:paraIdParent="3A551CCB" w15:done="0"/>
  <w15:commentEx w15:paraId="2421DCB6" w15:done="0"/>
  <w15:commentEx w15:paraId="0C7C099D" w15:paraIdParent="2421DCB6" w15:done="0"/>
  <w15:commentEx w15:paraId="67B1A006" w15:done="0"/>
  <w15:commentEx w15:paraId="1AC509D0" w15:paraIdParent="67B1A006" w15:done="0"/>
  <w15:commentEx w15:paraId="0A55F7E4" w15:done="0"/>
  <w15:commentEx w15:paraId="2BF82F60" w15:done="0"/>
  <w15:commentEx w15:paraId="194B8D9D" w15:done="0"/>
  <w15:commentEx w15:paraId="435173D0" w15:done="0"/>
  <w15:commentEx w15:paraId="3598BA3B" w15:paraIdParent="435173D0" w15:done="0"/>
  <w15:commentEx w15:paraId="0AFC3F4A" w15:paraIdParent="435173D0" w15:done="0"/>
  <w15:commentEx w15:paraId="68B8F23F" w15:paraIdParent="435173D0" w15:done="0"/>
  <w15:commentEx w15:paraId="651223EC" w15:done="0"/>
  <w15:commentEx w15:paraId="65F72CFC" w15:paraIdParent="651223EC" w15:done="0"/>
  <w15:commentEx w15:paraId="5B282EF8" w15:paraIdParent="651223EC" w15:done="0"/>
  <w15:commentEx w15:paraId="7028DE73" w15:paraIdParent="651223EC" w15:done="0"/>
  <w15:commentEx w15:paraId="6DA4E5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F96AF0" w16cex:dateUtc="2021-09-25T01:31:00Z"/>
  <w16cex:commentExtensible w16cex:durableId="24F96685" w16cex:dateUtc="2021-09-25T01:12:00Z"/>
  <w16cex:commentExtensible w16cex:durableId="24F966DF" w16cex:dateUtc="2021-09-25T01:14:00Z"/>
  <w16cex:commentExtensible w16cex:durableId="24F9672E" w16cex:dateUtc="2021-09-25T01:15:00Z"/>
  <w16cex:commentExtensible w16cex:durableId="24F96B9A" w16cex:dateUtc="2021-09-25T01:34:00Z"/>
  <w16cex:commentExtensible w16cex:durableId="24F96C29" w16cex:dateUtc="2021-09-25T01:36:00Z"/>
  <w16cex:commentExtensible w16cex:durableId="24F96DA1" w16cex:dateUtc="2021-09-25T01:42:00Z"/>
  <w16cex:commentExtensible w16cex:durableId="24F96F69" w16cex:dateUtc="2021-09-25T0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1DB658" w16cid:durableId="24F96597"/>
  <w16cid:commentId w16cid:paraId="4EE91543" w16cid:durableId="24F96598"/>
  <w16cid:commentId w16cid:paraId="5EE191D7" w16cid:durableId="24F96599"/>
  <w16cid:commentId w16cid:paraId="52B00FBB" w16cid:durableId="24F96AF0"/>
  <w16cid:commentId w16cid:paraId="0EA4D188" w16cid:durableId="24F9659A"/>
  <w16cid:commentId w16cid:paraId="14695E26" w16cid:durableId="24F96685"/>
  <w16cid:commentId w16cid:paraId="011D6C51" w16cid:durableId="24F966DF"/>
  <w16cid:commentId w16cid:paraId="34AFF655" w16cid:durableId="24F9672E"/>
  <w16cid:commentId w16cid:paraId="6406FB83" w16cid:durableId="24F9659B"/>
  <w16cid:commentId w16cid:paraId="7AEBB7C3" w16cid:durableId="24F9659C"/>
  <w16cid:commentId w16cid:paraId="1A723FC9" w16cid:durableId="24F96B9A"/>
  <w16cid:commentId w16cid:paraId="25164465" w16cid:durableId="24F96C29"/>
  <w16cid:commentId w16cid:paraId="3FF5B89D" w16cid:durableId="24F9659D"/>
  <w16cid:commentId w16cid:paraId="7E43ADAB" w16cid:durableId="24F96DA1"/>
  <w16cid:commentId w16cid:paraId="50B833C7" w16cid:durableId="24F9659E"/>
  <w16cid:commentId w16cid:paraId="7636EEF0" w16cid:durableId="24F96F69"/>
  <w16cid:commentId w16cid:paraId="45A743D7" w16cid:durableId="24F9659F"/>
  <w16cid:commentId w16cid:paraId="3CE2742F" w16cid:durableId="24F965A0"/>
  <w16cid:commentId w16cid:paraId="56900A30" w16cid:durableId="24F965A1"/>
  <w16cid:commentId w16cid:paraId="6EE3A87B" w16cid:durableId="24F965A2"/>
  <w16cid:commentId w16cid:paraId="66E8789F" w16cid:durableId="24F965A3"/>
  <w16cid:commentId w16cid:paraId="2EC356BE" w16cid:durableId="24F965A4"/>
  <w16cid:commentId w16cid:paraId="16E38BC5" w16cid:durableId="24F965A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1A44AF" w14:textId="77777777" w:rsidR="003C5382" w:rsidRDefault="003C5382" w:rsidP="00B46638">
      <w:r>
        <w:separator/>
      </w:r>
    </w:p>
  </w:endnote>
  <w:endnote w:type="continuationSeparator" w:id="0">
    <w:p w14:paraId="6253066C" w14:textId="77777777" w:rsidR="003C5382" w:rsidRDefault="003C5382" w:rsidP="00B46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D0720B" w14:textId="44697795" w:rsidR="00693018" w:rsidRPr="004F0ACA" w:rsidRDefault="00693018" w:rsidP="00B46638">
    <w:pPr>
      <w:pStyle w:val="a3"/>
      <w:tabs>
        <w:tab w:val="left" w:pos="2000"/>
        <w:tab w:val="left" w:pos="3235"/>
        <w:tab w:val="right" w:pos="10205"/>
        <w:tab w:val="right" w:pos="10773"/>
      </w:tabs>
      <w:rPr>
        <w:rFonts w:ascii="標楷體" w:eastAsia="標楷體" w:hAnsi="標楷體"/>
      </w:rPr>
    </w:pPr>
    <w:r>
      <w:rPr>
        <w:rFonts w:ascii="標楷體" w:eastAsia="標楷體" w:hAnsi="標楷體"/>
      </w:rPr>
      <w:tab/>
    </w:r>
    <w:r>
      <w:rPr>
        <w:rFonts w:ascii="標楷體" w:eastAsia="標楷體" w:hAnsi="標楷體"/>
      </w:rPr>
      <w:tab/>
    </w:r>
    <w:r>
      <w:rPr>
        <w:rFonts w:ascii="標楷體" w:eastAsia="標楷體" w:hAnsi="標楷體"/>
      </w:rPr>
      <w:tab/>
    </w:r>
    <w:r>
      <w:rPr>
        <w:rFonts w:ascii="標楷體" w:eastAsia="標楷體" w:hAnsi="標楷體"/>
      </w:rPr>
      <w:tab/>
    </w:r>
    <w:r>
      <w:rPr>
        <w:rFonts w:ascii="標楷體" w:eastAsia="標楷體" w:hAnsi="標楷體"/>
      </w:rPr>
      <w:tab/>
    </w:r>
    <w:r w:rsidRPr="004F0ACA">
      <w:rPr>
        <w:rFonts w:ascii="標楷體" w:eastAsia="標楷體" w:hAnsi="標楷體"/>
      </w:rPr>
      <w:t>第</w:t>
    </w:r>
    <w:r w:rsidRPr="004F0ACA">
      <w:rPr>
        <w:rFonts w:ascii="標楷體" w:eastAsia="標楷體" w:hAnsi="標楷體"/>
      </w:rPr>
      <w:fldChar w:fldCharType="begin"/>
    </w:r>
    <w:r w:rsidRPr="004F0ACA">
      <w:rPr>
        <w:rFonts w:ascii="標楷體" w:eastAsia="標楷體" w:hAnsi="標楷體"/>
      </w:rPr>
      <w:instrText xml:space="preserve">   PAGE </w:instrText>
    </w:r>
    <w:r w:rsidRPr="004F0ACA">
      <w:rPr>
        <w:rFonts w:ascii="標楷體" w:eastAsia="標楷體" w:hAnsi="標楷體"/>
      </w:rPr>
      <w:fldChar w:fldCharType="separate"/>
    </w:r>
    <w:r w:rsidR="005D2A55">
      <w:rPr>
        <w:rFonts w:ascii="標楷體" w:eastAsia="標楷體" w:hAnsi="標楷體"/>
        <w:noProof/>
      </w:rPr>
      <w:t>21</w:t>
    </w:r>
    <w:r w:rsidRPr="004F0ACA">
      <w:rPr>
        <w:rFonts w:ascii="標楷體" w:eastAsia="標楷體" w:hAnsi="標楷體"/>
      </w:rPr>
      <w:fldChar w:fldCharType="end"/>
    </w:r>
    <w:r w:rsidRPr="004F0ACA">
      <w:rPr>
        <w:rFonts w:ascii="標楷體" w:eastAsia="標楷體" w:hAnsi="標楷體"/>
      </w:rPr>
      <w:t xml:space="preserve"> 頁，共 </w:t>
    </w:r>
    <w:r w:rsidRPr="004F0ACA">
      <w:rPr>
        <w:rFonts w:ascii="標楷體" w:eastAsia="標楷體" w:hAnsi="標楷體"/>
      </w:rPr>
      <w:fldChar w:fldCharType="begin"/>
    </w:r>
    <w:r w:rsidRPr="004F0ACA">
      <w:rPr>
        <w:rFonts w:ascii="標楷體" w:eastAsia="標楷體" w:hAnsi="標楷體"/>
      </w:rPr>
      <w:instrText>NUMPAGES</w:instrText>
    </w:r>
    <w:r w:rsidRPr="004F0ACA">
      <w:rPr>
        <w:rFonts w:ascii="標楷體" w:eastAsia="標楷體" w:hAnsi="標楷體"/>
      </w:rPr>
      <w:fldChar w:fldCharType="separate"/>
    </w:r>
    <w:r w:rsidR="005D2A55">
      <w:rPr>
        <w:rFonts w:ascii="標楷體" w:eastAsia="標楷體" w:hAnsi="標楷體"/>
        <w:noProof/>
      </w:rPr>
      <w:t>23</w:t>
    </w:r>
    <w:r w:rsidRPr="004F0ACA">
      <w:rPr>
        <w:rFonts w:ascii="標楷體" w:eastAsia="標楷體" w:hAnsi="標楷體"/>
      </w:rPr>
      <w:fldChar w:fldCharType="end"/>
    </w:r>
    <w:r w:rsidRPr="004F0ACA">
      <w:rPr>
        <w:rFonts w:ascii="標楷體" w:eastAsia="標楷體" w:hAnsi="標楷體"/>
      </w:rPr>
      <w:t>頁</w:t>
    </w:r>
  </w:p>
  <w:p w14:paraId="12B41838" w14:textId="74678E6C" w:rsidR="00693018" w:rsidRPr="004F0ACA" w:rsidRDefault="00693018" w:rsidP="00B46638">
    <w:pPr>
      <w:pStyle w:val="a3"/>
      <w:jc w:val="right"/>
      <w:rPr>
        <w:rFonts w:ascii="標楷體" w:eastAsia="標楷體" w:hAnsi="標楷體"/>
      </w:rPr>
    </w:pPr>
    <w:r>
      <w:rPr>
        <w:rFonts w:ascii="標楷體" w:eastAsia="標楷體" w:hAnsi="標楷體" w:hint="eastAsia"/>
      </w:rPr>
      <w:t>(202</w:t>
    </w:r>
    <w:del w:id="338" w:author="陳迎秋" w:date="2024-06-25T14:51:00Z">
      <w:r w:rsidDel="00C05A5A">
        <w:rPr>
          <w:rFonts w:ascii="標楷體" w:eastAsia="標楷體" w:hAnsi="標楷體" w:hint="eastAsia"/>
        </w:rPr>
        <w:delText>1</w:delText>
      </w:r>
    </w:del>
    <w:ins w:id="339" w:author="陳迎秋" w:date="2024-06-25T14:51:00Z">
      <w:r>
        <w:rPr>
          <w:rFonts w:ascii="標楷體" w:eastAsia="標楷體" w:hAnsi="標楷體" w:hint="eastAsia"/>
        </w:rPr>
        <w:t>4</w:t>
      </w:r>
    </w:ins>
    <w:r>
      <w:rPr>
        <w:rFonts w:ascii="標楷體" w:eastAsia="標楷體" w:hAnsi="標楷體" w:hint="eastAsia"/>
      </w:rPr>
      <w:t>.0</w:t>
    </w:r>
    <w:ins w:id="340" w:author="陳迎秋" w:date="2024-06-25T14:52:00Z">
      <w:r>
        <w:rPr>
          <w:rFonts w:ascii="標楷體" w:eastAsia="標楷體" w:hAnsi="標楷體"/>
        </w:rPr>
        <w:t>X</w:t>
      </w:r>
    </w:ins>
    <w:del w:id="341" w:author="陳迎秋" w:date="2024-06-25T14:51:00Z">
      <w:r w:rsidDel="00C05A5A">
        <w:rPr>
          <w:rFonts w:ascii="標楷體" w:eastAsia="標楷體" w:hAnsi="標楷體"/>
        </w:rPr>
        <w:delText>9</w:delText>
      </w:r>
    </w:del>
    <w:r w:rsidRPr="004F0ACA">
      <w:rPr>
        <w:rFonts w:ascii="標楷體" w:eastAsia="標楷體" w:hAnsi="標楷體" w:hint="eastAsia"/>
      </w:rPr>
      <w:t>版)</w:t>
    </w:r>
  </w:p>
  <w:p w14:paraId="112ABF07" w14:textId="77777777" w:rsidR="00693018" w:rsidRDefault="00693018" w:rsidP="00B46638">
    <w:pPr>
      <w:pStyle w:val="a5"/>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1163C3" w14:textId="77777777" w:rsidR="003C5382" w:rsidRDefault="003C5382" w:rsidP="00B46638">
      <w:r>
        <w:separator/>
      </w:r>
    </w:p>
  </w:footnote>
  <w:footnote w:type="continuationSeparator" w:id="0">
    <w:p w14:paraId="7D34FA3B" w14:textId="77777777" w:rsidR="003C5382" w:rsidRDefault="003C5382" w:rsidP="00B46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75CE91" w14:textId="6EF63F9D" w:rsidR="00693018" w:rsidRDefault="00693018">
    <w:pPr>
      <w:pStyle w:val="a3"/>
    </w:pPr>
    <w:r w:rsidRPr="00B46638">
      <w:rPr>
        <w:noProof/>
      </w:rPr>
      <mc:AlternateContent>
        <mc:Choice Requires="wps">
          <w:drawing>
            <wp:anchor distT="0" distB="0" distL="114300" distR="114300" simplePos="0" relativeHeight="251659264" behindDoc="0" locked="0" layoutInCell="1" allowOverlap="1" wp14:anchorId="5A8D41F5" wp14:editId="68CFCE06">
              <wp:simplePos x="0" y="0"/>
              <wp:positionH relativeFrom="column">
                <wp:posOffset>49472</wp:posOffset>
              </wp:positionH>
              <wp:positionV relativeFrom="paragraph">
                <wp:posOffset>-1843</wp:posOffset>
              </wp:positionV>
              <wp:extent cx="5716515" cy="5610"/>
              <wp:effectExtent l="0" t="0" r="36830" b="33020"/>
              <wp:wrapNone/>
              <wp:docPr id="8" name="直線接點 8"/>
              <wp:cNvGraphicFramePr/>
              <a:graphic xmlns:a="http://schemas.openxmlformats.org/drawingml/2006/main">
                <a:graphicData uri="http://schemas.microsoft.com/office/word/2010/wordprocessingShape">
                  <wps:wsp>
                    <wps:cNvCnPr/>
                    <wps:spPr>
                      <a:xfrm flipV="1">
                        <a:off x="0" y="0"/>
                        <a:ext cx="5716515" cy="5610"/>
                      </a:xfrm>
                      <a:prstGeom prst="line">
                        <a:avLst/>
                      </a:prstGeom>
                      <a:ln w="19050">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7995745" id="直線接點 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5pt" to="45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" strokecolor="red" strokeweight="1.5pt"/>
          </w:pict>
        </mc:Fallback>
      </mc:AlternateContent>
    </w:r>
    <w:r w:rsidRPr="00B46638">
      <w:rPr>
        <w:noProof/>
      </w:rPr>
      <w:drawing>
        <wp:anchor distT="0" distB="0" distL="114300" distR="114300" simplePos="0" relativeHeight="251660288" behindDoc="1" locked="0" layoutInCell="1" allowOverlap="1" wp14:anchorId="39B29AC9" wp14:editId="538D0BD9">
          <wp:simplePos x="0" y="0"/>
          <wp:positionH relativeFrom="column">
            <wp:posOffset>5525665</wp:posOffset>
          </wp:positionH>
          <wp:positionV relativeFrom="paragraph">
            <wp:posOffset>-431905</wp:posOffset>
          </wp:positionV>
          <wp:extent cx="1600835" cy="549275"/>
          <wp:effectExtent l="0" t="0" r="0" b="3175"/>
          <wp:wrapTight wrapText="bothSides">
            <wp:wrapPolygon edited="0">
              <wp:start x="0" y="0"/>
              <wp:lineTo x="0" y="20976"/>
              <wp:lineTo x="21334" y="20976"/>
              <wp:lineTo x="21334" y="0"/>
              <wp:lineTo x="0" y="0"/>
            </wp:wrapPolygon>
          </wp:wrapTight>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600835" cy="549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050EB"/>
    <w:multiLevelType w:val="hybridMultilevel"/>
    <w:tmpl w:val="0EA2DDDE"/>
    <w:lvl w:ilvl="0" w:tplc="C3644AB4">
      <w:start w:val="1"/>
      <w:numFmt w:val="decimal"/>
      <w:lvlText w:val="(%1)"/>
      <w:lvlJc w:val="left"/>
      <w:pPr>
        <w:ind w:left="826" w:hanging="480"/>
      </w:pPr>
      <w:rPr>
        <w:rFonts w:cs="Times New Roman" w:hint="eastAsia"/>
      </w:rPr>
    </w:lvl>
    <w:lvl w:ilvl="1" w:tplc="04090019" w:tentative="1">
      <w:start w:val="1"/>
      <w:numFmt w:val="ideographTraditional"/>
      <w:lvlText w:val="%2、"/>
      <w:lvlJc w:val="left"/>
      <w:pPr>
        <w:ind w:left="1306" w:hanging="480"/>
      </w:pPr>
      <w:rPr>
        <w:rFonts w:cs="Times New Roman"/>
      </w:rPr>
    </w:lvl>
    <w:lvl w:ilvl="2" w:tplc="0409001B" w:tentative="1">
      <w:start w:val="1"/>
      <w:numFmt w:val="lowerRoman"/>
      <w:lvlText w:val="%3."/>
      <w:lvlJc w:val="right"/>
      <w:pPr>
        <w:ind w:left="1786" w:hanging="480"/>
      </w:pPr>
      <w:rPr>
        <w:rFonts w:cs="Times New Roman"/>
      </w:rPr>
    </w:lvl>
    <w:lvl w:ilvl="3" w:tplc="0409000F" w:tentative="1">
      <w:start w:val="1"/>
      <w:numFmt w:val="decimal"/>
      <w:lvlText w:val="%4."/>
      <w:lvlJc w:val="left"/>
      <w:pPr>
        <w:ind w:left="2266" w:hanging="480"/>
      </w:pPr>
      <w:rPr>
        <w:rFonts w:cs="Times New Roman"/>
      </w:rPr>
    </w:lvl>
    <w:lvl w:ilvl="4" w:tplc="04090019" w:tentative="1">
      <w:start w:val="1"/>
      <w:numFmt w:val="ideographTraditional"/>
      <w:lvlText w:val="%5、"/>
      <w:lvlJc w:val="left"/>
      <w:pPr>
        <w:ind w:left="2746" w:hanging="480"/>
      </w:pPr>
      <w:rPr>
        <w:rFonts w:cs="Times New Roman"/>
      </w:rPr>
    </w:lvl>
    <w:lvl w:ilvl="5" w:tplc="0409001B" w:tentative="1">
      <w:start w:val="1"/>
      <w:numFmt w:val="lowerRoman"/>
      <w:lvlText w:val="%6."/>
      <w:lvlJc w:val="right"/>
      <w:pPr>
        <w:ind w:left="3226" w:hanging="480"/>
      </w:pPr>
      <w:rPr>
        <w:rFonts w:cs="Times New Roman"/>
      </w:rPr>
    </w:lvl>
    <w:lvl w:ilvl="6" w:tplc="0409000F" w:tentative="1">
      <w:start w:val="1"/>
      <w:numFmt w:val="decimal"/>
      <w:lvlText w:val="%7."/>
      <w:lvlJc w:val="left"/>
      <w:pPr>
        <w:ind w:left="3706" w:hanging="480"/>
      </w:pPr>
      <w:rPr>
        <w:rFonts w:cs="Times New Roman"/>
      </w:rPr>
    </w:lvl>
    <w:lvl w:ilvl="7" w:tplc="04090019" w:tentative="1">
      <w:start w:val="1"/>
      <w:numFmt w:val="ideographTraditional"/>
      <w:lvlText w:val="%8、"/>
      <w:lvlJc w:val="left"/>
      <w:pPr>
        <w:ind w:left="4186" w:hanging="480"/>
      </w:pPr>
      <w:rPr>
        <w:rFonts w:cs="Times New Roman"/>
      </w:rPr>
    </w:lvl>
    <w:lvl w:ilvl="8" w:tplc="0409001B" w:tentative="1">
      <w:start w:val="1"/>
      <w:numFmt w:val="lowerRoman"/>
      <w:lvlText w:val="%9."/>
      <w:lvlJc w:val="right"/>
      <w:pPr>
        <w:ind w:left="4666" w:hanging="480"/>
      </w:pPr>
      <w:rPr>
        <w:rFonts w:cs="Times New Roman"/>
      </w:rPr>
    </w:lvl>
  </w:abstractNum>
  <w:abstractNum w:abstractNumId="1" w15:restartNumberingAfterBreak="0">
    <w:nsid w:val="00461F8A"/>
    <w:multiLevelType w:val="hybridMultilevel"/>
    <w:tmpl w:val="28386632"/>
    <w:lvl w:ilvl="0" w:tplc="EE14185E">
      <w:start w:val="1"/>
      <w:numFmt w:val="decimal"/>
      <w:lvlText w:val="%1."/>
      <w:lvlJc w:val="righ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0AC6E48"/>
    <w:multiLevelType w:val="hybridMultilevel"/>
    <w:tmpl w:val="81284508"/>
    <w:lvl w:ilvl="0" w:tplc="04090015">
      <w:start w:val="1"/>
      <w:numFmt w:val="taiwaneseCountingThousand"/>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3" w15:restartNumberingAfterBreak="0">
    <w:nsid w:val="00AF6068"/>
    <w:multiLevelType w:val="hybridMultilevel"/>
    <w:tmpl w:val="639EF95C"/>
    <w:lvl w:ilvl="0" w:tplc="609A7550">
      <w:start w:val="2"/>
      <w:numFmt w:val="taiwaneseCountingThousand"/>
      <w:lvlText w:val="(%1)"/>
      <w:lvlJc w:val="left"/>
      <w:pPr>
        <w:ind w:left="154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1177B14"/>
    <w:multiLevelType w:val="hybridMultilevel"/>
    <w:tmpl w:val="F5DC8466"/>
    <w:lvl w:ilvl="0" w:tplc="B73274BE">
      <w:start w:val="1"/>
      <w:numFmt w:val="decimal"/>
      <w:lvlText w:val="%1."/>
      <w:lvlJc w:val="right"/>
      <w:pPr>
        <w:ind w:left="480" w:hanging="480"/>
      </w:pPr>
      <w:rPr>
        <w:rFonts w:ascii="Times New Roman" w:hAnsi="Times New Roman" w:cs="Times New Roman" w:hint="default"/>
        <w:b w:val="0"/>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15:restartNumberingAfterBreak="0">
    <w:nsid w:val="024A0614"/>
    <w:multiLevelType w:val="hybridMultilevel"/>
    <w:tmpl w:val="0354165A"/>
    <w:lvl w:ilvl="0" w:tplc="EC865F70">
      <w:start w:val="1"/>
      <w:numFmt w:val="decimal"/>
      <w:lvlText w:val="%1."/>
      <w:lvlJc w:val="right"/>
      <w:pPr>
        <w:ind w:left="764" w:hanging="480"/>
      </w:pPr>
      <w:rPr>
        <w:rFonts w:ascii="Times New Roman" w:hAnsi="Times New Roman" w:cs="Times New Roman" w:hint="default"/>
        <w:b/>
      </w:rPr>
    </w:lvl>
    <w:lvl w:ilvl="1" w:tplc="5D20FB14">
      <w:start w:val="1"/>
      <w:numFmt w:val="decimal"/>
      <w:lvlText w:val="(%2)"/>
      <w:lvlJc w:val="right"/>
      <w:pPr>
        <w:ind w:left="960" w:hanging="480"/>
      </w:pPr>
      <w:rPr>
        <w:rFonts w:ascii="Times New Roman" w:hAnsi="Times New Roman" w:cs="Times New Roman" w:hint="default"/>
        <w:i w:val="0"/>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15:restartNumberingAfterBreak="0">
    <w:nsid w:val="028A1D37"/>
    <w:multiLevelType w:val="hybridMultilevel"/>
    <w:tmpl w:val="2FAA1C4A"/>
    <w:lvl w:ilvl="0" w:tplc="B0EAA2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4304E42"/>
    <w:multiLevelType w:val="hybridMultilevel"/>
    <w:tmpl w:val="CED41F3C"/>
    <w:lvl w:ilvl="0" w:tplc="899802C4">
      <w:start w:val="1"/>
      <w:numFmt w:val="decimal"/>
      <w:lvlText w:val="%1."/>
      <w:lvlJc w:val="right"/>
      <w:pPr>
        <w:ind w:left="764" w:hanging="480"/>
      </w:pPr>
      <w:rPr>
        <w:rFonts w:ascii="Times New Roman" w:hAnsi="Times New Roman" w:cs="Times New Roman" w:hint="default"/>
        <w:b/>
      </w:rPr>
    </w:lvl>
    <w:lvl w:ilvl="1" w:tplc="5D20FB14">
      <w:start w:val="1"/>
      <w:numFmt w:val="decimal"/>
      <w:lvlText w:val="(%2)"/>
      <w:lvlJc w:val="right"/>
      <w:pPr>
        <w:ind w:left="960" w:hanging="480"/>
      </w:pPr>
      <w:rPr>
        <w:rFonts w:ascii="Times New Roman" w:hAnsi="Times New Roman" w:cs="Times New Roman" w:hint="default"/>
        <w:i w:val="0"/>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15:restartNumberingAfterBreak="0">
    <w:nsid w:val="076D093D"/>
    <w:multiLevelType w:val="hybridMultilevel"/>
    <w:tmpl w:val="B7DACE24"/>
    <w:lvl w:ilvl="0" w:tplc="5C98AAE6">
      <w:start w:val="1"/>
      <w:numFmt w:val="lowerRoman"/>
      <w:lvlText w:val="(%1)"/>
      <w:lvlJc w:val="left"/>
      <w:pPr>
        <w:ind w:left="1306" w:hanging="480"/>
      </w:pPr>
      <w:rPr>
        <w:rFonts w:cs="Times New Roman" w:hint="eastAsia"/>
      </w:rPr>
    </w:lvl>
    <w:lvl w:ilvl="1" w:tplc="04090019" w:tentative="1">
      <w:start w:val="1"/>
      <w:numFmt w:val="ideographTraditional"/>
      <w:lvlText w:val="%2、"/>
      <w:lvlJc w:val="left"/>
      <w:pPr>
        <w:ind w:left="1786" w:hanging="480"/>
      </w:pPr>
      <w:rPr>
        <w:rFonts w:cs="Times New Roman"/>
      </w:rPr>
    </w:lvl>
    <w:lvl w:ilvl="2" w:tplc="0409001B" w:tentative="1">
      <w:start w:val="1"/>
      <w:numFmt w:val="lowerRoman"/>
      <w:lvlText w:val="%3."/>
      <w:lvlJc w:val="right"/>
      <w:pPr>
        <w:ind w:left="2266" w:hanging="480"/>
      </w:pPr>
      <w:rPr>
        <w:rFonts w:cs="Times New Roman"/>
      </w:rPr>
    </w:lvl>
    <w:lvl w:ilvl="3" w:tplc="0409000F" w:tentative="1">
      <w:start w:val="1"/>
      <w:numFmt w:val="decimal"/>
      <w:lvlText w:val="%4."/>
      <w:lvlJc w:val="left"/>
      <w:pPr>
        <w:ind w:left="2746" w:hanging="480"/>
      </w:pPr>
      <w:rPr>
        <w:rFonts w:cs="Times New Roman"/>
      </w:rPr>
    </w:lvl>
    <w:lvl w:ilvl="4" w:tplc="04090019" w:tentative="1">
      <w:start w:val="1"/>
      <w:numFmt w:val="ideographTraditional"/>
      <w:lvlText w:val="%5、"/>
      <w:lvlJc w:val="left"/>
      <w:pPr>
        <w:ind w:left="3226" w:hanging="480"/>
      </w:pPr>
      <w:rPr>
        <w:rFonts w:cs="Times New Roman"/>
      </w:rPr>
    </w:lvl>
    <w:lvl w:ilvl="5" w:tplc="0409001B" w:tentative="1">
      <w:start w:val="1"/>
      <w:numFmt w:val="lowerRoman"/>
      <w:lvlText w:val="%6."/>
      <w:lvlJc w:val="right"/>
      <w:pPr>
        <w:ind w:left="3706" w:hanging="480"/>
      </w:pPr>
      <w:rPr>
        <w:rFonts w:cs="Times New Roman"/>
      </w:rPr>
    </w:lvl>
    <w:lvl w:ilvl="6" w:tplc="0409000F" w:tentative="1">
      <w:start w:val="1"/>
      <w:numFmt w:val="decimal"/>
      <w:lvlText w:val="%7."/>
      <w:lvlJc w:val="left"/>
      <w:pPr>
        <w:ind w:left="4186" w:hanging="480"/>
      </w:pPr>
      <w:rPr>
        <w:rFonts w:cs="Times New Roman"/>
      </w:rPr>
    </w:lvl>
    <w:lvl w:ilvl="7" w:tplc="04090019" w:tentative="1">
      <w:start w:val="1"/>
      <w:numFmt w:val="ideographTraditional"/>
      <w:lvlText w:val="%8、"/>
      <w:lvlJc w:val="left"/>
      <w:pPr>
        <w:ind w:left="4666" w:hanging="480"/>
      </w:pPr>
      <w:rPr>
        <w:rFonts w:cs="Times New Roman"/>
      </w:rPr>
    </w:lvl>
    <w:lvl w:ilvl="8" w:tplc="0409001B" w:tentative="1">
      <w:start w:val="1"/>
      <w:numFmt w:val="lowerRoman"/>
      <w:lvlText w:val="%9."/>
      <w:lvlJc w:val="right"/>
      <w:pPr>
        <w:ind w:left="5146" w:hanging="480"/>
      </w:pPr>
      <w:rPr>
        <w:rFonts w:cs="Times New Roman"/>
      </w:rPr>
    </w:lvl>
  </w:abstractNum>
  <w:abstractNum w:abstractNumId="9" w15:restartNumberingAfterBreak="0">
    <w:nsid w:val="09F52276"/>
    <w:multiLevelType w:val="hybridMultilevel"/>
    <w:tmpl w:val="90F0E1F0"/>
    <w:lvl w:ilvl="0" w:tplc="1F08C2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34D1F55"/>
    <w:multiLevelType w:val="hybridMultilevel"/>
    <w:tmpl w:val="75E69E12"/>
    <w:lvl w:ilvl="0" w:tplc="FFA64866">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1" w15:restartNumberingAfterBreak="0">
    <w:nsid w:val="13793F4A"/>
    <w:multiLevelType w:val="hybridMultilevel"/>
    <w:tmpl w:val="46C45C42"/>
    <w:lvl w:ilvl="0" w:tplc="DDE089B0">
      <w:start w:val="1"/>
      <w:numFmt w:val="decimal"/>
      <w:lvlText w:val="%1."/>
      <w:lvlJc w:val="right"/>
      <w:pPr>
        <w:ind w:left="764" w:hanging="480"/>
      </w:pPr>
      <w:rPr>
        <w:rFonts w:ascii="Times New Roman" w:hAnsi="Times New Roman" w:cs="Times New Roman" w:hint="default"/>
        <w:b w:val="0"/>
        <w:sz w:val="21"/>
        <w:szCs w:val="21"/>
      </w:rPr>
    </w:lvl>
    <w:lvl w:ilvl="1" w:tplc="5D20FB14">
      <w:start w:val="1"/>
      <w:numFmt w:val="decimal"/>
      <w:lvlText w:val="(%2)"/>
      <w:lvlJc w:val="right"/>
      <w:pPr>
        <w:ind w:left="960" w:hanging="480"/>
      </w:pPr>
      <w:rPr>
        <w:rFonts w:ascii="Times New Roman" w:hAnsi="Times New Roman" w:cs="Times New Roman" w:hint="default"/>
        <w:i w:val="0"/>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2" w15:restartNumberingAfterBreak="0">
    <w:nsid w:val="167B31BE"/>
    <w:multiLevelType w:val="hybridMultilevel"/>
    <w:tmpl w:val="782824B0"/>
    <w:lvl w:ilvl="0" w:tplc="8A14BBB2">
      <w:start w:val="1"/>
      <w:numFmt w:val="taiwaneseCountingThousand"/>
      <w:lvlText w:val="(%1)"/>
      <w:lvlJc w:val="left"/>
      <w:pPr>
        <w:ind w:left="3315" w:hanging="480"/>
      </w:pPr>
    </w:lvl>
    <w:lvl w:ilvl="1" w:tplc="E876A138">
      <w:start w:val="1"/>
      <w:numFmt w:val="taiwaneseCountingThousand"/>
      <w:lvlText w:val="(%2)"/>
      <w:lvlJc w:val="left"/>
      <w:pPr>
        <w:ind w:left="2028" w:hanging="480"/>
      </w:pPr>
    </w:lvl>
    <w:lvl w:ilvl="2" w:tplc="0409001B">
      <w:start w:val="1"/>
      <w:numFmt w:val="lowerRoman"/>
      <w:lvlText w:val="%3."/>
      <w:lvlJc w:val="right"/>
      <w:pPr>
        <w:ind w:left="2508" w:hanging="480"/>
      </w:pPr>
    </w:lvl>
    <w:lvl w:ilvl="3" w:tplc="0409000F">
      <w:start w:val="1"/>
      <w:numFmt w:val="decimal"/>
      <w:lvlText w:val="%4."/>
      <w:lvlJc w:val="left"/>
      <w:pPr>
        <w:ind w:left="2988" w:hanging="480"/>
      </w:pPr>
    </w:lvl>
    <w:lvl w:ilvl="4" w:tplc="04090019">
      <w:start w:val="1"/>
      <w:numFmt w:val="ideographTraditional"/>
      <w:lvlText w:val="%5、"/>
      <w:lvlJc w:val="left"/>
      <w:pPr>
        <w:ind w:left="3468" w:hanging="480"/>
      </w:pPr>
    </w:lvl>
    <w:lvl w:ilvl="5" w:tplc="0409001B">
      <w:start w:val="1"/>
      <w:numFmt w:val="lowerRoman"/>
      <w:lvlText w:val="%6."/>
      <w:lvlJc w:val="right"/>
      <w:pPr>
        <w:ind w:left="3948" w:hanging="480"/>
      </w:pPr>
    </w:lvl>
    <w:lvl w:ilvl="6" w:tplc="0409000F">
      <w:start w:val="1"/>
      <w:numFmt w:val="decimal"/>
      <w:lvlText w:val="%7."/>
      <w:lvlJc w:val="left"/>
      <w:pPr>
        <w:ind w:left="4428" w:hanging="480"/>
      </w:pPr>
    </w:lvl>
    <w:lvl w:ilvl="7" w:tplc="04090019">
      <w:start w:val="1"/>
      <w:numFmt w:val="ideographTraditional"/>
      <w:lvlText w:val="%8、"/>
      <w:lvlJc w:val="left"/>
      <w:pPr>
        <w:ind w:left="4908" w:hanging="480"/>
      </w:pPr>
    </w:lvl>
    <w:lvl w:ilvl="8" w:tplc="0409001B">
      <w:start w:val="1"/>
      <w:numFmt w:val="lowerRoman"/>
      <w:lvlText w:val="%9."/>
      <w:lvlJc w:val="right"/>
      <w:pPr>
        <w:ind w:left="5388" w:hanging="480"/>
      </w:pPr>
    </w:lvl>
  </w:abstractNum>
  <w:abstractNum w:abstractNumId="13" w15:restartNumberingAfterBreak="0">
    <w:nsid w:val="1A073EE7"/>
    <w:multiLevelType w:val="hybridMultilevel"/>
    <w:tmpl w:val="46C45C42"/>
    <w:lvl w:ilvl="0" w:tplc="DDE089B0">
      <w:start w:val="1"/>
      <w:numFmt w:val="decimal"/>
      <w:lvlText w:val="%1."/>
      <w:lvlJc w:val="right"/>
      <w:pPr>
        <w:ind w:left="764" w:hanging="480"/>
      </w:pPr>
      <w:rPr>
        <w:rFonts w:ascii="Times New Roman" w:hAnsi="Times New Roman" w:cs="Times New Roman" w:hint="default"/>
        <w:b w:val="0"/>
        <w:sz w:val="21"/>
        <w:szCs w:val="21"/>
      </w:rPr>
    </w:lvl>
    <w:lvl w:ilvl="1" w:tplc="5D20FB14">
      <w:start w:val="1"/>
      <w:numFmt w:val="decimal"/>
      <w:lvlText w:val="(%2)"/>
      <w:lvlJc w:val="right"/>
      <w:pPr>
        <w:ind w:left="960" w:hanging="480"/>
      </w:pPr>
      <w:rPr>
        <w:rFonts w:ascii="Times New Roman" w:hAnsi="Times New Roman" w:cs="Times New Roman" w:hint="default"/>
        <w:i w:val="0"/>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4" w15:restartNumberingAfterBreak="0">
    <w:nsid w:val="1D25579A"/>
    <w:multiLevelType w:val="hybridMultilevel"/>
    <w:tmpl w:val="81284508"/>
    <w:lvl w:ilvl="0" w:tplc="04090015">
      <w:start w:val="1"/>
      <w:numFmt w:val="taiwaneseCountingThousand"/>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5" w15:restartNumberingAfterBreak="0">
    <w:nsid w:val="1E15442C"/>
    <w:multiLevelType w:val="hybridMultilevel"/>
    <w:tmpl w:val="46C45C42"/>
    <w:lvl w:ilvl="0" w:tplc="DDE089B0">
      <w:start w:val="1"/>
      <w:numFmt w:val="decimal"/>
      <w:lvlText w:val="%1."/>
      <w:lvlJc w:val="right"/>
      <w:pPr>
        <w:ind w:left="764" w:hanging="480"/>
      </w:pPr>
      <w:rPr>
        <w:rFonts w:ascii="Times New Roman" w:hAnsi="Times New Roman" w:cs="Times New Roman" w:hint="default"/>
        <w:b w:val="0"/>
        <w:sz w:val="21"/>
        <w:szCs w:val="21"/>
      </w:rPr>
    </w:lvl>
    <w:lvl w:ilvl="1" w:tplc="5D20FB14">
      <w:start w:val="1"/>
      <w:numFmt w:val="decimal"/>
      <w:lvlText w:val="(%2)"/>
      <w:lvlJc w:val="right"/>
      <w:pPr>
        <w:ind w:left="960" w:hanging="480"/>
      </w:pPr>
      <w:rPr>
        <w:rFonts w:ascii="Times New Roman" w:hAnsi="Times New Roman" w:cs="Times New Roman" w:hint="default"/>
        <w:i w:val="0"/>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6" w15:restartNumberingAfterBreak="0">
    <w:nsid w:val="1E4F7F8B"/>
    <w:multiLevelType w:val="hybridMultilevel"/>
    <w:tmpl w:val="AB3EECC8"/>
    <w:lvl w:ilvl="0" w:tplc="619E59EC">
      <w:start w:val="1"/>
      <w:numFmt w:val="decimal"/>
      <w:lvlText w:val="%1."/>
      <w:lvlJc w:val="right"/>
      <w:pPr>
        <w:ind w:left="764" w:hanging="480"/>
      </w:pPr>
      <w:rPr>
        <w:rFonts w:ascii="Times New Roman" w:hAnsi="Times New Roman" w:cs="Times New Roman" w:hint="default"/>
        <w:b w:val="0"/>
        <w:sz w:val="21"/>
        <w:szCs w:val="21"/>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7" w15:restartNumberingAfterBreak="0">
    <w:nsid w:val="1FBB7D3B"/>
    <w:multiLevelType w:val="hybridMultilevel"/>
    <w:tmpl w:val="2D3CE692"/>
    <w:lvl w:ilvl="0" w:tplc="FBB29D1C">
      <w:start w:val="1"/>
      <w:numFmt w:val="decimal"/>
      <w:lvlText w:val="%1."/>
      <w:lvlJc w:val="right"/>
      <w:pPr>
        <w:ind w:left="480" w:hanging="480"/>
      </w:pPr>
      <w:rPr>
        <w:rFonts w:ascii="Times New Roman" w:eastAsia="標楷體" w:hAnsi="Times New Roman" w:cs="Times New Roman" w:hint="default"/>
        <w:b w:val="0"/>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8" w15:restartNumberingAfterBreak="0">
    <w:nsid w:val="21A02E19"/>
    <w:multiLevelType w:val="hybridMultilevel"/>
    <w:tmpl w:val="57107766"/>
    <w:lvl w:ilvl="0" w:tplc="1F08C2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50E50FB"/>
    <w:multiLevelType w:val="hybridMultilevel"/>
    <w:tmpl w:val="EEE686C8"/>
    <w:lvl w:ilvl="0" w:tplc="3672149E">
      <w:start w:val="1"/>
      <w:numFmt w:val="upp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54A417F"/>
    <w:multiLevelType w:val="hybridMultilevel"/>
    <w:tmpl w:val="2B22FB1A"/>
    <w:lvl w:ilvl="0" w:tplc="63424DD4">
      <w:start w:val="1"/>
      <w:numFmt w:val="decimal"/>
      <w:lvlText w:val="(%1)"/>
      <w:lvlJc w:val="right"/>
      <w:pPr>
        <w:ind w:left="764" w:hanging="480"/>
      </w:pPr>
      <w:rPr>
        <w:rFonts w:ascii="Times New Roman" w:hAnsi="Times New Roman" w:cs="Times New Roman" w:hint="default"/>
        <w:b w:val="0"/>
        <w:sz w:val="21"/>
        <w:szCs w:val="21"/>
      </w:rPr>
    </w:lvl>
    <w:lvl w:ilvl="1" w:tplc="5D20FB14">
      <w:start w:val="1"/>
      <w:numFmt w:val="decimal"/>
      <w:lvlText w:val="(%2)"/>
      <w:lvlJc w:val="right"/>
      <w:pPr>
        <w:ind w:left="960" w:hanging="480"/>
      </w:pPr>
      <w:rPr>
        <w:rFonts w:ascii="Times New Roman" w:hAnsi="Times New Roman" w:cs="Times New Roman" w:hint="default"/>
        <w:i w:val="0"/>
      </w:rPr>
    </w:lvl>
    <w:lvl w:ilvl="2" w:tplc="F62C7E9E">
      <w:start w:val="1"/>
      <w:numFmt w:val="upperRoman"/>
      <w:lvlText w:val="%3."/>
      <w:lvlJc w:val="left"/>
      <w:pPr>
        <w:ind w:left="1680" w:hanging="720"/>
      </w:pPr>
      <w:rPr>
        <w:rFonts w:cs="Times New Roman" w:hint="default"/>
        <w:b w:val="0"/>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1" w15:restartNumberingAfterBreak="0">
    <w:nsid w:val="28AC0BA0"/>
    <w:multiLevelType w:val="multilevel"/>
    <w:tmpl w:val="81CAA7A0"/>
    <w:lvl w:ilvl="0">
      <w:start w:val="3"/>
      <w:numFmt w:val="taiwaneseCountingThousand"/>
      <w:lvlText w:val="第%1條"/>
      <w:lvlJc w:val="left"/>
      <w:pPr>
        <w:ind w:left="480" w:hanging="480"/>
      </w:pPr>
      <w:rPr>
        <w:rFonts w:ascii="Times New Roman" w:eastAsia="標楷體" w:hAnsi="Times New Roman" w:hint="eastAsia"/>
      </w:rPr>
    </w:lvl>
    <w:lvl w:ilvl="1">
      <w:start w:val="1"/>
      <w:numFmt w:val="taiwaneseCountingThousand"/>
      <w:lvlText w:val="%2、"/>
      <w:lvlJc w:val="left"/>
      <w:pPr>
        <w:ind w:left="630" w:hanging="204"/>
      </w:pPr>
      <w:rPr>
        <w:rFonts w:ascii="標楷體" w:eastAsia="標楷體" w:hAnsi="標楷體" w:hint="eastAsia"/>
        <w:sz w:val="24"/>
        <w:szCs w:val="24"/>
      </w:rPr>
    </w:lvl>
    <w:lvl w:ilvl="2">
      <w:start w:val="1"/>
      <w:numFmt w:val="none"/>
      <w:lvlText w:val="(1)"/>
      <w:lvlJc w:val="right"/>
      <w:pPr>
        <w:ind w:left="2880" w:hanging="480"/>
      </w:pPr>
      <w:rPr>
        <w:rFonts w:hint="eastAsia"/>
      </w:rPr>
    </w:lvl>
    <w:lvl w:ilvl="3">
      <w:start w:val="1"/>
      <w:numFmt w:val="lowerRoman"/>
      <w:lvlText w:val="%4."/>
      <w:lvlJc w:val="left"/>
      <w:pPr>
        <w:ind w:left="3360" w:hanging="480"/>
      </w:pPr>
      <w:rPr>
        <w:rFonts w:hint="eastAsia"/>
      </w:rPr>
    </w:lvl>
    <w:lvl w:ilvl="4">
      <w:start w:val="1"/>
      <w:numFmt w:val="ideographTraditional"/>
      <w:lvlText w:val="%5、"/>
      <w:lvlJc w:val="left"/>
      <w:pPr>
        <w:ind w:left="3840" w:hanging="480"/>
      </w:pPr>
      <w:rPr>
        <w:rFonts w:hint="eastAsia"/>
      </w:rPr>
    </w:lvl>
    <w:lvl w:ilvl="5">
      <w:start w:val="1"/>
      <w:numFmt w:val="lowerLetter"/>
      <w:lvlText w:val="%6."/>
      <w:lvlJc w:val="right"/>
      <w:pPr>
        <w:ind w:left="4320" w:hanging="480"/>
      </w:pPr>
      <w:rPr>
        <w:rFonts w:hint="eastAsia"/>
      </w:rPr>
    </w:lvl>
    <w:lvl w:ilvl="6">
      <w:start w:val="1"/>
      <w:numFmt w:val="ideographLegalTraditional"/>
      <w:lvlText w:val="%7."/>
      <w:lvlJc w:val="left"/>
      <w:pPr>
        <w:ind w:left="4800" w:hanging="480"/>
      </w:pPr>
      <w:rPr>
        <w:rFonts w:hint="eastAsia"/>
      </w:rPr>
    </w:lvl>
    <w:lvl w:ilvl="7">
      <w:start w:val="1"/>
      <w:numFmt w:val="ordinalText"/>
      <w:lvlText w:val="%8、"/>
      <w:lvlJc w:val="left"/>
      <w:pPr>
        <w:ind w:left="5280" w:hanging="480"/>
      </w:pPr>
      <w:rPr>
        <w:rFonts w:hint="eastAsia"/>
      </w:rPr>
    </w:lvl>
    <w:lvl w:ilvl="8">
      <w:start w:val="1"/>
      <w:numFmt w:val="decimalZero"/>
      <w:lvlText w:val="%9."/>
      <w:lvlJc w:val="right"/>
      <w:pPr>
        <w:ind w:left="5760" w:hanging="480"/>
      </w:pPr>
      <w:rPr>
        <w:rFonts w:hint="eastAsia"/>
      </w:rPr>
    </w:lvl>
  </w:abstractNum>
  <w:abstractNum w:abstractNumId="22" w15:restartNumberingAfterBreak="0">
    <w:nsid w:val="2A83281D"/>
    <w:multiLevelType w:val="hybridMultilevel"/>
    <w:tmpl w:val="46C45C42"/>
    <w:lvl w:ilvl="0" w:tplc="DDE089B0">
      <w:start w:val="1"/>
      <w:numFmt w:val="decimal"/>
      <w:lvlText w:val="%1."/>
      <w:lvlJc w:val="right"/>
      <w:pPr>
        <w:ind w:left="764" w:hanging="480"/>
      </w:pPr>
      <w:rPr>
        <w:rFonts w:ascii="Times New Roman" w:hAnsi="Times New Roman" w:cs="Times New Roman" w:hint="default"/>
        <w:b w:val="0"/>
        <w:sz w:val="21"/>
        <w:szCs w:val="21"/>
      </w:rPr>
    </w:lvl>
    <w:lvl w:ilvl="1" w:tplc="5D20FB14">
      <w:start w:val="1"/>
      <w:numFmt w:val="decimal"/>
      <w:lvlText w:val="(%2)"/>
      <w:lvlJc w:val="right"/>
      <w:pPr>
        <w:ind w:left="960" w:hanging="480"/>
      </w:pPr>
      <w:rPr>
        <w:rFonts w:ascii="Times New Roman" w:hAnsi="Times New Roman" w:cs="Times New Roman" w:hint="default"/>
        <w:i w:val="0"/>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2C1973B4"/>
    <w:multiLevelType w:val="hybridMultilevel"/>
    <w:tmpl w:val="BA2EF7EC"/>
    <w:lvl w:ilvl="0" w:tplc="E3944804">
      <w:start w:val="1"/>
      <w:numFmt w:val="decimal"/>
      <w:lvlText w:val="%1."/>
      <w:lvlJc w:val="right"/>
      <w:pPr>
        <w:ind w:left="764" w:hanging="480"/>
      </w:pPr>
      <w:rPr>
        <w:rFonts w:ascii="Times New Roman" w:hAnsi="Times New Roman" w:cs="Times New Roman" w:hint="default"/>
        <w:b w:val="0"/>
      </w:rPr>
    </w:lvl>
    <w:lvl w:ilvl="1" w:tplc="5D20FB14">
      <w:start w:val="1"/>
      <w:numFmt w:val="decimal"/>
      <w:lvlText w:val="(%2)"/>
      <w:lvlJc w:val="right"/>
      <w:pPr>
        <w:ind w:left="960" w:hanging="480"/>
      </w:pPr>
      <w:rPr>
        <w:rFonts w:ascii="Times New Roman" w:hAnsi="Times New Roman" w:cs="Times New Roman" w:hint="default"/>
        <w:i w:val="0"/>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4" w15:restartNumberingAfterBreak="0">
    <w:nsid w:val="2C811147"/>
    <w:multiLevelType w:val="hybridMultilevel"/>
    <w:tmpl w:val="61A0B5BE"/>
    <w:lvl w:ilvl="0" w:tplc="CA48EA20">
      <w:start w:val="1"/>
      <w:numFmt w:val="taiwaneseCountingThousand"/>
      <w:lvlText w:val="%1、"/>
      <w:lvlJc w:val="left"/>
      <w:pPr>
        <w:ind w:left="960" w:hanging="480"/>
      </w:pPr>
      <w:rPr>
        <w:rFonts w:ascii="標楷體" w:eastAsia="標楷體" w:hAnsi="標楷體"/>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5" w15:restartNumberingAfterBreak="0">
    <w:nsid w:val="2D6F33C8"/>
    <w:multiLevelType w:val="hybridMultilevel"/>
    <w:tmpl w:val="986627CE"/>
    <w:lvl w:ilvl="0" w:tplc="29D2CED4">
      <w:start w:val="1"/>
      <w:numFmt w:val="decimal"/>
      <w:lvlText w:val="(%1)"/>
      <w:lvlJc w:val="left"/>
      <w:pPr>
        <w:ind w:left="1997"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2F76792F"/>
    <w:multiLevelType w:val="multilevel"/>
    <w:tmpl w:val="C5EEEA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FC41D80"/>
    <w:multiLevelType w:val="hybridMultilevel"/>
    <w:tmpl w:val="B9FEF65E"/>
    <w:lvl w:ilvl="0" w:tplc="1F08C2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3319011B"/>
    <w:multiLevelType w:val="hybridMultilevel"/>
    <w:tmpl w:val="39D8A08C"/>
    <w:lvl w:ilvl="0" w:tplc="836AFA2C">
      <w:start w:val="1"/>
      <w:numFmt w:val="decimal"/>
      <w:lvlText w:val="%1."/>
      <w:lvlJc w:val="right"/>
      <w:pPr>
        <w:ind w:left="480" w:hanging="480"/>
      </w:pPr>
      <w:rPr>
        <w:rFonts w:ascii="Times New Roman" w:hAnsi="Times New Roman" w:cs="Times New Roman" w:hint="default"/>
        <w:b w:val="0"/>
        <w:sz w:val="21"/>
        <w:szCs w:val="21"/>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9" w15:restartNumberingAfterBreak="0">
    <w:nsid w:val="374A4AC5"/>
    <w:multiLevelType w:val="hybridMultilevel"/>
    <w:tmpl w:val="782824B0"/>
    <w:lvl w:ilvl="0" w:tplc="8A14BBB2">
      <w:start w:val="1"/>
      <w:numFmt w:val="taiwaneseCountingThousand"/>
      <w:lvlText w:val="(%1)"/>
      <w:lvlJc w:val="left"/>
      <w:pPr>
        <w:ind w:left="1548" w:hanging="480"/>
      </w:pPr>
    </w:lvl>
    <w:lvl w:ilvl="1" w:tplc="E876A138">
      <w:start w:val="1"/>
      <w:numFmt w:val="taiwaneseCountingThousand"/>
      <w:lvlText w:val="(%2)"/>
      <w:lvlJc w:val="left"/>
      <w:pPr>
        <w:ind w:left="2028" w:hanging="480"/>
      </w:pPr>
    </w:lvl>
    <w:lvl w:ilvl="2" w:tplc="0409001B">
      <w:start w:val="1"/>
      <w:numFmt w:val="lowerRoman"/>
      <w:lvlText w:val="%3."/>
      <w:lvlJc w:val="right"/>
      <w:pPr>
        <w:ind w:left="2508" w:hanging="480"/>
      </w:pPr>
    </w:lvl>
    <w:lvl w:ilvl="3" w:tplc="0409000F">
      <w:start w:val="1"/>
      <w:numFmt w:val="decimal"/>
      <w:lvlText w:val="%4."/>
      <w:lvlJc w:val="left"/>
      <w:pPr>
        <w:ind w:left="2988" w:hanging="480"/>
      </w:pPr>
    </w:lvl>
    <w:lvl w:ilvl="4" w:tplc="04090019">
      <w:start w:val="1"/>
      <w:numFmt w:val="ideographTraditional"/>
      <w:lvlText w:val="%5、"/>
      <w:lvlJc w:val="left"/>
      <w:pPr>
        <w:ind w:left="3468" w:hanging="480"/>
      </w:pPr>
    </w:lvl>
    <w:lvl w:ilvl="5" w:tplc="0409001B">
      <w:start w:val="1"/>
      <w:numFmt w:val="lowerRoman"/>
      <w:lvlText w:val="%6."/>
      <w:lvlJc w:val="right"/>
      <w:pPr>
        <w:ind w:left="3948" w:hanging="480"/>
      </w:pPr>
    </w:lvl>
    <w:lvl w:ilvl="6" w:tplc="0409000F">
      <w:start w:val="1"/>
      <w:numFmt w:val="decimal"/>
      <w:lvlText w:val="%7."/>
      <w:lvlJc w:val="left"/>
      <w:pPr>
        <w:ind w:left="4428" w:hanging="480"/>
      </w:pPr>
    </w:lvl>
    <w:lvl w:ilvl="7" w:tplc="04090019">
      <w:start w:val="1"/>
      <w:numFmt w:val="ideographTraditional"/>
      <w:lvlText w:val="%8、"/>
      <w:lvlJc w:val="left"/>
      <w:pPr>
        <w:ind w:left="4908" w:hanging="480"/>
      </w:pPr>
    </w:lvl>
    <w:lvl w:ilvl="8" w:tplc="0409001B">
      <w:start w:val="1"/>
      <w:numFmt w:val="lowerRoman"/>
      <w:lvlText w:val="%9."/>
      <w:lvlJc w:val="right"/>
      <w:pPr>
        <w:ind w:left="5388" w:hanging="480"/>
      </w:pPr>
    </w:lvl>
  </w:abstractNum>
  <w:abstractNum w:abstractNumId="30" w15:restartNumberingAfterBreak="0">
    <w:nsid w:val="38F53C02"/>
    <w:multiLevelType w:val="hybridMultilevel"/>
    <w:tmpl w:val="B3B6BAD8"/>
    <w:lvl w:ilvl="0" w:tplc="1F08C27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C960BCB"/>
    <w:multiLevelType w:val="hybridMultilevel"/>
    <w:tmpl w:val="416AF91A"/>
    <w:lvl w:ilvl="0" w:tplc="DEB2D40A">
      <w:start w:val="1"/>
      <w:numFmt w:val="decimal"/>
      <w:lvlText w:val="%1."/>
      <w:lvlJc w:val="right"/>
      <w:pPr>
        <w:ind w:left="764" w:hanging="480"/>
      </w:pPr>
      <w:rPr>
        <w:rFonts w:ascii="Times New Roman" w:hAnsi="Times New Roman" w:cs="Times New Roman" w:hint="default"/>
        <w:b/>
        <w:sz w:val="21"/>
        <w:szCs w:val="21"/>
      </w:rPr>
    </w:lvl>
    <w:lvl w:ilvl="1" w:tplc="5D20FB14">
      <w:start w:val="1"/>
      <w:numFmt w:val="decimal"/>
      <w:lvlText w:val="(%2)"/>
      <w:lvlJc w:val="right"/>
      <w:pPr>
        <w:ind w:left="960" w:hanging="480"/>
      </w:pPr>
      <w:rPr>
        <w:rFonts w:ascii="Times New Roman" w:hAnsi="Times New Roman" w:cs="Times New Roman" w:hint="default"/>
        <w:i w:val="0"/>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2" w15:restartNumberingAfterBreak="0">
    <w:nsid w:val="43B53D80"/>
    <w:multiLevelType w:val="hybridMultilevel"/>
    <w:tmpl w:val="B23E7950"/>
    <w:lvl w:ilvl="0" w:tplc="0CCC5A1A">
      <w:start w:val="1"/>
      <w:numFmt w:val="decimal"/>
      <w:lvlText w:val="(%1)"/>
      <w:lvlJc w:val="left"/>
      <w:pPr>
        <w:ind w:left="480" w:hanging="48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8A104F3"/>
    <w:multiLevelType w:val="hybridMultilevel"/>
    <w:tmpl w:val="CED41F3C"/>
    <w:lvl w:ilvl="0" w:tplc="899802C4">
      <w:start w:val="1"/>
      <w:numFmt w:val="decimal"/>
      <w:lvlText w:val="%1."/>
      <w:lvlJc w:val="right"/>
      <w:pPr>
        <w:ind w:left="764" w:hanging="480"/>
      </w:pPr>
      <w:rPr>
        <w:rFonts w:ascii="Times New Roman" w:hAnsi="Times New Roman" w:cs="Times New Roman" w:hint="default"/>
        <w:b/>
      </w:rPr>
    </w:lvl>
    <w:lvl w:ilvl="1" w:tplc="5D20FB14">
      <w:start w:val="1"/>
      <w:numFmt w:val="decimal"/>
      <w:lvlText w:val="(%2)"/>
      <w:lvlJc w:val="right"/>
      <w:pPr>
        <w:ind w:left="960" w:hanging="480"/>
      </w:pPr>
      <w:rPr>
        <w:rFonts w:ascii="Times New Roman" w:hAnsi="Times New Roman" w:cs="Times New Roman" w:hint="default"/>
        <w:i w:val="0"/>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4" w15:restartNumberingAfterBreak="0">
    <w:nsid w:val="4E8D481B"/>
    <w:multiLevelType w:val="hybridMultilevel"/>
    <w:tmpl w:val="0354165A"/>
    <w:lvl w:ilvl="0" w:tplc="EC865F70">
      <w:start w:val="1"/>
      <w:numFmt w:val="decimal"/>
      <w:lvlText w:val="%1."/>
      <w:lvlJc w:val="right"/>
      <w:pPr>
        <w:ind w:left="764" w:hanging="480"/>
      </w:pPr>
      <w:rPr>
        <w:rFonts w:ascii="Times New Roman" w:hAnsi="Times New Roman" w:cs="Times New Roman" w:hint="default"/>
        <w:b/>
      </w:rPr>
    </w:lvl>
    <w:lvl w:ilvl="1" w:tplc="5D20FB14">
      <w:start w:val="1"/>
      <w:numFmt w:val="decimal"/>
      <w:lvlText w:val="(%2)"/>
      <w:lvlJc w:val="right"/>
      <w:pPr>
        <w:ind w:left="960" w:hanging="480"/>
      </w:pPr>
      <w:rPr>
        <w:rFonts w:ascii="Times New Roman" w:hAnsi="Times New Roman" w:cs="Times New Roman" w:hint="default"/>
        <w:i w:val="0"/>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5" w15:restartNumberingAfterBreak="0">
    <w:nsid w:val="528B5467"/>
    <w:multiLevelType w:val="hybridMultilevel"/>
    <w:tmpl w:val="B23E7950"/>
    <w:lvl w:ilvl="0" w:tplc="0CCC5A1A">
      <w:start w:val="1"/>
      <w:numFmt w:val="decimal"/>
      <w:lvlText w:val="(%1)"/>
      <w:lvlJc w:val="left"/>
      <w:pPr>
        <w:ind w:left="480" w:hanging="48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52D04FB3"/>
    <w:multiLevelType w:val="hybridMultilevel"/>
    <w:tmpl w:val="46C45C42"/>
    <w:lvl w:ilvl="0" w:tplc="DDE089B0">
      <w:start w:val="1"/>
      <w:numFmt w:val="decimal"/>
      <w:lvlText w:val="%1."/>
      <w:lvlJc w:val="right"/>
      <w:pPr>
        <w:ind w:left="764" w:hanging="480"/>
      </w:pPr>
      <w:rPr>
        <w:rFonts w:ascii="Times New Roman" w:hAnsi="Times New Roman" w:cs="Times New Roman" w:hint="default"/>
        <w:b w:val="0"/>
        <w:sz w:val="21"/>
        <w:szCs w:val="21"/>
      </w:rPr>
    </w:lvl>
    <w:lvl w:ilvl="1" w:tplc="5D20FB14">
      <w:start w:val="1"/>
      <w:numFmt w:val="decimal"/>
      <w:lvlText w:val="(%2)"/>
      <w:lvlJc w:val="right"/>
      <w:pPr>
        <w:ind w:left="960" w:hanging="480"/>
      </w:pPr>
      <w:rPr>
        <w:rFonts w:ascii="Times New Roman" w:hAnsi="Times New Roman" w:cs="Times New Roman" w:hint="default"/>
        <w:i w:val="0"/>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7" w15:restartNumberingAfterBreak="0">
    <w:nsid w:val="55B829E2"/>
    <w:multiLevelType w:val="hybridMultilevel"/>
    <w:tmpl w:val="11207C5C"/>
    <w:lvl w:ilvl="0" w:tplc="4078C4A4">
      <w:start w:val="1"/>
      <w:numFmt w:val="decimal"/>
      <w:lvlText w:val="%1."/>
      <w:lvlJc w:val="right"/>
      <w:pPr>
        <w:ind w:left="480" w:hanging="480"/>
      </w:pPr>
      <w:rPr>
        <w:rFonts w:ascii="Times New Roman" w:hAnsi="Times New Roman" w:cs="Times New Roman" w:hint="default"/>
        <w:strike w:val="0"/>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8" w15:restartNumberingAfterBreak="0">
    <w:nsid w:val="5A4F6087"/>
    <w:multiLevelType w:val="hybridMultilevel"/>
    <w:tmpl w:val="B23E7950"/>
    <w:lvl w:ilvl="0" w:tplc="0CCC5A1A">
      <w:start w:val="1"/>
      <w:numFmt w:val="decimal"/>
      <w:lvlText w:val="(%1)"/>
      <w:lvlJc w:val="left"/>
      <w:pPr>
        <w:ind w:left="480" w:hanging="48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5CA90021"/>
    <w:multiLevelType w:val="hybridMultilevel"/>
    <w:tmpl w:val="87A8CDE0"/>
    <w:lvl w:ilvl="0" w:tplc="E018A1C2">
      <w:start w:val="1"/>
      <w:numFmt w:val="decimal"/>
      <w:lvlText w:val="%1."/>
      <w:lvlJc w:val="righ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0" w15:restartNumberingAfterBreak="0">
    <w:nsid w:val="60A4365F"/>
    <w:multiLevelType w:val="hybridMultilevel"/>
    <w:tmpl w:val="782824B0"/>
    <w:lvl w:ilvl="0" w:tplc="8A14BBB2">
      <w:start w:val="1"/>
      <w:numFmt w:val="taiwaneseCountingThousand"/>
      <w:lvlText w:val="(%1)"/>
      <w:lvlJc w:val="left"/>
      <w:pPr>
        <w:ind w:left="1548" w:hanging="480"/>
      </w:pPr>
    </w:lvl>
    <w:lvl w:ilvl="1" w:tplc="E876A138">
      <w:start w:val="1"/>
      <w:numFmt w:val="taiwaneseCountingThousand"/>
      <w:lvlText w:val="(%2)"/>
      <w:lvlJc w:val="left"/>
      <w:pPr>
        <w:ind w:left="2028" w:hanging="480"/>
      </w:pPr>
    </w:lvl>
    <w:lvl w:ilvl="2" w:tplc="0409001B">
      <w:start w:val="1"/>
      <w:numFmt w:val="lowerRoman"/>
      <w:lvlText w:val="%3."/>
      <w:lvlJc w:val="right"/>
      <w:pPr>
        <w:ind w:left="2508" w:hanging="480"/>
      </w:pPr>
    </w:lvl>
    <w:lvl w:ilvl="3" w:tplc="0409000F">
      <w:start w:val="1"/>
      <w:numFmt w:val="decimal"/>
      <w:lvlText w:val="%4."/>
      <w:lvlJc w:val="left"/>
      <w:pPr>
        <w:ind w:left="2988" w:hanging="480"/>
      </w:pPr>
    </w:lvl>
    <w:lvl w:ilvl="4" w:tplc="04090019">
      <w:start w:val="1"/>
      <w:numFmt w:val="ideographTraditional"/>
      <w:lvlText w:val="%5、"/>
      <w:lvlJc w:val="left"/>
      <w:pPr>
        <w:ind w:left="3468" w:hanging="480"/>
      </w:pPr>
    </w:lvl>
    <w:lvl w:ilvl="5" w:tplc="0409001B">
      <w:start w:val="1"/>
      <w:numFmt w:val="lowerRoman"/>
      <w:lvlText w:val="%6."/>
      <w:lvlJc w:val="right"/>
      <w:pPr>
        <w:ind w:left="3948" w:hanging="480"/>
      </w:pPr>
    </w:lvl>
    <w:lvl w:ilvl="6" w:tplc="0409000F">
      <w:start w:val="1"/>
      <w:numFmt w:val="decimal"/>
      <w:lvlText w:val="%7."/>
      <w:lvlJc w:val="left"/>
      <w:pPr>
        <w:ind w:left="4428" w:hanging="480"/>
      </w:pPr>
    </w:lvl>
    <w:lvl w:ilvl="7" w:tplc="04090019">
      <w:start w:val="1"/>
      <w:numFmt w:val="ideographTraditional"/>
      <w:lvlText w:val="%8、"/>
      <w:lvlJc w:val="left"/>
      <w:pPr>
        <w:ind w:left="4908" w:hanging="480"/>
      </w:pPr>
    </w:lvl>
    <w:lvl w:ilvl="8" w:tplc="0409001B">
      <w:start w:val="1"/>
      <w:numFmt w:val="lowerRoman"/>
      <w:lvlText w:val="%9."/>
      <w:lvlJc w:val="right"/>
      <w:pPr>
        <w:ind w:left="5388" w:hanging="480"/>
      </w:pPr>
    </w:lvl>
  </w:abstractNum>
  <w:abstractNum w:abstractNumId="41" w15:restartNumberingAfterBreak="0">
    <w:nsid w:val="65F24FC6"/>
    <w:multiLevelType w:val="hybridMultilevel"/>
    <w:tmpl w:val="A532FC06"/>
    <w:lvl w:ilvl="0" w:tplc="E25EEB62">
      <w:start w:val="1"/>
      <w:numFmt w:val="lowerLetter"/>
      <w:lvlText w:val="%1."/>
      <w:lvlJc w:val="left"/>
      <w:pPr>
        <w:ind w:left="624" w:hanging="360"/>
      </w:pPr>
      <w:rPr>
        <w:rFonts w:eastAsiaTheme="minorEastAsia" w:cs="Times New Roman" w:hint="default"/>
        <w:color w:val="auto"/>
      </w:rPr>
    </w:lvl>
    <w:lvl w:ilvl="1" w:tplc="04090019" w:tentative="1">
      <w:start w:val="1"/>
      <w:numFmt w:val="ideographTraditional"/>
      <w:lvlText w:val="%2、"/>
      <w:lvlJc w:val="left"/>
      <w:pPr>
        <w:ind w:left="1224" w:hanging="480"/>
      </w:pPr>
      <w:rPr>
        <w:rFonts w:cs="Times New Roman"/>
      </w:rPr>
    </w:lvl>
    <w:lvl w:ilvl="2" w:tplc="0409001B" w:tentative="1">
      <w:start w:val="1"/>
      <w:numFmt w:val="lowerRoman"/>
      <w:lvlText w:val="%3."/>
      <w:lvlJc w:val="right"/>
      <w:pPr>
        <w:ind w:left="1704" w:hanging="480"/>
      </w:pPr>
      <w:rPr>
        <w:rFonts w:cs="Times New Roman"/>
      </w:rPr>
    </w:lvl>
    <w:lvl w:ilvl="3" w:tplc="0409000F" w:tentative="1">
      <w:start w:val="1"/>
      <w:numFmt w:val="decimal"/>
      <w:lvlText w:val="%4."/>
      <w:lvlJc w:val="left"/>
      <w:pPr>
        <w:ind w:left="2184" w:hanging="480"/>
      </w:pPr>
      <w:rPr>
        <w:rFonts w:cs="Times New Roman"/>
      </w:rPr>
    </w:lvl>
    <w:lvl w:ilvl="4" w:tplc="04090019" w:tentative="1">
      <w:start w:val="1"/>
      <w:numFmt w:val="ideographTraditional"/>
      <w:lvlText w:val="%5、"/>
      <w:lvlJc w:val="left"/>
      <w:pPr>
        <w:ind w:left="2664" w:hanging="480"/>
      </w:pPr>
      <w:rPr>
        <w:rFonts w:cs="Times New Roman"/>
      </w:rPr>
    </w:lvl>
    <w:lvl w:ilvl="5" w:tplc="0409001B" w:tentative="1">
      <w:start w:val="1"/>
      <w:numFmt w:val="lowerRoman"/>
      <w:lvlText w:val="%6."/>
      <w:lvlJc w:val="right"/>
      <w:pPr>
        <w:ind w:left="3144" w:hanging="480"/>
      </w:pPr>
      <w:rPr>
        <w:rFonts w:cs="Times New Roman"/>
      </w:rPr>
    </w:lvl>
    <w:lvl w:ilvl="6" w:tplc="0409000F" w:tentative="1">
      <w:start w:val="1"/>
      <w:numFmt w:val="decimal"/>
      <w:lvlText w:val="%7."/>
      <w:lvlJc w:val="left"/>
      <w:pPr>
        <w:ind w:left="3624" w:hanging="480"/>
      </w:pPr>
      <w:rPr>
        <w:rFonts w:cs="Times New Roman"/>
      </w:rPr>
    </w:lvl>
    <w:lvl w:ilvl="7" w:tplc="04090019" w:tentative="1">
      <w:start w:val="1"/>
      <w:numFmt w:val="ideographTraditional"/>
      <w:lvlText w:val="%8、"/>
      <w:lvlJc w:val="left"/>
      <w:pPr>
        <w:ind w:left="4104" w:hanging="480"/>
      </w:pPr>
      <w:rPr>
        <w:rFonts w:cs="Times New Roman"/>
      </w:rPr>
    </w:lvl>
    <w:lvl w:ilvl="8" w:tplc="0409001B" w:tentative="1">
      <w:start w:val="1"/>
      <w:numFmt w:val="lowerRoman"/>
      <w:lvlText w:val="%9."/>
      <w:lvlJc w:val="right"/>
      <w:pPr>
        <w:ind w:left="4584" w:hanging="480"/>
      </w:pPr>
      <w:rPr>
        <w:rFonts w:cs="Times New Roman"/>
      </w:rPr>
    </w:lvl>
  </w:abstractNum>
  <w:abstractNum w:abstractNumId="42" w15:restartNumberingAfterBreak="0">
    <w:nsid w:val="6631301D"/>
    <w:multiLevelType w:val="hybridMultilevel"/>
    <w:tmpl w:val="45A09C10"/>
    <w:lvl w:ilvl="0" w:tplc="7BD06AA2">
      <w:start w:val="1"/>
      <w:numFmt w:val="ideographDigital"/>
      <w:lvlText w:val="%1."/>
      <w:lvlJc w:val="right"/>
      <w:pPr>
        <w:ind w:left="735" w:hanging="480"/>
      </w:pPr>
      <w:rPr>
        <w:rFonts w:ascii="Times New Roman" w:hAnsi="Times New Roman" w:cs="Times New Roman" w:hint="default"/>
        <w:b/>
        <w:color w:val="auto"/>
      </w:rPr>
    </w:lvl>
    <w:lvl w:ilvl="1" w:tplc="04090019" w:tentative="1">
      <w:start w:val="1"/>
      <w:numFmt w:val="ideographTraditional"/>
      <w:lvlText w:val="%2、"/>
      <w:lvlJc w:val="left"/>
      <w:pPr>
        <w:ind w:left="1215" w:hanging="480"/>
      </w:pPr>
      <w:rPr>
        <w:rFonts w:cs="Times New Roman"/>
      </w:rPr>
    </w:lvl>
    <w:lvl w:ilvl="2" w:tplc="0409001B" w:tentative="1">
      <w:start w:val="1"/>
      <w:numFmt w:val="lowerRoman"/>
      <w:lvlText w:val="%3."/>
      <w:lvlJc w:val="right"/>
      <w:pPr>
        <w:ind w:left="1695" w:hanging="480"/>
      </w:pPr>
      <w:rPr>
        <w:rFonts w:cs="Times New Roman"/>
      </w:rPr>
    </w:lvl>
    <w:lvl w:ilvl="3" w:tplc="0409000F" w:tentative="1">
      <w:start w:val="1"/>
      <w:numFmt w:val="decimal"/>
      <w:lvlText w:val="%4."/>
      <w:lvlJc w:val="left"/>
      <w:pPr>
        <w:ind w:left="2175" w:hanging="480"/>
      </w:pPr>
      <w:rPr>
        <w:rFonts w:cs="Times New Roman"/>
      </w:rPr>
    </w:lvl>
    <w:lvl w:ilvl="4" w:tplc="04090019" w:tentative="1">
      <w:start w:val="1"/>
      <w:numFmt w:val="ideographTraditional"/>
      <w:lvlText w:val="%5、"/>
      <w:lvlJc w:val="left"/>
      <w:pPr>
        <w:ind w:left="2655" w:hanging="480"/>
      </w:pPr>
      <w:rPr>
        <w:rFonts w:cs="Times New Roman"/>
      </w:rPr>
    </w:lvl>
    <w:lvl w:ilvl="5" w:tplc="0409001B" w:tentative="1">
      <w:start w:val="1"/>
      <w:numFmt w:val="lowerRoman"/>
      <w:lvlText w:val="%6."/>
      <w:lvlJc w:val="right"/>
      <w:pPr>
        <w:ind w:left="3135" w:hanging="480"/>
      </w:pPr>
      <w:rPr>
        <w:rFonts w:cs="Times New Roman"/>
      </w:rPr>
    </w:lvl>
    <w:lvl w:ilvl="6" w:tplc="0409000F" w:tentative="1">
      <w:start w:val="1"/>
      <w:numFmt w:val="decimal"/>
      <w:lvlText w:val="%7."/>
      <w:lvlJc w:val="left"/>
      <w:pPr>
        <w:ind w:left="3615" w:hanging="480"/>
      </w:pPr>
      <w:rPr>
        <w:rFonts w:cs="Times New Roman"/>
      </w:rPr>
    </w:lvl>
    <w:lvl w:ilvl="7" w:tplc="04090019" w:tentative="1">
      <w:start w:val="1"/>
      <w:numFmt w:val="ideographTraditional"/>
      <w:lvlText w:val="%8、"/>
      <w:lvlJc w:val="left"/>
      <w:pPr>
        <w:ind w:left="4095" w:hanging="480"/>
      </w:pPr>
      <w:rPr>
        <w:rFonts w:cs="Times New Roman"/>
      </w:rPr>
    </w:lvl>
    <w:lvl w:ilvl="8" w:tplc="0409001B" w:tentative="1">
      <w:start w:val="1"/>
      <w:numFmt w:val="lowerRoman"/>
      <w:lvlText w:val="%9."/>
      <w:lvlJc w:val="right"/>
      <w:pPr>
        <w:ind w:left="4575" w:hanging="480"/>
      </w:pPr>
      <w:rPr>
        <w:rFonts w:cs="Times New Roman"/>
      </w:rPr>
    </w:lvl>
  </w:abstractNum>
  <w:abstractNum w:abstractNumId="43" w15:restartNumberingAfterBreak="0">
    <w:nsid w:val="668E3551"/>
    <w:multiLevelType w:val="hybridMultilevel"/>
    <w:tmpl w:val="81284508"/>
    <w:lvl w:ilvl="0" w:tplc="04090015">
      <w:start w:val="1"/>
      <w:numFmt w:val="taiwaneseCountingThousand"/>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44" w15:restartNumberingAfterBreak="0">
    <w:nsid w:val="69A47550"/>
    <w:multiLevelType w:val="hybridMultilevel"/>
    <w:tmpl w:val="46EC3994"/>
    <w:lvl w:ilvl="0" w:tplc="E4029F6A">
      <w:start w:val="1"/>
      <w:numFmt w:val="decimal"/>
      <w:lvlText w:val="%1、"/>
      <w:lvlJc w:val="left"/>
      <w:pPr>
        <w:ind w:left="1877" w:hanging="360"/>
      </w:pPr>
      <w:rPr>
        <w:rFonts w:hint="default"/>
      </w:rPr>
    </w:lvl>
    <w:lvl w:ilvl="1" w:tplc="04090019" w:tentative="1">
      <w:start w:val="1"/>
      <w:numFmt w:val="ideographTraditional"/>
      <w:lvlText w:val="%2、"/>
      <w:lvlJc w:val="left"/>
      <w:pPr>
        <w:ind w:left="2477" w:hanging="480"/>
      </w:pPr>
    </w:lvl>
    <w:lvl w:ilvl="2" w:tplc="0409001B" w:tentative="1">
      <w:start w:val="1"/>
      <w:numFmt w:val="lowerRoman"/>
      <w:lvlText w:val="%3."/>
      <w:lvlJc w:val="right"/>
      <w:pPr>
        <w:ind w:left="2957" w:hanging="480"/>
      </w:pPr>
    </w:lvl>
    <w:lvl w:ilvl="3" w:tplc="0409000F" w:tentative="1">
      <w:start w:val="1"/>
      <w:numFmt w:val="decimal"/>
      <w:lvlText w:val="%4."/>
      <w:lvlJc w:val="left"/>
      <w:pPr>
        <w:ind w:left="3437" w:hanging="480"/>
      </w:pPr>
    </w:lvl>
    <w:lvl w:ilvl="4" w:tplc="04090019" w:tentative="1">
      <w:start w:val="1"/>
      <w:numFmt w:val="ideographTraditional"/>
      <w:lvlText w:val="%5、"/>
      <w:lvlJc w:val="left"/>
      <w:pPr>
        <w:ind w:left="3917" w:hanging="480"/>
      </w:pPr>
    </w:lvl>
    <w:lvl w:ilvl="5" w:tplc="0409001B" w:tentative="1">
      <w:start w:val="1"/>
      <w:numFmt w:val="lowerRoman"/>
      <w:lvlText w:val="%6."/>
      <w:lvlJc w:val="right"/>
      <w:pPr>
        <w:ind w:left="4397" w:hanging="480"/>
      </w:pPr>
    </w:lvl>
    <w:lvl w:ilvl="6" w:tplc="0409000F" w:tentative="1">
      <w:start w:val="1"/>
      <w:numFmt w:val="decimal"/>
      <w:lvlText w:val="%7."/>
      <w:lvlJc w:val="left"/>
      <w:pPr>
        <w:ind w:left="4877" w:hanging="480"/>
      </w:pPr>
    </w:lvl>
    <w:lvl w:ilvl="7" w:tplc="04090019" w:tentative="1">
      <w:start w:val="1"/>
      <w:numFmt w:val="ideographTraditional"/>
      <w:lvlText w:val="%8、"/>
      <w:lvlJc w:val="left"/>
      <w:pPr>
        <w:ind w:left="5357" w:hanging="480"/>
      </w:pPr>
    </w:lvl>
    <w:lvl w:ilvl="8" w:tplc="0409001B" w:tentative="1">
      <w:start w:val="1"/>
      <w:numFmt w:val="lowerRoman"/>
      <w:lvlText w:val="%9."/>
      <w:lvlJc w:val="right"/>
      <w:pPr>
        <w:ind w:left="5837" w:hanging="480"/>
      </w:pPr>
    </w:lvl>
  </w:abstractNum>
  <w:abstractNum w:abstractNumId="45" w15:restartNumberingAfterBreak="0">
    <w:nsid w:val="6B19625F"/>
    <w:multiLevelType w:val="hybridMultilevel"/>
    <w:tmpl w:val="480C8310"/>
    <w:lvl w:ilvl="0" w:tplc="643A73FC">
      <w:start w:val="1"/>
      <w:numFmt w:val="decimal"/>
      <w:lvlText w:val="%1."/>
      <w:lvlJc w:val="right"/>
      <w:pPr>
        <w:ind w:left="480" w:hanging="480"/>
      </w:pPr>
      <w:rPr>
        <w:rFonts w:ascii="Times New Roman" w:hAnsi="Times New Roman" w:cs="Times New Roman" w:hint="default"/>
        <w:b w:val="0"/>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6" w15:restartNumberingAfterBreak="0">
    <w:nsid w:val="6F887C6A"/>
    <w:multiLevelType w:val="hybridMultilevel"/>
    <w:tmpl w:val="782824B0"/>
    <w:lvl w:ilvl="0" w:tplc="8A14BBB2">
      <w:start w:val="1"/>
      <w:numFmt w:val="taiwaneseCountingThousand"/>
      <w:lvlText w:val="(%1)"/>
      <w:lvlJc w:val="left"/>
      <w:pPr>
        <w:ind w:left="1190" w:hanging="480"/>
      </w:pPr>
      <w:rPr>
        <w:rFonts w:hint="default"/>
      </w:rPr>
    </w:lvl>
    <w:lvl w:ilvl="1" w:tplc="E876A138">
      <w:start w:val="1"/>
      <w:numFmt w:val="taiwaneseCountingThousand"/>
      <w:lvlText w:val="(%2)"/>
      <w:lvlJc w:val="left"/>
      <w:pPr>
        <w:ind w:left="1670" w:hanging="480"/>
      </w:pPr>
      <w:rPr>
        <w:rFonts w:hint="default"/>
      </w:rPr>
    </w:lvl>
    <w:lvl w:ilvl="2" w:tplc="0409001B" w:tentative="1">
      <w:start w:val="1"/>
      <w:numFmt w:val="lowerRoman"/>
      <w:lvlText w:val="%3."/>
      <w:lvlJc w:val="right"/>
      <w:pPr>
        <w:ind w:left="2150" w:hanging="480"/>
      </w:pPr>
    </w:lvl>
    <w:lvl w:ilvl="3" w:tplc="0409000F" w:tentative="1">
      <w:start w:val="1"/>
      <w:numFmt w:val="decimal"/>
      <w:lvlText w:val="%4."/>
      <w:lvlJc w:val="left"/>
      <w:pPr>
        <w:ind w:left="2630" w:hanging="480"/>
      </w:pPr>
    </w:lvl>
    <w:lvl w:ilvl="4" w:tplc="04090019" w:tentative="1">
      <w:start w:val="1"/>
      <w:numFmt w:val="ideographTraditional"/>
      <w:lvlText w:val="%5、"/>
      <w:lvlJc w:val="left"/>
      <w:pPr>
        <w:ind w:left="3110" w:hanging="480"/>
      </w:pPr>
    </w:lvl>
    <w:lvl w:ilvl="5" w:tplc="0409001B" w:tentative="1">
      <w:start w:val="1"/>
      <w:numFmt w:val="lowerRoman"/>
      <w:lvlText w:val="%6."/>
      <w:lvlJc w:val="right"/>
      <w:pPr>
        <w:ind w:left="3590" w:hanging="480"/>
      </w:pPr>
    </w:lvl>
    <w:lvl w:ilvl="6" w:tplc="0409000F" w:tentative="1">
      <w:start w:val="1"/>
      <w:numFmt w:val="decimal"/>
      <w:lvlText w:val="%7."/>
      <w:lvlJc w:val="left"/>
      <w:pPr>
        <w:ind w:left="4070" w:hanging="480"/>
      </w:pPr>
    </w:lvl>
    <w:lvl w:ilvl="7" w:tplc="04090019" w:tentative="1">
      <w:start w:val="1"/>
      <w:numFmt w:val="ideographTraditional"/>
      <w:lvlText w:val="%8、"/>
      <w:lvlJc w:val="left"/>
      <w:pPr>
        <w:ind w:left="4550" w:hanging="480"/>
      </w:pPr>
    </w:lvl>
    <w:lvl w:ilvl="8" w:tplc="0409001B" w:tentative="1">
      <w:start w:val="1"/>
      <w:numFmt w:val="lowerRoman"/>
      <w:lvlText w:val="%9."/>
      <w:lvlJc w:val="right"/>
      <w:pPr>
        <w:ind w:left="5030" w:hanging="480"/>
      </w:pPr>
    </w:lvl>
  </w:abstractNum>
  <w:abstractNum w:abstractNumId="47" w15:restartNumberingAfterBreak="0">
    <w:nsid w:val="70577FE3"/>
    <w:multiLevelType w:val="hybridMultilevel"/>
    <w:tmpl w:val="87A8CDE0"/>
    <w:lvl w:ilvl="0" w:tplc="E018A1C2">
      <w:start w:val="1"/>
      <w:numFmt w:val="decimal"/>
      <w:lvlText w:val="%1."/>
      <w:lvlJc w:val="righ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8" w15:restartNumberingAfterBreak="0">
    <w:nsid w:val="721F71C6"/>
    <w:multiLevelType w:val="hybridMultilevel"/>
    <w:tmpl w:val="A1166D50"/>
    <w:lvl w:ilvl="0" w:tplc="DDE089B0">
      <w:start w:val="1"/>
      <w:numFmt w:val="decimal"/>
      <w:lvlText w:val="%1."/>
      <w:lvlJc w:val="right"/>
      <w:pPr>
        <w:ind w:left="764" w:hanging="480"/>
      </w:pPr>
      <w:rPr>
        <w:rFonts w:ascii="Times New Roman" w:hAnsi="Times New Roman" w:cs="Times New Roman" w:hint="default"/>
        <w:b w:val="0"/>
        <w:sz w:val="21"/>
        <w:szCs w:val="21"/>
      </w:rPr>
    </w:lvl>
    <w:lvl w:ilvl="1" w:tplc="5D20FB14">
      <w:start w:val="1"/>
      <w:numFmt w:val="decimal"/>
      <w:lvlText w:val="(%2)"/>
      <w:lvlJc w:val="right"/>
      <w:pPr>
        <w:ind w:left="960" w:hanging="480"/>
      </w:pPr>
      <w:rPr>
        <w:rFonts w:ascii="Times New Roman" w:hAnsi="Times New Roman" w:cs="Times New Roman" w:hint="default"/>
        <w:i w:val="0"/>
      </w:rPr>
    </w:lvl>
    <w:lvl w:ilvl="2" w:tplc="F62C7E9E">
      <w:start w:val="1"/>
      <w:numFmt w:val="upperRoman"/>
      <w:lvlText w:val="%3."/>
      <w:lvlJc w:val="left"/>
      <w:pPr>
        <w:ind w:left="1680" w:hanging="720"/>
      </w:pPr>
      <w:rPr>
        <w:rFonts w:cs="Times New Roman" w:hint="default"/>
        <w:b w:val="0"/>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9" w15:restartNumberingAfterBreak="0">
    <w:nsid w:val="778150A5"/>
    <w:multiLevelType w:val="hybridMultilevel"/>
    <w:tmpl w:val="A1EC71A6"/>
    <w:lvl w:ilvl="0" w:tplc="782EE658">
      <w:start w:val="1"/>
      <w:numFmt w:val="decimal"/>
      <w:lvlText w:val="%1、"/>
      <w:lvlJc w:val="left"/>
      <w:pPr>
        <w:ind w:left="2064" w:hanging="360"/>
      </w:pPr>
      <w:rPr>
        <w:rFonts w:hint="default"/>
        <w:sz w:val="24"/>
        <w:szCs w:val="24"/>
      </w:rPr>
    </w:lvl>
    <w:lvl w:ilvl="1" w:tplc="04090019" w:tentative="1">
      <w:start w:val="1"/>
      <w:numFmt w:val="ideographTraditional"/>
      <w:lvlText w:val="%2、"/>
      <w:lvlJc w:val="left"/>
      <w:pPr>
        <w:ind w:left="2664" w:hanging="480"/>
      </w:pPr>
    </w:lvl>
    <w:lvl w:ilvl="2" w:tplc="0409001B" w:tentative="1">
      <w:start w:val="1"/>
      <w:numFmt w:val="lowerRoman"/>
      <w:lvlText w:val="%3."/>
      <w:lvlJc w:val="right"/>
      <w:pPr>
        <w:ind w:left="3144" w:hanging="480"/>
      </w:pPr>
    </w:lvl>
    <w:lvl w:ilvl="3" w:tplc="0409000F" w:tentative="1">
      <w:start w:val="1"/>
      <w:numFmt w:val="decimal"/>
      <w:lvlText w:val="%4."/>
      <w:lvlJc w:val="left"/>
      <w:pPr>
        <w:ind w:left="3624" w:hanging="480"/>
      </w:pPr>
    </w:lvl>
    <w:lvl w:ilvl="4" w:tplc="04090019" w:tentative="1">
      <w:start w:val="1"/>
      <w:numFmt w:val="ideographTraditional"/>
      <w:lvlText w:val="%5、"/>
      <w:lvlJc w:val="left"/>
      <w:pPr>
        <w:ind w:left="4104" w:hanging="480"/>
      </w:pPr>
    </w:lvl>
    <w:lvl w:ilvl="5" w:tplc="0409001B" w:tentative="1">
      <w:start w:val="1"/>
      <w:numFmt w:val="lowerRoman"/>
      <w:lvlText w:val="%6."/>
      <w:lvlJc w:val="right"/>
      <w:pPr>
        <w:ind w:left="4584" w:hanging="480"/>
      </w:pPr>
    </w:lvl>
    <w:lvl w:ilvl="6" w:tplc="0409000F" w:tentative="1">
      <w:start w:val="1"/>
      <w:numFmt w:val="decimal"/>
      <w:lvlText w:val="%7."/>
      <w:lvlJc w:val="left"/>
      <w:pPr>
        <w:ind w:left="5064" w:hanging="480"/>
      </w:pPr>
    </w:lvl>
    <w:lvl w:ilvl="7" w:tplc="04090019" w:tentative="1">
      <w:start w:val="1"/>
      <w:numFmt w:val="ideographTraditional"/>
      <w:lvlText w:val="%8、"/>
      <w:lvlJc w:val="left"/>
      <w:pPr>
        <w:ind w:left="5544" w:hanging="480"/>
      </w:pPr>
    </w:lvl>
    <w:lvl w:ilvl="8" w:tplc="0409001B" w:tentative="1">
      <w:start w:val="1"/>
      <w:numFmt w:val="lowerRoman"/>
      <w:lvlText w:val="%9."/>
      <w:lvlJc w:val="right"/>
      <w:pPr>
        <w:ind w:left="6024" w:hanging="480"/>
      </w:pPr>
    </w:lvl>
  </w:abstractNum>
  <w:abstractNum w:abstractNumId="50" w15:restartNumberingAfterBreak="0">
    <w:nsid w:val="791859DA"/>
    <w:multiLevelType w:val="hybridMultilevel"/>
    <w:tmpl w:val="46F2485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7A5B4D91"/>
    <w:multiLevelType w:val="hybridMultilevel"/>
    <w:tmpl w:val="FE721290"/>
    <w:lvl w:ilvl="0" w:tplc="5D20FB14">
      <w:start w:val="1"/>
      <w:numFmt w:val="decimal"/>
      <w:lvlText w:val="(%1)"/>
      <w:lvlJc w:val="right"/>
      <w:pPr>
        <w:ind w:left="960" w:hanging="480"/>
      </w:pPr>
      <w:rPr>
        <w:rFonts w:ascii="Times New Roman" w:hAnsi="Times New Roman" w:cs="Times New Roman" w:hint="default"/>
        <w:i w:val="0"/>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2" w15:restartNumberingAfterBreak="0">
    <w:nsid w:val="7DC65A8E"/>
    <w:multiLevelType w:val="hybridMultilevel"/>
    <w:tmpl w:val="A1166D50"/>
    <w:lvl w:ilvl="0" w:tplc="DDE089B0">
      <w:start w:val="1"/>
      <w:numFmt w:val="decimal"/>
      <w:lvlText w:val="%1."/>
      <w:lvlJc w:val="right"/>
      <w:pPr>
        <w:ind w:left="764" w:hanging="480"/>
      </w:pPr>
      <w:rPr>
        <w:rFonts w:ascii="Times New Roman" w:hAnsi="Times New Roman" w:cs="Times New Roman" w:hint="default"/>
        <w:b w:val="0"/>
        <w:sz w:val="21"/>
        <w:szCs w:val="21"/>
      </w:rPr>
    </w:lvl>
    <w:lvl w:ilvl="1" w:tplc="5D20FB14">
      <w:start w:val="1"/>
      <w:numFmt w:val="decimal"/>
      <w:lvlText w:val="(%2)"/>
      <w:lvlJc w:val="right"/>
      <w:pPr>
        <w:ind w:left="960" w:hanging="480"/>
      </w:pPr>
      <w:rPr>
        <w:rFonts w:ascii="Times New Roman" w:hAnsi="Times New Roman" w:cs="Times New Roman" w:hint="default"/>
        <w:i w:val="0"/>
      </w:rPr>
    </w:lvl>
    <w:lvl w:ilvl="2" w:tplc="F62C7E9E">
      <w:start w:val="1"/>
      <w:numFmt w:val="upperRoman"/>
      <w:lvlText w:val="%3."/>
      <w:lvlJc w:val="left"/>
      <w:pPr>
        <w:ind w:left="1680" w:hanging="720"/>
      </w:pPr>
      <w:rPr>
        <w:rFonts w:cs="Times New Roman" w:hint="default"/>
        <w:b w:val="0"/>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3" w15:restartNumberingAfterBreak="0">
    <w:nsid w:val="7E6E1DDA"/>
    <w:multiLevelType w:val="hybridMultilevel"/>
    <w:tmpl w:val="782824B0"/>
    <w:lvl w:ilvl="0" w:tplc="8A14BBB2">
      <w:start w:val="1"/>
      <w:numFmt w:val="taiwaneseCountingThousand"/>
      <w:lvlText w:val="(%1)"/>
      <w:lvlJc w:val="left"/>
      <w:pPr>
        <w:ind w:left="1548" w:hanging="480"/>
      </w:pPr>
    </w:lvl>
    <w:lvl w:ilvl="1" w:tplc="E876A138">
      <w:start w:val="1"/>
      <w:numFmt w:val="taiwaneseCountingThousand"/>
      <w:lvlText w:val="(%2)"/>
      <w:lvlJc w:val="left"/>
      <w:pPr>
        <w:ind w:left="2028" w:hanging="480"/>
      </w:pPr>
    </w:lvl>
    <w:lvl w:ilvl="2" w:tplc="0409001B">
      <w:start w:val="1"/>
      <w:numFmt w:val="lowerRoman"/>
      <w:lvlText w:val="%3."/>
      <w:lvlJc w:val="right"/>
      <w:pPr>
        <w:ind w:left="2508" w:hanging="480"/>
      </w:pPr>
    </w:lvl>
    <w:lvl w:ilvl="3" w:tplc="0409000F">
      <w:start w:val="1"/>
      <w:numFmt w:val="decimal"/>
      <w:lvlText w:val="%4."/>
      <w:lvlJc w:val="left"/>
      <w:pPr>
        <w:ind w:left="2988" w:hanging="480"/>
      </w:pPr>
    </w:lvl>
    <w:lvl w:ilvl="4" w:tplc="04090019">
      <w:start w:val="1"/>
      <w:numFmt w:val="ideographTraditional"/>
      <w:lvlText w:val="%5、"/>
      <w:lvlJc w:val="left"/>
      <w:pPr>
        <w:ind w:left="3468" w:hanging="480"/>
      </w:pPr>
    </w:lvl>
    <w:lvl w:ilvl="5" w:tplc="0409001B">
      <w:start w:val="1"/>
      <w:numFmt w:val="lowerRoman"/>
      <w:lvlText w:val="%6."/>
      <w:lvlJc w:val="right"/>
      <w:pPr>
        <w:ind w:left="3948" w:hanging="480"/>
      </w:pPr>
    </w:lvl>
    <w:lvl w:ilvl="6" w:tplc="0409000F">
      <w:start w:val="1"/>
      <w:numFmt w:val="decimal"/>
      <w:lvlText w:val="%7."/>
      <w:lvlJc w:val="left"/>
      <w:pPr>
        <w:ind w:left="4428" w:hanging="480"/>
      </w:pPr>
    </w:lvl>
    <w:lvl w:ilvl="7" w:tplc="04090019">
      <w:start w:val="1"/>
      <w:numFmt w:val="ideographTraditional"/>
      <w:lvlText w:val="%8、"/>
      <w:lvlJc w:val="left"/>
      <w:pPr>
        <w:ind w:left="4908" w:hanging="480"/>
      </w:pPr>
    </w:lvl>
    <w:lvl w:ilvl="8" w:tplc="0409001B">
      <w:start w:val="1"/>
      <w:numFmt w:val="lowerRoman"/>
      <w:lvlText w:val="%9."/>
      <w:lvlJc w:val="right"/>
      <w:pPr>
        <w:ind w:left="5388" w:hanging="480"/>
      </w:pPr>
    </w:lvl>
  </w:abstractNum>
  <w:abstractNum w:abstractNumId="54" w15:restartNumberingAfterBreak="0">
    <w:nsid w:val="7EBE1414"/>
    <w:multiLevelType w:val="hybridMultilevel"/>
    <w:tmpl w:val="61A0B5BE"/>
    <w:lvl w:ilvl="0" w:tplc="CA48EA20">
      <w:start w:val="1"/>
      <w:numFmt w:val="taiwaneseCountingThousand"/>
      <w:lvlText w:val="%1、"/>
      <w:lvlJc w:val="left"/>
      <w:pPr>
        <w:ind w:left="960" w:hanging="480"/>
      </w:pPr>
      <w:rPr>
        <w:rFonts w:ascii="標楷體" w:eastAsia="標楷體" w:hAnsi="標楷體"/>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num w:numId="1">
    <w:abstractNumId w:val="50"/>
  </w:num>
  <w:num w:numId="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53"/>
  </w:num>
  <w:num w:numId="5">
    <w:abstractNumId w:val="2"/>
  </w:num>
  <w:num w:numId="6">
    <w:abstractNumId w:val="43"/>
  </w:num>
  <w:num w:numId="7">
    <w:abstractNumId w:val="29"/>
  </w:num>
  <w:num w:numId="8">
    <w:abstractNumId w:val="54"/>
  </w:num>
  <w:num w:numId="9">
    <w:abstractNumId w:val="24"/>
  </w:num>
  <w:num w:numId="10">
    <w:abstractNumId w:val="40"/>
  </w:num>
  <w:num w:numId="11">
    <w:abstractNumId w:val="12"/>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49"/>
  </w:num>
  <w:num w:numId="18">
    <w:abstractNumId w:val="6"/>
  </w:num>
  <w:num w:numId="19">
    <w:abstractNumId w:val="1"/>
  </w:num>
  <w:num w:numId="20">
    <w:abstractNumId w:val="10"/>
  </w:num>
  <w:num w:numId="21">
    <w:abstractNumId w:val="39"/>
  </w:num>
  <w:num w:numId="22">
    <w:abstractNumId w:val="37"/>
  </w:num>
  <w:num w:numId="23">
    <w:abstractNumId w:val="5"/>
  </w:num>
  <w:num w:numId="24">
    <w:abstractNumId w:val="47"/>
  </w:num>
  <w:num w:numId="25">
    <w:abstractNumId w:val="42"/>
  </w:num>
  <w:num w:numId="26">
    <w:abstractNumId w:val="28"/>
  </w:num>
  <w:num w:numId="27">
    <w:abstractNumId w:val="17"/>
  </w:num>
  <w:num w:numId="28">
    <w:abstractNumId w:val="4"/>
  </w:num>
  <w:num w:numId="29">
    <w:abstractNumId w:val="34"/>
  </w:num>
  <w:num w:numId="30">
    <w:abstractNumId w:val="23"/>
  </w:num>
  <w:num w:numId="31">
    <w:abstractNumId w:val="7"/>
  </w:num>
  <w:num w:numId="32">
    <w:abstractNumId w:val="51"/>
  </w:num>
  <w:num w:numId="33">
    <w:abstractNumId w:val="20"/>
  </w:num>
  <w:num w:numId="34">
    <w:abstractNumId w:val="13"/>
  </w:num>
  <w:num w:numId="35">
    <w:abstractNumId w:val="15"/>
  </w:num>
  <w:num w:numId="36">
    <w:abstractNumId w:val="36"/>
  </w:num>
  <w:num w:numId="37">
    <w:abstractNumId w:val="31"/>
  </w:num>
  <w:num w:numId="38">
    <w:abstractNumId w:val="33"/>
  </w:num>
  <w:num w:numId="39">
    <w:abstractNumId w:val="45"/>
  </w:num>
  <w:num w:numId="40">
    <w:abstractNumId w:val="11"/>
  </w:num>
  <w:num w:numId="41">
    <w:abstractNumId w:val="48"/>
  </w:num>
  <w:num w:numId="42">
    <w:abstractNumId w:val="52"/>
  </w:num>
  <w:num w:numId="43">
    <w:abstractNumId w:val="22"/>
  </w:num>
  <w:num w:numId="44">
    <w:abstractNumId w:val="16"/>
  </w:num>
  <w:num w:numId="45">
    <w:abstractNumId w:val="0"/>
  </w:num>
  <w:num w:numId="46">
    <w:abstractNumId w:val="8"/>
  </w:num>
  <w:num w:numId="47">
    <w:abstractNumId w:val="41"/>
  </w:num>
  <w:num w:numId="48">
    <w:abstractNumId w:val="26"/>
  </w:num>
  <w:num w:numId="4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21"/>
  </w:num>
  <w:num w:numId="98">
    <w:abstractNumId w:val="19"/>
  </w:num>
  <w:num w:numId="99">
    <w:abstractNumId w:val="38"/>
  </w:num>
  <w:num w:numId="100">
    <w:abstractNumId w:val="32"/>
  </w:num>
  <w:num w:numId="101">
    <w:abstractNumId w:val="35"/>
  </w:num>
  <w:num w:numId="102">
    <w:abstractNumId w:val="44"/>
  </w:num>
  <w:num w:numId="103">
    <w:abstractNumId w:val="25"/>
  </w:num>
  <w:num w:numId="104">
    <w:abstractNumId w:val="9"/>
  </w:num>
  <w:num w:numId="105">
    <w:abstractNumId w:val="27"/>
  </w:num>
  <w:num w:numId="106">
    <w:abstractNumId w:val="18"/>
  </w:num>
  <w:num w:numId="107">
    <w:abstractNumId w:val="30"/>
  </w:num>
  <w:numIdMacAtCleanup w:val="107"/>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林心羽">
    <w15:presenceInfo w15:providerId="AD" w15:userId="S-1-5-21-2744940397-1624504133-3266513053-11824"/>
  </w15:person>
  <w15:person w15:author="陳迎秋">
    <w15:presenceInfo w15:providerId="AD" w15:userId="S-1-5-21-2744940397-1624504133-3266513053-118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596"/>
    <w:rsid w:val="0000023B"/>
    <w:rsid w:val="000013E1"/>
    <w:rsid w:val="000073D4"/>
    <w:rsid w:val="000132C6"/>
    <w:rsid w:val="0001356A"/>
    <w:rsid w:val="000150A5"/>
    <w:rsid w:val="0002005B"/>
    <w:rsid w:val="00022F4F"/>
    <w:rsid w:val="00026E60"/>
    <w:rsid w:val="0002715A"/>
    <w:rsid w:val="000277FC"/>
    <w:rsid w:val="00030F42"/>
    <w:rsid w:val="00032255"/>
    <w:rsid w:val="00037B43"/>
    <w:rsid w:val="00043104"/>
    <w:rsid w:val="00044949"/>
    <w:rsid w:val="00047385"/>
    <w:rsid w:val="000513BA"/>
    <w:rsid w:val="0005456C"/>
    <w:rsid w:val="00055120"/>
    <w:rsid w:val="00062071"/>
    <w:rsid w:val="00063783"/>
    <w:rsid w:val="000665CB"/>
    <w:rsid w:val="000672CF"/>
    <w:rsid w:val="00070F4C"/>
    <w:rsid w:val="000760F6"/>
    <w:rsid w:val="000817E4"/>
    <w:rsid w:val="00083546"/>
    <w:rsid w:val="0008589C"/>
    <w:rsid w:val="00086D71"/>
    <w:rsid w:val="00092A90"/>
    <w:rsid w:val="00092EED"/>
    <w:rsid w:val="000932A1"/>
    <w:rsid w:val="00093716"/>
    <w:rsid w:val="00094917"/>
    <w:rsid w:val="000A065C"/>
    <w:rsid w:val="000A125F"/>
    <w:rsid w:val="000A47CF"/>
    <w:rsid w:val="000A5223"/>
    <w:rsid w:val="000B31D3"/>
    <w:rsid w:val="000B5737"/>
    <w:rsid w:val="000C07A2"/>
    <w:rsid w:val="000C19E8"/>
    <w:rsid w:val="000C2F87"/>
    <w:rsid w:val="000C6860"/>
    <w:rsid w:val="000C7723"/>
    <w:rsid w:val="000D10AB"/>
    <w:rsid w:val="000D69E2"/>
    <w:rsid w:val="000D73F3"/>
    <w:rsid w:val="000E0926"/>
    <w:rsid w:val="000E0FC0"/>
    <w:rsid w:val="000E15CD"/>
    <w:rsid w:val="000E5F46"/>
    <w:rsid w:val="000E6AD9"/>
    <w:rsid w:val="000F0514"/>
    <w:rsid w:val="000F13DD"/>
    <w:rsid w:val="000F1DB6"/>
    <w:rsid w:val="000F4DC0"/>
    <w:rsid w:val="001024BE"/>
    <w:rsid w:val="0010434F"/>
    <w:rsid w:val="001077F3"/>
    <w:rsid w:val="00107C63"/>
    <w:rsid w:val="001166AC"/>
    <w:rsid w:val="0011786F"/>
    <w:rsid w:val="00120C61"/>
    <w:rsid w:val="00123AE8"/>
    <w:rsid w:val="00125F6C"/>
    <w:rsid w:val="00130A7C"/>
    <w:rsid w:val="00135BDA"/>
    <w:rsid w:val="0013658A"/>
    <w:rsid w:val="00136622"/>
    <w:rsid w:val="00136A0B"/>
    <w:rsid w:val="001373FF"/>
    <w:rsid w:val="0013776C"/>
    <w:rsid w:val="00141DF3"/>
    <w:rsid w:val="00142B42"/>
    <w:rsid w:val="001435D2"/>
    <w:rsid w:val="0015466A"/>
    <w:rsid w:val="001566BC"/>
    <w:rsid w:val="00160815"/>
    <w:rsid w:val="00160A67"/>
    <w:rsid w:val="001612F3"/>
    <w:rsid w:val="00163E70"/>
    <w:rsid w:val="00170D8B"/>
    <w:rsid w:val="00171D82"/>
    <w:rsid w:val="00174D5A"/>
    <w:rsid w:val="001751D1"/>
    <w:rsid w:val="001878BD"/>
    <w:rsid w:val="00190624"/>
    <w:rsid w:val="00191261"/>
    <w:rsid w:val="001930DC"/>
    <w:rsid w:val="0019501E"/>
    <w:rsid w:val="00195B2D"/>
    <w:rsid w:val="00195C9F"/>
    <w:rsid w:val="00195FAA"/>
    <w:rsid w:val="001966C2"/>
    <w:rsid w:val="001967EA"/>
    <w:rsid w:val="00196A7F"/>
    <w:rsid w:val="001A10B1"/>
    <w:rsid w:val="001A1274"/>
    <w:rsid w:val="001A1C35"/>
    <w:rsid w:val="001A35E2"/>
    <w:rsid w:val="001A698F"/>
    <w:rsid w:val="001B088C"/>
    <w:rsid w:val="001C2100"/>
    <w:rsid w:val="001C3357"/>
    <w:rsid w:val="001D1455"/>
    <w:rsid w:val="001D3503"/>
    <w:rsid w:val="001D3763"/>
    <w:rsid w:val="001D3A50"/>
    <w:rsid w:val="001D5129"/>
    <w:rsid w:val="001D5238"/>
    <w:rsid w:val="001D5854"/>
    <w:rsid w:val="001D73CA"/>
    <w:rsid w:val="001D7AA9"/>
    <w:rsid w:val="001E1E4F"/>
    <w:rsid w:val="001E786B"/>
    <w:rsid w:val="001F0B8D"/>
    <w:rsid w:val="001F29F2"/>
    <w:rsid w:val="001F5D18"/>
    <w:rsid w:val="001F5D94"/>
    <w:rsid w:val="001F6EED"/>
    <w:rsid w:val="00200FA5"/>
    <w:rsid w:val="00200FC2"/>
    <w:rsid w:val="0020169C"/>
    <w:rsid w:val="0020255F"/>
    <w:rsid w:val="00203693"/>
    <w:rsid w:val="0021164F"/>
    <w:rsid w:val="00216231"/>
    <w:rsid w:val="00216F60"/>
    <w:rsid w:val="002170FB"/>
    <w:rsid w:val="00221E4D"/>
    <w:rsid w:val="00223BD9"/>
    <w:rsid w:val="00226B1B"/>
    <w:rsid w:val="002321CA"/>
    <w:rsid w:val="00236277"/>
    <w:rsid w:val="0024072D"/>
    <w:rsid w:val="00241415"/>
    <w:rsid w:val="002438C1"/>
    <w:rsid w:val="00243BA3"/>
    <w:rsid w:val="002449CE"/>
    <w:rsid w:val="002506B6"/>
    <w:rsid w:val="002547C6"/>
    <w:rsid w:val="0025565F"/>
    <w:rsid w:val="00256C04"/>
    <w:rsid w:val="002577BD"/>
    <w:rsid w:val="00263946"/>
    <w:rsid w:val="00264038"/>
    <w:rsid w:val="0026416E"/>
    <w:rsid w:val="00265C3C"/>
    <w:rsid w:val="002679AD"/>
    <w:rsid w:val="002763BA"/>
    <w:rsid w:val="002831E8"/>
    <w:rsid w:val="0028356E"/>
    <w:rsid w:val="0028642C"/>
    <w:rsid w:val="00286C43"/>
    <w:rsid w:val="0029049E"/>
    <w:rsid w:val="002911F3"/>
    <w:rsid w:val="00292B6E"/>
    <w:rsid w:val="002937AE"/>
    <w:rsid w:val="00296697"/>
    <w:rsid w:val="002A5BD5"/>
    <w:rsid w:val="002A7D66"/>
    <w:rsid w:val="002B261E"/>
    <w:rsid w:val="002B5C03"/>
    <w:rsid w:val="002B5CE1"/>
    <w:rsid w:val="002B6CF3"/>
    <w:rsid w:val="002C02D7"/>
    <w:rsid w:val="002C071D"/>
    <w:rsid w:val="002D0EC6"/>
    <w:rsid w:val="002D0FCD"/>
    <w:rsid w:val="002E3CE1"/>
    <w:rsid w:val="002E5B16"/>
    <w:rsid w:val="002E5D1D"/>
    <w:rsid w:val="002F1A5D"/>
    <w:rsid w:val="002F2E39"/>
    <w:rsid w:val="00301ECB"/>
    <w:rsid w:val="00304CA0"/>
    <w:rsid w:val="00305787"/>
    <w:rsid w:val="00306435"/>
    <w:rsid w:val="00306CD2"/>
    <w:rsid w:val="003110ED"/>
    <w:rsid w:val="00312542"/>
    <w:rsid w:val="0032348A"/>
    <w:rsid w:val="00324B35"/>
    <w:rsid w:val="003259ED"/>
    <w:rsid w:val="00326277"/>
    <w:rsid w:val="00327EB9"/>
    <w:rsid w:val="00331953"/>
    <w:rsid w:val="00341CE1"/>
    <w:rsid w:val="00343A2F"/>
    <w:rsid w:val="00350128"/>
    <w:rsid w:val="00350CDE"/>
    <w:rsid w:val="00352BC5"/>
    <w:rsid w:val="00356A72"/>
    <w:rsid w:val="00356D30"/>
    <w:rsid w:val="00357A04"/>
    <w:rsid w:val="00365897"/>
    <w:rsid w:val="003658D5"/>
    <w:rsid w:val="00365CE8"/>
    <w:rsid w:val="003673E3"/>
    <w:rsid w:val="003733E7"/>
    <w:rsid w:val="00374764"/>
    <w:rsid w:val="00374FEF"/>
    <w:rsid w:val="00375EA7"/>
    <w:rsid w:val="00381E26"/>
    <w:rsid w:val="0038263F"/>
    <w:rsid w:val="0039044C"/>
    <w:rsid w:val="003945A1"/>
    <w:rsid w:val="00396654"/>
    <w:rsid w:val="003B1F47"/>
    <w:rsid w:val="003B3190"/>
    <w:rsid w:val="003B4958"/>
    <w:rsid w:val="003B66D3"/>
    <w:rsid w:val="003C05D6"/>
    <w:rsid w:val="003C0B41"/>
    <w:rsid w:val="003C3AA9"/>
    <w:rsid w:val="003C3EA1"/>
    <w:rsid w:val="003C5382"/>
    <w:rsid w:val="003C75D2"/>
    <w:rsid w:val="003E3F1D"/>
    <w:rsid w:val="003F042B"/>
    <w:rsid w:val="003F0BA1"/>
    <w:rsid w:val="003F1919"/>
    <w:rsid w:val="003F1C23"/>
    <w:rsid w:val="003F374B"/>
    <w:rsid w:val="004019F0"/>
    <w:rsid w:val="0040655C"/>
    <w:rsid w:val="00410FEB"/>
    <w:rsid w:val="0041124E"/>
    <w:rsid w:val="00415CDE"/>
    <w:rsid w:val="004167B2"/>
    <w:rsid w:val="0042026F"/>
    <w:rsid w:val="00420814"/>
    <w:rsid w:val="0042105F"/>
    <w:rsid w:val="00421197"/>
    <w:rsid w:val="00421A17"/>
    <w:rsid w:val="0042341D"/>
    <w:rsid w:val="004252B8"/>
    <w:rsid w:val="004269CE"/>
    <w:rsid w:val="00427E2A"/>
    <w:rsid w:val="00430D46"/>
    <w:rsid w:val="004351F3"/>
    <w:rsid w:val="004367C5"/>
    <w:rsid w:val="00436974"/>
    <w:rsid w:val="00440D8B"/>
    <w:rsid w:val="00442B89"/>
    <w:rsid w:val="00443086"/>
    <w:rsid w:val="004478BB"/>
    <w:rsid w:val="00450FAA"/>
    <w:rsid w:val="00452D2A"/>
    <w:rsid w:val="00453DE9"/>
    <w:rsid w:val="004560AD"/>
    <w:rsid w:val="00457687"/>
    <w:rsid w:val="00457A40"/>
    <w:rsid w:val="0046565C"/>
    <w:rsid w:val="00467970"/>
    <w:rsid w:val="00471382"/>
    <w:rsid w:val="0047154D"/>
    <w:rsid w:val="00472DC9"/>
    <w:rsid w:val="00477896"/>
    <w:rsid w:val="004802BC"/>
    <w:rsid w:val="00480728"/>
    <w:rsid w:val="00481C60"/>
    <w:rsid w:val="00482D14"/>
    <w:rsid w:val="00484376"/>
    <w:rsid w:val="00484934"/>
    <w:rsid w:val="004879D2"/>
    <w:rsid w:val="004925CF"/>
    <w:rsid w:val="00492DA1"/>
    <w:rsid w:val="00494D45"/>
    <w:rsid w:val="004955CA"/>
    <w:rsid w:val="00496776"/>
    <w:rsid w:val="00496980"/>
    <w:rsid w:val="00497329"/>
    <w:rsid w:val="004A114F"/>
    <w:rsid w:val="004A47A4"/>
    <w:rsid w:val="004B31F3"/>
    <w:rsid w:val="004B5371"/>
    <w:rsid w:val="004B600F"/>
    <w:rsid w:val="004B74C6"/>
    <w:rsid w:val="004B7CC0"/>
    <w:rsid w:val="004C0F18"/>
    <w:rsid w:val="004C30BE"/>
    <w:rsid w:val="004C5BB7"/>
    <w:rsid w:val="004C6B1F"/>
    <w:rsid w:val="004C6FEF"/>
    <w:rsid w:val="004D1269"/>
    <w:rsid w:val="004D563E"/>
    <w:rsid w:val="004D7DD7"/>
    <w:rsid w:val="004E193B"/>
    <w:rsid w:val="004E2091"/>
    <w:rsid w:val="004E50DF"/>
    <w:rsid w:val="004F05C4"/>
    <w:rsid w:val="004F06B8"/>
    <w:rsid w:val="004F107A"/>
    <w:rsid w:val="004F1C20"/>
    <w:rsid w:val="004F250D"/>
    <w:rsid w:val="004F5174"/>
    <w:rsid w:val="004F65E8"/>
    <w:rsid w:val="004F7E0B"/>
    <w:rsid w:val="005043C4"/>
    <w:rsid w:val="00504552"/>
    <w:rsid w:val="00504D19"/>
    <w:rsid w:val="00505FED"/>
    <w:rsid w:val="0051059F"/>
    <w:rsid w:val="00514143"/>
    <w:rsid w:val="00521139"/>
    <w:rsid w:val="0052171F"/>
    <w:rsid w:val="005322E2"/>
    <w:rsid w:val="005341EB"/>
    <w:rsid w:val="0053645A"/>
    <w:rsid w:val="0054052D"/>
    <w:rsid w:val="0054546F"/>
    <w:rsid w:val="00550C3E"/>
    <w:rsid w:val="005520A0"/>
    <w:rsid w:val="00556F63"/>
    <w:rsid w:val="0055734E"/>
    <w:rsid w:val="00561F09"/>
    <w:rsid w:val="005632D0"/>
    <w:rsid w:val="00563546"/>
    <w:rsid w:val="00564293"/>
    <w:rsid w:val="00566105"/>
    <w:rsid w:val="005678AA"/>
    <w:rsid w:val="00570852"/>
    <w:rsid w:val="00571A93"/>
    <w:rsid w:val="0057510B"/>
    <w:rsid w:val="005756B6"/>
    <w:rsid w:val="00575E29"/>
    <w:rsid w:val="005769EF"/>
    <w:rsid w:val="00582707"/>
    <w:rsid w:val="00582F32"/>
    <w:rsid w:val="00584ECC"/>
    <w:rsid w:val="00585756"/>
    <w:rsid w:val="00586042"/>
    <w:rsid w:val="005861F4"/>
    <w:rsid w:val="00586AC6"/>
    <w:rsid w:val="005916C7"/>
    <w:rsid w:val="005951CC"/>
    <w:rsid w:val="00595A1C"/>
    <w:rsid w:val="00595E34"/>
    <w:rsid w:val="00597EAE"/>
    <w:rsid w:val="005A1D16"/>
    <w:rsid w:val="005A59E2"/>
    <w:rsid w:val="005A5A6F"/>
    <w:rsid w:val="005B5680"/>
    <w:rsid w:val="005C2480"/>
    <w:rsid w:val="005C4834"/>
    <w:rsid w:val="005C4F33"/>
    <w:rsid w:val="005C6113"/>
    <w:rsid w:val="005D2A55"/>
    <w:rsid w:val="005D2E30"/>
    <w:rsid w:val="005D68E2"/>
    <w:rsid w:val="005D7354"/>
    <w:rsid w:val="005E309E"/>
    <w:rsid w:val="005E6C67"/>
    <w:rsid w:val="005E72B8"/>
    <w:rsid w:val="005F353E"/>
    <w:rsid w:val="005F3685"/>
    <w:rsid w:val="005F4F79"/>
    <w:rsid w:val="00602475"/>
    <w:rsid w:val="00602769"/>
    <w:rsid w:val="00603AE6"/>
    <w:rsid w:val="006077F8"/>
    <w:rsid w:val="006104E1"/>
    <w:rsid w:val="00610B14"/>
    <w:rsid w:val="00610E19"/>
    <w:rsid w:val="0061741B"/>
    <w:rsid w:val="00620175"/>
    <w:rsid w:val="006260D0"/>
    <w:rsid w:val="00631B5D"/>
    <w:rsid w:val="00631DBB"/>
    <w:rsid w:val="00633A10"/>
    <w:rsid w:val="00634863"/>
    <w:rsid w:val="00634B48"/>
    <w:rsid w:val="00636FB2"/>
    <w:rsid w:val="00643AAF"/>
    <w:rsid w:val="00647833"/>
    <w:rsid w:val="006512CF"/>
    <w:rsid w:val="00653B70"/>
    <w:rsid w:val="006541AD"/>
    <w:rsid w:val="006613F9"/>
    <w:rsid w:val="0066293C"/>
    <w:rsid w:val="00667280"/>
    <w:rsid w:val="0067285E"/>
    <w:rsid w:val="0067309E"/>
    <w:rsid w:val="006741CF"/>
    <w:rsid w:val="00675B30"/>
    <w:rsid w:val="00677574"/>
    <w:rsid w:val="006800DF"/>
    <w:rsid w:val="00680C61"/>
    <w:rsid w:val="00682107"/>
    <w:rsid w:val="00682FF3"/>
    <w:rsid w:val="006853B2"/>
    <w:rsid w:val="00693018"/>
    <w:rsid w:val="00695648"/>
    <w:rsid w:val="006A20AA"/>
    <w:rsid w:val="006A5878"/>
    <w:rsid w:val="006A7D24"/>
    <w:rsid w:val="006B1AE2"/>
    <w:rsid w:val="006B1CA9"/>
    <w:rsid w:val="006B2141"/>
    <w:rsid w:val="006C1C12"/>
    <w:rsid w:val="006C4FC8"/>
    <w:rsid w:val="006C5A27"/>
    <w:rsid w:val="006C62C6"/>
    <w:rsid w:val="006D4FED"/>
    <w:rsid w:val="006D6468"/>
    <w:rsid w:val="006D7A8D"/>
    <w:rsid w:val="006E15BF"/>
    <w:rsid w:val="006E16FE"/>
    <w:rsid w:val="006E29F5"/>
    <w:rsid w:val="006E2C80"/>
    <w:rsid w:val="006E405B"/>
    <w:rsid w:val="006E4676"/>
    <w:rsid w:val="006E589C"/>
    <w:rsid w:val="006E5984"/>
    <w:rsid w:val="006F2C61"/>
    <w:rsid w:val="006F6466"/>
    <w:rsid w:val="0070060A"/>
    <w:rsid w:val="00700FB3"/>
    <w:rsid w:val="00702426"/>
    <w:rsid w:val="0070416C"/>
    <w:rsid w:val="0070641C"/>
    <w:rsid w:val="0071348E"/>
    <w:rsid w:val="0071584E"/>
    <w:rsid w:val="007165D8"/>
    <w:rsid w:val="00717993"/>
    <w:rsid w:val="00717B30"/>
    <w:rsid w:val="00717E23"/>
    <w:rsid w:val="00720753"/>
    <w:rsid w:val="00720C01"/>
    <w:rsid w:val="00721C90"/>
    <w:rsid w:val="00724488"/>
    <w:rsid w:val="0072449C"/>
    <w:rsid w:val="00725440"/>
    <w:rsid w:val="0072717B"/>
    <w:rsid w:val="00727555"/>
    <w:rsid w:val="0073027E"/>
    <w:rsid w:val="00730731"/>
    <w:rsid w:val="0073270F"/>
    <w:rsid w:val="00734F48"/>
    <w:rsid w:val="007369A2"/>
    <w:rsid w:val="00740C4A"/>
    <w:rsid w:val="00740DCE"/>
    <w:rsid w:val="00741DD9"/>
    <w:rsid w:val="00745FE9"/>
    <w:rsid w:val="00750D7E"/>
    <w:rsid w:val="00751046"/>
    <w:rsid w:val="00751167"/>
    <w:rsid w:val="00751482"/>
    <w:rsid w:val="00752E40"/>
    <w:rsid w:val="0075544C"/>
    <w:rsid w:val="00764535"/>
    <w:rsid w:val="00764CB6"/>
    <w:rsid w:val="00766B2B"/>
    <w:rsid w:val="00776001"/>
    <w:rsid w:val="00776630"/>
    <w:rsid w:val="00776D30"/>
    <w:rsid w:val="00782731"/>
    <w:rsid w:val="00790D50"/>
    <w:rsid w:val="007929FE"/>
    <w:rsid w:val="00796EDC"/>
    <w:rsid w:val="007974E5"/>
    <w:rsid w:val="007A1060"/>
    <w:rsid w:val="007A2C72"/>
    <w:rsid w:val="007A6B02"/>
    <w:rsid w:val="007A7FEA"/>
    <w:rsid w:val="007B6F08"/>
    <w:rsid w:val="007B7C1F"/>
    <w:rsid w:val="007C0360"/>
    <w:rsid w:val="007C2153"/>
    <w:rsid w:val="007C28AA"/>
    <w:rsid w:val="007C32FB"/>
    <w:rsid w:val="007C72B2"/>
    <w:rsid w:val="007D185D"/>
    <w:rsid w:val="007D575E"/>
    <w:rsid w:val="007D767A"/>
    <w:rsid w:val="007E1A4A"/>
    <w:rsid w:val="007E21A5"/>
    <w:rsid w:val="007E28F7"/>
    <w:rsid w:val="007E3853"/>
    <w:rsid w:val="007E5260"/>
    <w:rsid w:val="007F031E"/>
    <w:rsid w:val="007F1088"/>
    <w:rsid w:val="00802587"/>
    <w:rsid w:val="00805AB0"/>
    <w:rsid w:val="00806351"/>
    <w:rsid w:val="00812E2B"/>
    <w:rsid w:val="00814C47"/>
    <w:rsid w:val="00823677"/>
    <w:rsid w:val="00827AAB"/>
    <w:rsid w:val="0083074D"/>
    <w:rsid w:val="008333B6"/>
    <w:rsid w:val="00835214"/>
    <w:rsid w:val="00836FF5"/>
    <w:rsid w:val="00841DF8"/>
    <w:rsid w:val="00850D35"/>
    <w:rsid w:val="0085218B"/>
    <w:rsid w:val="00852DAD"/>
    <w:rsid w:val="0085345B"/>
    <w:rsid w:val="008561FE"/>
    <w:rsid w:val="008578A6"/>
    <w:rsid w:val="00860A10"/>
    <w:rsid w:val="00863BF6"/>
    <w:rsid w:val="00863F79"/>
    <w:rsid w:val="008721B8"/>
    <w:rsid w:val="0087359C"/>
    <w:rsid w:val="00880992"/>
    <w:rsid w:val="00880C31"/>
    <w:rsid w:val="00884170"/>
    <w:rsid w:val="008849BC"/>
    <w:rsid w:val="00885076"/>
    <w:rsid w:val="00890924"/>
    <w:rsid w:val="0089484B"/>
    <w:rsid w:val="008958B5"/>
    <w:rsid w:val="00897533"/>
    <w:rsid w:val="008A03AB"/>
    <w:rsid w:val="008A12F0"/>
    <w:rsid w:val="008A2D54"/>
    <w:rsid w:val="008A3062"/>
    <w:rsid w:val="008A675F"/>
    <w:rsid w:val="008B12A6"/>
    <w:rsid w:val="008B3D19"/>
    <w:rsid w:val="008B4129"/>
    <w:rsid w:val="008B4D15"/>
    <w:rsid w:val="008B5DD5"/>
    <w:rsid w:val="008B7174"/>
    <w:rsid w:val="008B7D71"/>
    <w:rsid w:val="008C1625"/>
    <w:rsid w:val="008C248D"/>
    <w:rsid w:val="008D252C"/>
    <w:rsid w:val="008D678F"/>
    <w:rsid w:val="008E135F"/>
    <w:rsid w:val="008E4B8F"/>
    <w:rsid w:val="008E7A4C"/>
    <w:rsid w:val="008F188C"/>
    <w:rsid w:val="009032A3"/>
    <w:rsid w:val="009032FE"/>
    <w:rsid w:val="0090716E"/>
    <w:rsid w:val="00912088"/>
    <w:rsid w:val="00912448"/>
    <w:rsid w:val="009173F1"/>
    <w:rsid w:val="00922BAD"/>
    <w:rsid w:val="009336FD"/>
    <w:rsid w:val="00934BD3"/>
    <w:rsid w:val="009355F7"/>
    <w:rsid w:val="00935A7E"/>
    <w:rsid w:val="009415B9"/>
    <w:rsid w:val="009439B0"/>
    <w:rsid w:val="00945C61"/>
    <w:rsid w:val="00945C95"/>
    <w:rsid w:val="00952591"/>
    <w:rsid w:val="00953E4B"/>
    <w:rsid w:val="009564F5"/>
    <w:rsid w:val="0095661C"/>
    <w:rsid w:val="00957D71"/>
    <w:rsid w:val="00965282"/>
    <w:rsid w:val="009663EF"/>
    <w:rsid w:val="00966880"/>
    <w:rsid w:val="0096710D"/>
    <w:rsid w:val="00970C04"/>
    <w:rsid w:val="0097319E"/>
    <w:rsid w:val="00973754"/>
    <w:rsid w:val="00977D6F"/>
    <w:rsid w:val="00983BAE"/>
    <w:rsid w:val="00990125"/>
    <w:rsid w:val="00994FD5"/>
    <w:rsid w:val="009958D8"/>
    <w:rsid w:val="009A079F"/>
    <w:rsid w:val="009A1B75"/>
    <w:rsid w:val="009A3777"/>
    <w:rsid w:val="009A3E8E"/>
    <w:rsid w:val="009B0C05"/>
    <w:rsid w:val="009B17D2"/>
    <w:rsid w:val="009B2236"/>
    <w:rsid w:val="009B280E"/>
    <w:rsid w:val="009B2C19"/>
    <w:rsid w:val="009B3AC0"/>
    <w:rsid w:val="009B413E"/>
    <w:rsid w:val="009D01C4"/>
    <w:rsid w:val="009D1205"/>
    <w:rsid w:val="009D306D"/>
    <w:rsid w:val="009D4F58"/>
    <w:rsid w:val="009D58C3"/>
    <w:rsid w:val="009E0868"/>
    <w:rsid w:val="009E1EC0"/>
    <w:rsid w:val="009E3D91"/>
    <w:rsid w:val="009E52FA"/>
    <w:rsid w:val="009E5491"/>
    <w:rsid w:val="009F3BAC"/>
    <w:rsid w:val="00A00EB3"/>
    <w:rsid w:val="00A024E0"/>
    <w:rsid w:val="00A04AC4"/>
    <w:rsid w:val="00A07562"/>
    <w:rsid w:val="00A17BC9"/>
    <w:rsid w:val="00A26780"/>
    <w:rsid w:val="00A31629"/>
    <w:rsid w:val="00A36A83"/>
    <w:rsid w:val="00A37A29"/>
    <w:rsid w:val="00A440F6"/>
    <w:rsid w:val="00A5132E"/>
    <w:rsid w:val="00A527FD"/>
    <w:rsid w:val="00A52A59"/>
    <w:rsid w:val="00A55109"/>
    <w:rsid w:val="00A5663C"/>
    <w:rsid w:val="00A62C24"/>
    <w:rsid w:val="00A640CB"/>
    <w:rsid w:val="00A72C87"/>
    <w:rsid w:val="00A7357D"/>
    <w:rsid w:val="00A736C1"/>
    <w:rsid w:val="00A82F3A"/>
    <w:rsid w:val="00A83341"/>
    <w:rsid w:val="00A84D68"/>
    <w:rsid w:val="00A86BE5"/>
    <w:rsid w:val="00A87AC6"/>
    <w:rsid w:val="00A90F57"/>
    <w:rsid w:val="00A92ACE"/>
    <w:rsid w:val="00A9532A"/>
    <w:rsid w:val="00AA226E"/>
    <w:rsid w:val="00AA3064"/>
    <w:rsid w:val="00AA3754"/>
    <w:rsid w:val="00AA4543"/>
    <w:rsid w:val="00AB1BEB"/>
    <w:rsid w:val="00AB7EB3"/>
    <w:rsid w:val="00AC1C56"/>
    <w:rsid w:val="00AC34D9"/>
    <w:rsid w:val="00AC4953"/>
    <w:rsid w:val="00AC5F7C"/>
    <w:rsid w:val="00AC63A5"/>
    <w:rsid w:val="00AD43DF"/>
    <w:rsid w:val="00AD6718"/>
    <w:rsid w:val="00AE6505"/>
    <w:rsid w:val="00AF1494"/>
    <w:rsid w:val="00AF18C5"/>
    <w:rsid w:val="00AF3597"/>
    <w:rsid w:val="00AF3D13"/>
    <w:rsid w:val="00AF6C4D"/>
    <w:rsid w:val="00AF6F19"/>
    <w:rsid w:val="00B00C95"/>
    <w:rsid w:val="00B04E33"/>
    <w:rsid w:val="00B13542"/>
    <w:rsid w:val="00B15FD0"/>
    <w:rsid w:val="00B20A2C"/>
    <w:rsid w:val="00B22650"/>
    <w:rsid w:val="00B2293D"/>
    <w:rsid w:val="00B22B29"/>
    <w:rsid w:val="00B23549"/>
    <w:rsid w:val="00B23DF6"/>
    <w:rsid w:val="00B23FC8"/>
    <w:rsid w:val="00B25348"/>
    <w:rsid w:val="00B26122"/>
    <w:rsid w:val="00B46638"/>
    <w:rsid w:val="00B51C81"/>
    <w:rsid w:val="00B53B41"/>
    <w:rsid w:val="00B542C6"/>
    <w:rsid w:val="00B55465"/>
    <w:rsid w:val="00B569E0"/>
    <w:rsid w:val="00B56E9E"/>
    <w:rsid w:val="00B60801"/>
    <w:rsid w:val="00B64FD1"/>
    <w:rsid w:val="00B677C6"/>
    <w:rsid w:val="00B70DB9"/>
    <w:rsid w:val="00B740D1"/>
    <w:rsid w:val="00B7539A"/>
    <w:rsid w:val="00B7797B"/>
    <w:rsid w:val="00B77D38"/>
    <w:rsid w:val="00B91D05"/>
    <w:rsid w:val="00B9406B"/>
    <w:rsid w:val="00B97DCE"/>
    <w:rsid w:val="00BA78FB"/>
    <w:rsid w:val="00BB28F9"/>
    <w:rsid w:val="00BB4FAA"/>
    <w:rsid w:val="00BB6CA5"/>
    <w:rsid w:val="00BB7227"/>
    <w:rsid w:val="00BC1719"/>
    <w:rsid w:val="00BC4858"/>
    <w:rsid w:val="00BC7A44"/>
    <w:rsid w:val="00BD36BB"/>
    <w:rsid w:val="00BD5A5E"/>
    <w:rsid w:val="00BD5B09"/>
    <w:rsid w:val="00BE4EC5"/>
    <w:rsid w:val="00BE6B31"/>
    <w:rsid w:val="00BF011B"/>
    <w:rsid w:val="00BF069E"/>
    <w:rsid w:val="00BF1310"/>
    <w:rsid w:val="00BF18FE"/>
    <w:rsid w:val="00BF1E61"/>
    <w:rsid w:val="00BF2751"/>
    <w:rsid w:val="00C05A5A"/>
    <w:rsid w:val="00C05DC0"/>
    <w:rsid w:val="00C11DFE"/>
    <w:rsid w:val="00C12DB8"/>
    <w:rsid w:val="00C136D3"/>
    <w:rsid w:val="00C206CB"/>
    <w:rsid w:val="00C20AAF"/>
    <w:rsid w:val="00C21357"/>
    <w:rsid w:val="00C22A5A"/>
    <w:rsid w:val="00C2311E"/>
    <w:rsid w:val="00C246B1"/>
    <w:rsid w:val="00C24CF4"/>
    <w:rsid w:val="00C24CFA"/>
    <w:rsid w:val="00C259F2"/>
    <w:rsid w:val="00C26F5F"/>
    <w:rsid w:val="00C27E6F"/>
    <w:rsid w:val="00C33078"/>
    <w:rsid w:val="00C358D0"/>
    <w:rsid w:val="00C35BA1"/>
    <w:rsid w:val="00C36217"/>
    <w:rsid w:val="00C40BE1"/>
    <w:rsid w:val="00C431F6"/>
    <w:rsid w:val="00C435A6"/>
    <w:rsid w:val="00C506B3"/>
    <w:rsid w:val="00C52863"/>
    <w:rsid w:val="00C55ABE"/>
    <w:rsid w:val="00C57682"/>
    <w:rsid w:val="00C61C88"/>
    <w:rsid w:val="00C61FFF"/>
    <w:rsid w:val="00C65B72"/>
    <w:rsid w:val="00C72013"/>
    <w:rsid w:val="00C722D5"/>
    <w:rsid w:val="00C727FE"/>
    <w:rsid w:val="00C738BE"/>
    <w:rsid w:val="00C73AED"/>
    <w:rsid w:val="00C82C9F"/>
    <w:rsid w:val="00C83763"/>
    <w:rsid w:val="00C87CA4"/>
    <w:rsid w:val="00C9233A"/>
    <w:rsid w:val="00C929F1"/>
    <w:rsid w:val="00C933C9"/>
    <w:rsid w:val="00C93C96"/>
    <w:rsid w:val="00C94E45"/>
    <w:rsid w:val="00C97D03"/>
    <w:rsid w:val="00CA1E90"/>
    <w:rsid w:val="00CA33F2"/>
    <w:rsid w:val="00CA7D2B"/>
    <w:rsid w:val="00CA7D7E"/>
    <w:rsid w:val="00CB0D4C"/>
    <w:rsid w:val="00CB2F3D"/>
    <w:rsid w:val="00CB3D24"/>
    <w:rsid w:val="00CC0B09"/>
    <w:rsid w:val="00CC4AC9"/>
    <w:rsid w:val="00CC5ECD"/>
    <w:rsid w:val="00CC6BBF"/>
    <w:rsid w:val="00CD171E"/>
    <w:rsid w:val="00CD40F8"/>
    <w:rsid w:val="00CD7385"/>
    <w:rsid w:val="00CD793B"/>
    <w:rsid w:val="00CE0B32"/>
    <w:rsid w:val="00CE16A3"/>
    <w:rsid w:val="00CE2CD7"/>
    <w:rsid w:val="00CE5CFE"/>
    <w:rsid w:val="00CE7E8E"/>
    <w:rsid w:val="00CF1963"/>
    <w:rsid w:val="00CF25E3"/>
    <w:rsid w:val="00CF6932"/>
    <w:rsid w:val="00D04108"/>
    <w:rsid w:val="00D04A0D"/>
    <w:rsid w:val="00D079E7"/>
    <w:rsid w:val="00D13D64"/>
    <w:rsid w:val="00D20A3F"/>
    <w:rsid w:val="00D2486A"/>
    <w:rsid w:val="00D24C98"/>
    <w:rsid w:val="00D25384"/>
    <w:rsid w:val="00D26864"/>
    <w:rsid w:val="00D27493"/>
    <w:rsid w:val="00D30D53"/>
    <w:rsid w:val="00D310AA"/>
    <w:rsid w:val="00D35725"/>
    <w:rsid w:val="00D36D0D"/>
    <w:rsid w:val="00D421E8"/>
    <w:rsid w:val="00D427A9"/>
    <w:rsid w:val="00D4472B"/>
    <w:rsid w:val="00D44B35"/>
    <w:rsid w:val="00D51170"/>
    <w:rsid w:val="00D6026C"/>
    <w:rsid w:val="00D63B8D"/>
    <w:rsid w:val="00D64787"/>
    <w:rsid w:val="00D661AC"/>
    <w:rsid w:val="00D67EE8"/>
    <w:rsid w:val="00D7002B"/>
    <w:rsid w:val="00D7159E"/>
    <w:rsid w:val="00D750FE"/>
    <w:rsid w:val="00D83FFF"/>
    <w:rsid w:val="00D850C4"/>
    <w:rsid w:val="00D911EE"/>
    <w:rsid w:val="00D94B29"/>
    <w:rsid w:val="00D961AF"/>
    <w:rsid w:val="00D96342"/>
    <w:rsid w:val="00D96D4A"/>
    <w:rsid w:val="00D96F27"/>
    <w:rsid w:val="00DA087D"/>
    <w:rsid w:val="00DA4F7A"/>
    <w:rsid w:val="00DB2F20"/>
    <w:rsid w:val="00DB2FA7"/>
    <w:rsid w:val="00DB5788"/>
    <w:rsid w:val="00DB62FB"/>
    <w:rsid w:val="00DB6FDC"/>
    <w:rsid w:val="00DB706A"/>
    <w:rsid w:val="00DC3D11"/>
    <w:rsid w:val="00DC6AA2"/>
    <w:rsid w:val="00DD34EB"/>
    <w:rsid w:val="00DD3B08"/>
    <w:rsid w:val="00DD4FA7"/>
    <w:rsid w:val="00DD504D"/>
    <w:rsid w:val="00DD6A86"/>
    <w:rsid w:val="00DE06C2"/>
    <w:rsid w:val="00DE1A60"/>
    <w:rsid w:val="00DE4B1F"/>
    <w:rsid w:val="00DE4B27"/>
    <w:rsid w:val="00DE673C"/>
    <w:rsid w:val="00DF2385"/>
    <w:rsid w:val="00DF6DB5"/>
    <w:rsid w:val="00DF72D7"/>
    <w:rsid w:val="00DF7E2F"/>
    <w:rsid w:val="00E00119"/>
    <w:rsid w:val="00E0065A"/>
    <w:rsid w:val="00E0201B"/>
    <w:rsid w:val="00E02E34"/>
    <w:rsid w:val="00E10AD5"/>
    <w:rsid w:val="00E1196D"/>
    <w:rsid w:val="00E129C0"/>
    <w:rsid w:val="00E15256"/>
    <w:rsid w:val="00E15572"/>
    <w:rsid w:val="00E16792"/>
    <w:rsid w:val="00E16975"/>
    <w:rsid w:val="00E3070C"/>
    <w:rsid w:val="00E30FA7"/>
    <w:rsid w:val="00E3313E"/>
    <w:rsid w:val="00E35A34"/>
    <w:rsid w:val="00E3691E"/>
    <w:rsid w:val="00E4193D"/>
    <w:rsid w:val="00E42F62"/>
    <w:rsid w:val="00E454FB"/>
    <w:rsid w:val="00E45B9E"/>
    <w:rsid w:val="00E5068F"/>
    <w:rsid w:val="00E51AA0"/>
    <w:rsid w:val="00E56CE5"/>
    <w:rsid w:val="00E57962"/>
    <w:rsid w:val="00E60809"/>
    <w:rsid w:val="00E6393A"/>
    <w:rsid w:val="00E72E47"/>
    <w:rsid w:val="00E733DA"/>
    <w:rsid w:val="00E749CF"/>
    <w:rsid w:val="00E7518F"/>
    <w:rsid w:val="00E82517"/>
    <w:rsid w:val="00E8424E"/>
    <w:rsid w:val="00E91DF8"/>
    <w:rsid w:val="00EA18E0"/>
    <w:rsid w:val="00EA2C1A"/>
    <w:rsid w:val="00EA31BD"/>
    <w:rsid w:val="00EA3B93"/>
    <w:rsid w:val="00EA5F5E"/>
    <w:rsid w:val="00EA74F6"/>
    <w:rsid w:val="00EB1AFA"/>
    <w:rsid w:val="00EB59DF"/>
    <w:rsid w:val="00EC2C5F"/>
    <w:rsid w:val="00EC2E81"/>
    <w:rsid w:val="00ED1270"/>
    <w:rsid w:val="00ED2C4C"/>
    <w:rsid w:val="00ED2FA7"/>
    <w:rsid w:val="00ED4622"/>
    <w:rsid w:val="00ED709C"/>
    <w:rsid w:val="00ED7356"/>
    <w:rsid w:val="00EE64B5"/>
    <w:rsid w:val="00EE6B0C"/>
    <w:rsid w:val="00EF07B2"/>
    <w:rsid w:val="00EF1C61"/>
    <w:rsid w:val="00EF36AC"/>
    <w:rsid w:val="00EF4381"/>
    <w:rsid w:val="00EF5DE5"/>
    <w:rsid w:val="00EF5EF8"/>
    <w:rsid w:val="00EF71E6"/>
    <w:rsid w:val="00EF7752"/>
    <w:rsid w:val="00F01383"/>
    <w:rsid w:val="00F045D9"/>
    <w:rsid w:val="00F102BD"/>
    <w:rsid w:val="00F16C93"/>
    <w:rsid w:val="00F16CAE"/>
    <w:rsid w:val="00F17E62"/>
    <w:rsid w:val="00F17ECD"/>
    <w:rsid w:val="00F20A95"/>
    <w:rsid w:val="00F2105F"/>
    <w:rsid w:val="00F2136B"/>
    <w:rsid w:val="00F273BE"/>
    <w:rsid w:val="00F27470"/>
    <w:rsid w:val="00F43724"/>
    <w:rsid w:val="00F44F2D"/>
    <w:rsid w:val="00F468DA"/>
    <w:rsid w:val="00F601C7"/>
    <w:rsid w:val="00F62F4C"/>
    <w:rsid w:val="00F66271"/>
    <w:rsid w:val="00F67C38"/>
    <w:rsid w:val="00F74D90"/>
    <w:rsid w:val="00F81596"/>
    <w:rsid w:val="00F8256C"/>
    <w:rsid w:val="00F82A6A"/>
    <w:rsid w:val="00F86390"/>
    <w:rsid w:val="00F8728C"/>
    <w:rsid w:val="00F91373"/>
    <w:rsid w:val="00F94F8B"/>
    <w:rsid w:val="00F955D3"/>
    <w:rsid w:val="00FA49F4"/>
    <w:rsid w:val="00FA71E4"/>
    <w:rsid w:val="00FB0B4D"/>
    <w:rsid w:val="00FB339B"/>
    <w:rsid w:val="00FC35D3"/>
    <w:rsid w:val="00FC7009"/>
    <w:rsid w:val="00FD1537"/>
    <w:rsid w:val="00FD1EC3"/>
    <w:rsid w:val="00FD42EA"/>
    <w:rsid w:val="00FD4BD0"/>
    <w:rsid w:val="00FD4FDA"/>
    <w:rsid w:val="00FD5F06"/>
    <w:rsid w:val="00FD6A87"/>
    <w:rsid w:val="00FE3832"/>
    <w:rsid w:val="00FE5BD5"/>
    <w:rsid w:val="00FE6706"/>
    <w:rsid w:val="00FE6A21"/>
    <w:rsid w:val="00FF0DAD"/>
    <w:rsid w:val="00FF1415"/>
    <w:rsid w:val="00FF216E"/>
    <w:rsid w:val="00FF32F3"/>
    <w:rsid w:val="00FF3E46"/>
    <w:rsid w:val="00FF54C4"/>
    <w:rsid w:val="00FF5C04"/>
    <w:rsid w:val="00FF7F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1E72AA"/>
  <w15:chartTrackingRefBased/>
  <w15:docId w15:val="{0ECD0DA5-6FB7-4A3B-B9B2-19C41175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81596"/>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1596"/>
    <w:pPr>
      <w:tabs>
        <w:tab w:val="center" w:pos="4153"/>
        <w:tab w:val="right" w:pos="8306"/>
      </w:tabs>
      <w:snapToGrid w:val="0"/>
    </w:pPr>
    <w:rPr>
      <w:sz w:val="20"/>
      <w:szCs w:val="20"/>
    </w:rPr>
  </w:style>
  <w:style w:type="character" w:customStyle="1" w:styleId="a4">
    <w:name w:val="頁首 字元"/>
    <w:basedOn w:val="a0"/>
    <w:link w:val="a3"/>
    <w:uiPriority w:val="99"/>
    <w:rsid w:val="00F81596"/>
    <w:rPr>
      <w:sz w:val="20"/>
      <w:szCs w:val="20"/>
    </w:rPr>
  </w:style>
  <w:style w:type="paragraph" w:styleId="a5">
    <w:name w:val="footer"/>
    <w:basedOn w:val="a"/>
    <w:link w:val="a6"/>
    <w:uiPriority w:val="99"/>
    <w:unhideWhenUsed/>
    <w:rsid w:val="00F81596"/>
    <w:pPr>
      <w:tabs>
        <w:tab w:val="center" w:pos="4153"/>
        <w:tab w:val="right" w:pos="8306"/>
      </w:tabs>
      <w:snapToGrid w:val="0"/>
    </w:pPr>
    <w:rPr>
      <w:sz w:val="20"/>
      <w:szCs w:val="20"/>
    </w:rPr>
  </w:style>
  <w:style w:type="character" w:customStyle="1" w:styleId="a6">
    <w:name w:val="頁尾 字元"/>
    <w:basedOn w:val="a0"/>
    <w:link w:val="a5"/>
    <w:uiPriority w:val="99"/>
    <w:rsid w:val="00F81596"/>
    <w:rPr>
      <w:sz w:val="20"/>
      <w:szCs w:val="20"/>
    </w:rPr>
  </w:style>
  <w:style w:type="paragraph" w:styleId="a7">
    <w:name w:val="List Paragraph"/>
    <w:basedOn w:val="a"/>
    <w:uiPriority w:val="34"/>
    <w:qFormat/>
    <w:rsid w:val="00F81596"/>
    <w:pPr>
      <w:ind w:leftChars="200" w:left="480"/>
    </w:pPr>
  </w:style>
  <w:style w:type="table" w:styleId="a8">
    <w:name w:val="Table Grid"/>
    <w:basedOn w:val="a1"/>
    <w:uiPriority w:val="39"/>
    <w:rsid w:val="00F815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F81596"/>
    <w:rPr>
      <w:color w:val="808080"/>
    </w:rPr>
  </w:style>
  <w:style w:type="paragraph" w:styleId="aa">
    <w:name w:val="Balloon Text"/>
    <w:basedOn w:val="a"/>
    <w:link w:val="ab"/>
    <w:uiPriority w:val="99"/>
    <w:semiHidden/>
    <w:unhideWhenUsed/>
    <w:rsid w:val="00F81596"/>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F81596"/>
    <w:rPr>
      <w:rFonts w:asciiTheme="majorHAnsi" w:eastAsiaTheme="majorEastAsia" w:hAnsiTheme="majorHAnsi" w:cstheme="majorBidi"/>
      <w:sz w:val="18"/>
      <w:szCs w:val="18"/>
    </w:rPr>
  </w:style>
  <w:style w:type="character" w:styleId="ac">
    <w:name w:val="annotation reference"/>
    <w:basedOn w:val="a0"/>
    <w:uiPriority w:val="99"/>
    <w:semiHidden/>
    <w:unhideWhenUsed/>
    <w:rsid w:val="00F81596"/>
    <w:rPr>
      <w:sz w:val="18"/>
      <w:szCs w:val="18"/>
    </w:rPr>
  </w:style>
  <w:style w:type="paragraph" w:styleId="ad">
    <w:name w:val="annotation text"/>
    <w:basedOn w:val="a"/>
    <w:link w:val="ae"/>
    <w:unhideWhenUsed/>
    <w:rsid w:val="00F81596"/>
  </w:style>
  <w:style w:type="character" w:customStyle="1" w:styleId="ae">
    <w:name w:val="註解文字 字元"/>
    <w:basedOn w:val="a0"/>
    <w:link w:val="ad"/>
    <w:rsid w:val="00F81596"/>
  </w:style>
  <w:style w:type="paragraph" w:styleId="af">
    <w:name w:val="annotation subject"/>
    <w:basedOn w:val="ad"/>
    <w:next w:val="ad"/>
    <w:link w:val="af0"/>
    <w:uiPriority w:val="99"/>
    <w:semiHidden/>
    <w:unhideWhenUsed/>
    <w:rsid w:val="00F81596"/>
    <w:rPr>
      <w:b/>
      <w:bCs/>
    </w:rPr>
  </w:style>
  <w:style w:type="character" w:customStyle="1" w:styleId="af0">
    <w:name w:val="註解主旨 字元"/>
    <w:basedOn w:val="ae"/>
    <w:link w:val="af"/>
    <w:uiPriority w:val="99"/>
    <w:semiHidden/>
    <w:rsid w:val="00F81596"/>
    <w:rPr>
      <w:b/>
      <w:bCs/>
    </w:rPr>
  </w:style>
  <w:style w:type="paragraph" w:styleId="af1">
    <w:name w:val="Revision"/>
    <w:hidden/>
    <w:uiPriority w:val="99"/>
    <w:semiHidden/>
    <w:rsid w:val="00415CDE"/>
  </w:style>
  <w:style w:type="table" w:customStyle="1" w:styleId="1">
    <w:name w:val="表格格線1"/>
    <w:basedOn w:val="a1"/>
    <w:next w:val="a8"/>
    <w:rsid w:val="006F6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rsid w:val="00E842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color w:val="000000"/>
      <w:kern w:val="0"/>
      <w:szCs w:val="24"/>
    </w:rPr>
  </w:style>
  <w:style w:type="character" w:customStyle="1" w:styleId="HTML0">
    <w:name w:val="HTML 預設格式 字元"/>
    <w:basedOn w:val="a0"/>
    <w:link w:val="HTML"/>
    <w:uiPriority w:val="99"/>
    <w:rsid w:val="00E8424E"/>
    <w:rPr>
      <w:rFonts w:ascii="細明體" w:eastAsia="細明體" w:hAnsi="細明體" w:cs="細明體"/>
      <w:color w:val="000000"/>
      <w:kern w:val="0"/>
      <w:szCs w:val="24"/>
    </w:rPr>
  </w:style>
  <w:style w:type="paragraph" w:customStyle="1" w:styleId="Default">
    <w:name w:val="Default"/>
    <w:rsid w:val="00E8424E"/>
    <w:pPr>
      <w:widowControl w:val="0"/>
      <w:autoSpaceDE w:val="0"/>
      <w:autoSpaceDN w:val="0"/>
      <w:adjustRightInd w:val="0"/>
    </w:pPr>
    <w:rPr>
      <w:rFonts w:ascii="標楷體" w:eastAsia="標楷體" w:cs="標楷體"/>
      <w:color w:val="000000"/>
      <w:kern w:val="0"/>
      <w:szCs w:val="24"/>
    </w:rPr>
  </w:style>
  <w:style w:type="character" w:styleId="af2">
    <w:name w:val="Hyperlink"/>
    <w:basedOn w:val="a0"/>
    <w:uiPriority w:val="99"/>
    <w:unhideWhenUsed/>
    <w:rsid w:val="00E8424E"/>
    <w:rPr>
      <w:rFonts w:cs="Times New Roman"/>
      <w:color w:val="0000FF"/>
      <w:u w:val="single"/>
    </w:rPr>
  </w:style>
  <w:style w:type="paragraph" w:styleId="af3">
    <w:name w:val="Body Text Indent"/>
    <w:basedOn w:val="a"/>
    <w:link w:val="af4"/>
    <w:uiPriority w:val="99"/>
    <w:unhideWhenUsed/>
    <w:rsid w:val="00E8424E"/>
    <w:pPr>
      <w:tabs>
        <w:tab w:val="left" w:pos="4292"/>
      </w:tabs>
      <w:spacing w:before="120"/>
      <w:ind w:left="-28" w:firstLine="28"/>
    </w:pPr>
    <w:rPr>
      <w:rFonts w:ascii="標楷體" w:eastAsia="標楷體" w:hAnsi="Times New Roman" w:cs="Times New Roman"/>
      <w:color w:val="000000"/>
      <w:sz w:val="28"/>
      <w:szCs w:val="20"/>
    </w:rPr>
  </w:style>
  <w:style w:type="character" w:customStyle="1" w:styleId="af4">
    <w:name w:val="本文縮排 字元"/>
    <w:basedOn w:val="a0"/>
    <w:link w:val="af3"/>
    <w:uiPriority w:val="99"/>
    <w:rsid w:val="00E8424E"/>
    <w:rPr>
      <w:rFonts w:ascii="標楷體" w:eastAsia="標楷體" w:hAnsi="Times New Roman" w:cs="Times New Roman"/>
      <w:color w:val="000000"/>
      <w:sz w:val="28"/>
      <w:szCs w:val="20"/>
    </w:rPr>
  </w:style>
  <w:style w:type="character" w:customStyle="1" w:styleId="af5">
    <w:name w:val="正文文本_"/>
    <w:basedOn w:val="a0"/>
    <w:link w:val="af6"/>
    <w:locked/>
    <w:rsid w:val="00E8424E"/>
    <w:rPr>
      <w:rFonts w:ascii="SimSun" w:eastAsia="SimSun" w:hAnsi="SimSun" w:cs="SimSun"/>
      <w:sz w:val="22"/>
      <w:shd w:val="clear" w:color="auto" w:fill="FFFFFF"/>
      <w:lang w:val="zh-TW" w:eastAsia="x-none"/>
    </w:rPr>
  </w:style>
  <w:style w:type="paragraph" w:customStyle="1" w:styleId="af6">
    <w:name w:val="正文文本"/>
    <w:basedOn w:val="a"/>
    <w:link w:val="af5"/>
    <w:rsid w:val="00E8424E"/>
    <w:pPr>
      <w:shd w:val="clear" w:color="auto" w:fill="FFFFFF"/>
      <w:spacing w:line="295" w:lineRule="auto"/>
    </w:pPr>
    <w:rPr>
      <w:rFonts w:ascii="SimSun" w:eastAsia="SimSun" w:hAnsi="SimSun" w:cs="SimSun"/>
      <w:sz w:val="22"/>
      <w:lang w:val="zh-TW"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9319952">
      <w:bodyDiv w:val="1"/>
      <w:marLeft w:val="0"/>
      <w:marRight w:val="0"/>
      <w:marTop w:val="0"/>
      <w:marBottom w:val="0"/>
      <w:divBdr>
        <w:top w:val="none" w:sz="0" w:space="0" w:color="auto"/>
        <w:left w:val="none" w:sz="0" w:space="0" w:color="auto"/>
        <w:bottom w:val="none" w:sz="0" w:space="0" w:color="auto"/>
        <w:right w:val="none" w:sz="0" w:space="0" w:color="auto"/>
      </w:divBdr>
    </w:div>
    <w:div w:id="798760732">
      <w:bodyDiv w:val="1"/>
      <w:marLeft w:val="0"/>
      <w:marRight w:val="0"/>
      <w:marTop w:val="0"/>
      <w:marBottom w:val="0"/>
      <w:divBdr>
        <w:top w:val="none" w:sz="0" w:space="0" w:color="auto"/>
        <w:left w:val="none" w:sz="0" w:space="0" w:color="auto"/>
        <w:bottom w:val="none" w:sz="0" w:space="0" w:color="auto"/>
        <w:right w:val="none" w:sz="0" w:space="0" w:color="auto"/>
      </w:divBdr>
    </w:div>
    <w:div w:id="959989645">
      <w:bodyDiv w:val="1"/>
      <w:marLeft w:val="0"/>
      <w:marRight w:val="0"/>
      <w:marTop w:val="0"/>
      <w:marBottom w:val="0"/>
      <w:divBdr>
        <w:top w:val="none" w:sz="0" w:space="0" w:color="auto"/>
        <w:left w:val="none" w:sz="0" w:space="0" w:color="auto"/>
        <w:bottom w:val="none" w:sz="0" w:space="0" w:color="auto"/>
        <w:right w:val="none" w:sz="0" w:space="0" w:color="auto"/>
      </w:divBdr>
    </w:div>
    <w:div w:id="1050228282">
      <w:bodyDiv w:val="1"/>
      <w:marLeft w:val="0"/>
      <w:marRight w:val="0"/>
      <w:marTop w:val="0"/>
      <w:marBottom w:val="0"/>
      <w:divBdr>
        <w:top w:val="none" w:sz="0" w:space="0" w:color="auto"/>
        <w:left w:val="none" w:sz="0" w:space="0" w:color="auto"/>
        <w:bottom w:val="none" w:sz="0" w:space="0" w:color="auto"/>
        <w:right w:val="none" w:sz="0" w:space="0" w:color="auto"/>
      </w:divBdr>
    </w:div>
    <w:div w:id="1659922637">
      <w:bodyDiv w:val="1"/>
      <w:marLeft w:val="0"/>
      <w:marRight w:val="0"/>
      <w:marTop w:val="0"/>
      <w:marBottom w:val="0"/>
      <w:divBdr>
        <w:top w:val="none" w:sz="0" w:space="0" w:color="auto"/>
        <w:left w:val="none" w:sz="0" w:space="0" w:color="auto"/>
        <w:bottom w:val="none" w:sz="0" w:space="0" w:color="auto"/>
        <w:right w:val="none" w:sz="0" w:space="0" w:color="auto"/>
      </w:divBdr>
    </w:div>
    <w:div w:id="210137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23" Type="http://schemas.microsoft.com/office/2016/09/relationships/commentsIds" Target="commentsIds.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 Id="rId22"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4E8C9-B750-468C-82D5-7550BF76E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8038</TotalTime>
  <Pages>23</Pages>
  <Words>4233</Words>
  <Characters>24129</Characters>
  <Application>Microsoft Office Word</Application>
  <DocSecurity>0</DocSecurity>
  <Lines>201</Lines>
  <Paragraphs>56</Paragraphs>
  <ScaleCrop>false</ScaleCrop>
  <Company/>
  <LinksUpToDate>false</LinksUpToDate>
  <CharactersWithSpaces>28306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高玉青</dc:creator>
  <cp:keywords/>
  <dc:description/>
  <cp:lastModifiedBy>林心羽</cp:lastModifiedBy>
  <cp:revision>4</cp:revision>
  <cp:lastPrinted>2024-07-09T05:20:00Z</cp:lastPrinted>
  <dcterms:created xsi:type="dcterms:W3CDTF">2025-02-20T09:07:00Z</dcterms:created>
  <dcterms:modified xsi:type="dcterms:W3CDTF">2025-03-03T03:00:00Z</dcterms:modified>
</cp:coreProperties>
</file>